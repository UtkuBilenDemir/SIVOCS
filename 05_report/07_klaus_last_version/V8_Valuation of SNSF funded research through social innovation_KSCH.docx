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horzAnchor="margin" w:tblpXSpec="center" w:tblpYSpec="top"/>
        <w:tblW w:w="5000" w:type="pct"/>
        <w:jc w:val="center"/>
        <w:tblLayout w:type="fixed"/>
        <w:tblCellMar>
          <w:top w:w="216" w:type="dxa"/>
          <w:left w:w="115" w:type="dxa"/>
          <w:bottom w:w="216" w:type="dxa"/>
          <w:right w:w="115" w:type="dxa"/>
        </w:tblCellMar>
        <w:tblLook w:val="04A0" w:firstRow="1" w:lastRow="0" w:firstColumn="1" w:lastColumn="0" w:noHBand="0" w:noVBand="1"/>
      </w:tblPr>
      <w:tblGrid>
        <w:gridCol w:w="9638"/>
      </w:tblGrid>
      <w:tr w:rsidR="002426EF" w:rsidRPr="003D1F31" w14:paraId="11617F06" w14:textId="77777777">
        <w:trPr>
          <w:jc w:val="center"/>
        </w:trPr>
        <w:tc>
          <w:tcPr>
            <w:tcW w:w="9638" w:type="dxa"/>
          </w:tcPr>
          <w:p w14:paraId="5553F817" w14:textId="77777777" w:rsidR="002426EF" w:rsidRPr="003D1F31" w:rsidRDefault="00D00E26">
            <w:pPr>
              <w:pStyle w:val="NoSpacing"/>
              <w:widowControl w:val="0"/>
              <w:rPr>
                <w:rFonts w:ascii="Verdana" w:hAnsi="Verdana"/>
                <w:color w:val="2E74B5" w:themeColor="accent1" w:themeShade="BF"/>
                <w:sz w:val="16"/>
                <w:szCs w:val="16"/>
                <w:lang w:val="en-GB"/>
              </w:rPr>
            </w:pPr>
            <w:r w:rsidRPr="003D1F31">
              <w:rPr>
                <w:rFonts w:ascii="Verdana" w:hAnsi="Verdana"/>
                <w:noProof/>
                <w:color w:val="2E74B5" w:themeColor="accent1" w:themeShade="BF"/>
                <w:sz w:val="16"/>
                <w:szCs w:val="16"/>
              </w:rPr>
              <w:drawing>
                <wp:anchor distT="0" distB="0" distL="114300" distR="114300" simplePos="0" relativeHeight="31" behindDoc="0" locked="0" layoutInCell="1" allowOverlap="1" wp14:anchorId="0DFE4BBF" wp14:editId="6FAC92C2">
                  <wp:simplePos x="0" y="0"/>
                  <wp:positionH relativeFrom="column">
                    <wp:posOffset>238760</wp:posOffset>
                  </wp:positionH>
                  <wp:positionV relativeFrom="paragraph">
                    <wp:posOffset>99695</wp:posOffset>
                  </wp:positionV>
                  <wp:extent cx="5657850" cy="7105650"/>
                  <wp:effectExtent l="0" t="0" r="0" b="0"/>
                  <wp:wrapTight wrapText="bothSides">
                    <wp:wrapPolygon edited="0">
                      <wp:start x="-2" y="0"/>
                      <wp:lineTo x="-2" y="21580"/>
                      <wp:lineTo x="21573" y="21580"/>
                      <wp:lineTo x="21573" y="0"/>
                      <wp:lineTo x="-2" y="0"/>
                    </wp:wrapPolygon>
                  </wp:wrapTight>
                  <wp:docPr id="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1"/>
                          <pic:cNvPicPr>
                            <a:picLocks noChangeAspect="1" noChangeArrowheads="1"/>
                          </pic:cNvPicPr>
                        </pic:nvPicPr>
                        <pic:blipFill>
                          <a:blip r:embed="rId8"/>
                          <a:stretch>
                            <a:fillRect/>
                          </a:stretch>
                        </pic:blipFill>
                        <pic:spPr bwMode="auto">
                          <a:xfrm>
                            <a:off x="0" y="0"/>
                            <a:ext cx="5657850" cy="7105650"/>
                          </a:xfrm>
                          <a:prstGeom prst="rect">
                            <a:avLst/>
                          </a:prstGeom>
                        </pic:spPr>
                      </pic:pic>
                    </a:graphicData>
                  </a:graphic>
                </wp:anchor>
              </w:drawing>
            </w:r>
          </w:p>
        </w:tc>
      </w:tr>
      <w:tr w:rsidR="002426EF" w:rsidRPr="003D1F31" w14:paraId="540B36FD" w14:textId="77777777">
        <w:trPr>
          <w:jc w:val="center"/>
        </w:trPr>
        <w:tc>
          <w:tcPr>
            <w:tcW w:w="9638" w:type="dxa"/>
            <w:tcMar>
              <w:top w:w="0" w:type="dxa"/>
              <w:left w:w="144" w:type="dxa"/>
              <w:bottom w:w="0" w:type="dxa"/>
            </w:tcMar>
          </w:tcPr>
          <w:sdt>
            <w:sdtPr>
              <w:rPr>
                <w:lang w:val="en-GB"/>
              </w:rPr>
              <w:alias w:val="Titel"/>
              <w:id w:val="875844082"/>
              <w:dataBinding w:prefixMappings="xmlns:ns0='http://schemas.openxmlformats.org/package/2006/metadata/core-properties' xmlns:ns1='http://purl.org/dc/elements/1.1/'" w:xpath="/ns0:coreProperties[1]/ns1:title[1]" w:storeItemID="{6C3C8BC8-F283-45AE-878A-BAB7291924A1}"/>
              <w:text/>
            </w:sdtPr>
            <w:sdtContent>
              <w:p w14:paraId="6452B589" w14:textId="77777777" w:rsidR="002426EF" w:rsidRPr="003D1F31" w:rsidRDefault="00D00E26">
                <w:pPr>
                  <w:pStyle w:val="NoSpacing"/>
                  <w:widowControl w:val="0"/>
                  <w:spacing w:line="216" w:lineRule="auto"/>
                  <w:jc w:val="center"/>
                  <w:rPr>
                    <w:rFonts w:ascii="Verdana" w:eastAsiaTheme="majorEastAsia" w:hAnsi="Verdana" w:cstheme="majorBidi"/>
                    <w:color w:val="5B9BD5" w:themeColor="accent1"/>
                    <w:sz w:val="40"/>
                    <w:szCs w:val="40"/>
                    <w:lang w:val="en-GB"/>
                  </w:rPr>
                </w:pPr>
                <w:r w:rsidRPr="003D1F31">
                  <w:rPr>
                    <w:rFonts w:ascii="Verdana" w:eastAsiaTheme="majorEastAsia" w:hAnsi="Verdana" w:cstheme="majorBidi"/>
                    <w:color w:val="5B9BD5" w:themeColor="accent1"/>
                    <w:sz w:val="40"/>
                    <w:szCs w:val="40"/>
                    <w:lang w:val="en-GB"/>
                  </w:rPr>
                  <w:t>Social Innovation as Valuation and Outcome Category of SNSF Funded Research</w:t>
                </w:r>
              </w:p>
            </w:sdtContent>
          </w:sdt>
        </w:tc>
      </w:tr>
      <w:tr w:rsidR="002426EF" w:rsidRPr="003D1F31" w14:paraId="1454679F" w14:textId="77777777">
        <w:trPr>
          <w:jc w:val="center"/>
        </w:trPr>
        <w:tc>
          <w:tcPr>
            <w:tcW w:w="9638" w:type="dxa"/>
          </w:tcPr>
          <w:sdt>
            <w:sdtPr>
              <w:rPr>
                <w:lang w:val="en-GB"/>
              </w:rPr>
              <w:alias w:val="Untertitel"/>
              <w:id w:val="636562218"/>
              <w:dataBinding w:prefixMappings="xmlns:ns0='http://schemas.openxmlformats.org/package/2006/metadata/core-properties' xmlns:ns1='http://purl.org/dc/elements/1.1/'" w:xpath="/ns0:coreProperties[1]/ns1:subject[1]" w:storeItemID="{6C3C8BC8-F283-45AE-878A-BAB7291924A1}"/>
              <w:text/>
            </w:sdtPr>
            <w:sdtContent>
              <w:p w14:paraId="4D49692B" w14:textId="77777777" w:rsidR="002426EF" w:rsidRPr="003D1F31" w:rsidRDefault="00D00E26">
                <w:pPr>
                  <w:pStyle w:val="NoSpacing"/>
                  <w:widowControl w:val="0"/>
                  <w:ind w:left="1298" w:right="1266"/>
                  <w:jc w:val="center"/>
                  <w:rPr>
                    <w:rFonts w:ascii="Verdana" w:hAnsi="Verdana"/>
                    <w:color w:val="2E74B5" w:themeColor="accent1" w:themeShade="BF"/>
                    <w:sz w:val="24"/>
                    <w:lang w:val="en-GB"/>
                  </w:rPr>
                </w:pPr>
                <w:r w:rsidRPr="003D1F31">
                  <w:rPr>
                    <w:rFonts w:ascii="Verdana" w:hAnsi="Verdana"/>
                    <w:color w:val="2E74B5" w:themeColor="accent1" w:themeShade="BF"/>
                    <w:sz w:val="24"/>
                    <w:szCs w:val="24"/>
                    <w:lang w:val="en-GB"/>
                  </w:rPr>
                  <w:t>Report</w:t>
                </w:r>
              </w:p>
            </w:sdtContent>
          </w:sdt>
        </w:tc>
      </w:tr>
    </w:tbl>
    <w:p w14:paraId="0517FFCE" w14:textId="77777777" w:rsidR="002426EF" w:rsidRPr="003D1F31" w:rsidRDefault="00D00E26">
      <w:pPr>
        <w:spacing w:after="0"/>
        <w:jc w:val="center"/>
        <w:rPr>
          <w:rFonts w:ascii="Verdana" w:eastAsiaTheme="majorEastAsia" w:hAnsi="Verdana" w:cstheme="majorBidi"/>
          <w:color w:val="5B9BD5" w:themeColor="accent1"/>
          <w:sz w:val="24"/>
          <w:szCs w:val="24"/>
          <w:lang w:eastAsia="de-AT"/>
        </w:rPr>
      </w:pPr>
      <w:r w:rsidRPr="003D1F31">
        <w:rPr>
          <w:rFonts w:ascii="Verdana" w:eastAsiaTheme="majorEastAsia" w:hAnsi="Verdana" w:cstheme="majorBidi"/>
          <w:color w:val="5B9BD5" w:themeColor="accent1"/>
          <w:sz w:val="24"/>
          <w:szCs w:val="24"/>
          <w:lang w:eastAsia="de-AT"/>
        </w:rPr>
        <w:t>Zentrum für Soziale Innovation</w:t>
      </w:r>
    </w:p>
    <w:p w14:paraId="04BD286E" w14:textId="087497DD" w:rsidR="002426EF" w:rsidRPr="003D1F31" w:rsidRDefault="00522CD9">
      <w:pPr>
        <w:spacing w:after="120"/>
        <w:jc w:val="center"/>
        <w:rPr>
          <w:rFonts w:ascii="Verdana" w:eastAsiaTheme="majorEastAsia" w:hAnsi="Verdana" w:cstheme="majorBidi"/>
          <w:color w:val="5B9BD5" w:themeColor="accent1"/>
          <w:sz w:val="20"/>
          <w:szCs w:val="20"/>
          <w:lang w:eastAsia="de-AT"/>
        </w:rPr>
      </w:pPr>
      <w:r w:rsidRPr="003D1F31">
        <w:rPr>
          <w:rFonts w:ascii="Verdana" w:eastAsiaTheme="majorEastAsia" w:hAnsi="Verdana" w:cstheme="majorBidi"/>
          <w:color w:val="5B9BD5" w:themeColor="accent1"/>
          <w:sz w:val="20"/>
          <w:szCs w:val="20"/>
          <w:lang w:eastAsia="de-AT"/>
        </w:rPr>
        <w:t>June</w:t>
      </w:r>
      <w:r w:rsidR="00D00E26" w:rsidRPr="003D1F31">
        <w:rPr>
          <w:rFonts w:ascii="Verdana" w:eastAsiaTheme="majorEastAsia" w:hAnsi="Verdana" w:cstheme="majorBidi"/>
          <w:color w:val="5B9BD5" w:themeColor="accent1"/>
          <w:sz w:val="20"/>
          <w:szCs w:val="20"/>
          <w:lang w:eastAsia="de-AT"/>
        </w:rPr>
        <w:t xml:space="preserve"> 2022</w:t>
      </w:r>
    </w:p>
    <w:p w14:paraId="67C4A5FA" w14:textId="77777777" w:rsidR="002426EF" w:rsidRPr="003D1F31" w:rsidRDefault="002426EF">
      <w:pPr>
        <w:rPr>
          <w:rFonts w:ascii="Verdana" w:hAnsi="Verdana"/>
        </w:rPr>
      </w:pPr>
    </w:p>
    <w:p w14:paraId="7E20537D" w14:textId="77777777" w:rsidR="002426EF" w:rsidRPr="003D1F31" w:rsidRDefault="002426EF">
      <w:pPr>
        <w:rPr>
          <w:rFonts w:ascii="Verdana" w:hAnsi="Verdana"/>
        </w:rPr>
      </w:pPr>
    </w:p>
    <w:p w14:paraId="1DBEEC80" w14:textId="77777777" w:rsidR="002426EF" w:rsidRPr="003D1F31" w:rsidRDefault="002426EF">
      <w:pPr>
        <w:sectPr w:rsidR="002426EF" w:rsidRPr="003D1F31">
          <w:headerReference w:type="first" r:id="rId9"/>
          <w:footerReference w:type="first" r:id="rId10"/>
          <w:pgSz w:w="11906" w:h="16838"/>
          <w:pgMar w:top="737" w:right="1134" w:bottom="737" w:left="1134" w:header="567" w:footer="1219" w:gutter="0"/>
          <w:pgNumType w:start="0"/>
          <w:cols w:space="720"/>
          <w:formProt w:val="0"/>
          <w:titlePg/>
          <w:docGrid w:linePitch="326" w:charSpace="4096"/>
        </w:sectPr>
      </w:pPr>
    </w:p>
    <w:p w14:paraId="4083B4FB" w14:textId="77777777" w:rsidR="002426EF" w:rsidRPr="003D1F31" w:rsidRDefault="002426EF">
      <w:pPr>
        <w:widowControl w:val="0"/>
        <w:spacing w:after="120"/>
        <w:textAlignment w:val="center"/>
        <w:rPr>
          <w:rFonts w:ascii="Verdana" w:hAnsi="Verdana" w:cs="ECSquareSansProMedium"/>
          <w:b/>
        </w:rPr>
      </w:pPr>
    </w:p>
    <w:p w14:paraId="17C2C9CB" w14:textId="77777777" w:rsidR="002426EF" w:rsidRPr="003D1F31" w:rsidRDefault="002426EF">
      <w:pPr>
        <w:widowControl w:val="0"/>
        <w:spacing w:after="120"/>
        <w:textAlignment w:val="center"/>
        <w:rPr>
          <w:rFonts w:ascii="Verdana" w:hAnsi="Verdana" w:cs="ECSquareSansProMedium"/>
          <w:b/>
        </w:rPr>
      </w:pPr>
    </w:p>
    <w:p w14:paraId="26C42499" w14:textId="77777777" w:rsidR="002426EF" w:rsidRPr="003D1F31" w:rsidRDefault="002426EF">
      <w:pPr>
        <w:widowControl w:val="0"/>
        <w:spacing w:after="120"/>
        <w:textAlignment w:val="center"/>
        <w:rPr>
          <w:rFonts w:ascii="Verdana" w:hAnsi="Verdana" w:cs="ECSquareSansProMedium"/>
          <w:b/>
        </w:rPr>
      </w:pPr>
    </w:p>
    <w:p w14:paraId="4DBCCFBB" w14:textId="77777777" w:rsidR="002426EF" w:rsidRPr="003D1F31" w:rsidRDefault="002426EF">
      <w:pPr>
        <w:widowControl w:val="0"/>
        <w:spacing w:after="120"/>
        <w:textAlignment w:val="center"/>
        <w:rPr>
          <w:rFonts w:ascii="Verdana" w:hAnsi="Verdana" w:cs="ECSquareSansProMedium"/>
          <w:b/>
        </w:rPr>
      </w:pPr>
    </w:p>
    <w:p w14:paraId="5F7A2414" w14:textId="77777777" w:rsidR="002426EF" w:rsidRPr="003D1F31" w:rsidRDefault="002426EF">
      <w:pPr>
        <w:widowControl w:val="0"/>
        <w:spacing w:after="120"/>
        <w:textAlignment w:val="center"/>
        <w:rPr>
          <w:rFonts w:ascii="Verdana" w:hAnsi="Verdana" w:cs="ECSquareSansProMedium"/>
          <w:b/>
        </w:rPr>
      </w:pPr>
    </w:p>
    <w:p w14:paraId="6BC709BA" w14:textId="77777777" w:rsidR="002426EF" w:rsidRPr="003D1F31" w:rsidRDefault="002426EF">
      <w:pPr>
        <w:widowControl w:val="0"/>
        <w:spacing w:after="120"/>
        <w:textAlignment w:val="center"/>
        <w:rPr>
          <w:rFonts w:ascii="Verdana" w:hAnsi="Verdana" w:cs="ECSquareSansProMedium"/>
          <w:b/>
        </w:rPr>
      </w:pPr>
    </w:p>
    <w:p w14:paraId="4DCD0514" w14:textId="77777777" w:rsidR="002426EF" w:rsidRPr="003D1F31" w:rsidRDefault="002426EF">
      <w:pPr>
        <w:widowControl w:val="0"/>
        <w:spacing w:after="120"/>
        <w:textAlignment w:val="center"/>
        <w:rPr>
          <w:rFonts w:ascii="Verdana" w:hAnsi="Verdana" w:cs="ECSquareSansProMedium"/>
          <w:b/>
        </w:rPr>
      </w:pPr>
    </w:p>
    <w:p w14:paraId="4D48A84E" w14:textId="77777777" w:rsidR="002426EF" w:rsidRPr="003D1F31" w:rsidRDefault="002426EF">
      <w:pPr>
        <w:widowControl w:val="0"/>
        <w:spacing w:after="120"/>
        <w:textAlignment w:val="center"/>
        <w:rPr>
          <w:rFonts w:ascii="Verdana" w:hAnsi="Verdana" w:cs="ECSquareSansProMedium"/>
          <w:b/>
        </w:rPr>
      </w:pPr>
    </w:p>
    <w:p w14:paraId="776DA295" w14:textId="77777777" w:rsidR="002426EF" w:rsidRPr="003D1F31" w:rsidRDefault="002426EF">
      <w:pPr>
        <w:widowControl w:val="0"/>
        <w:spacing w:after="120"/>
        <w:textAlignment w:val="center"/>
        <w:rPr>
          <w:rFonts w:ascii="Verdana" w:hAnsi="Verdana" w:cs="ECSquareSansProMedium"/>
          <w:b/>
        </w:rPr>
      </w:pPr>
    </w:p>
    <w:p w14:paraId="44031DB2" w14:textId="77777777" w:rsidR="002426EF" w:rsidRPr="003D1F31" w:rsidRDefault="002426EF">
      <w:pPr>
        <w:widowControl w:val="0"/>
        <w:spacing w:after="120"/>
        <w:textAlignment w:val="center"/>
        <w:rPr>
          <w:rFonts w:ascii="Verdana" w:hAnsi="Verdana" w:cs="ECSquareSansProMedium"/>
          <w:b/>
        </w:rPr>
      </w:pPr>
    </w:p>
    <w:p w14:paraId="46972156" w14:textId="77777777" w:rsidR="002426EF" w:rsidRPr="003D1F31" w:rsidRDefault="002426EF">
      <w:pPr>
        <w:widowControl w:val="0"/>
        <w:spacing w:after="120"/>
        <w:textAlignment w:val="center"/>
        <w:rPr>
          <w:rFonts w:ascii="Verdana" w:hAnsi="Verdana" w:cs="ECSquareSansProMedium"/>
          <w:b/>
        </w:rPr>
      </w:pPr>
    </w:p>
    <w:p w14:paraId="2EE6BAC2" w14:textId="77777777" w:rsidR="002426EF" w:rsidRPr="003D1F31" w:rsidRDefault="002426EF">
      <w:pPr>
        <w:widowControl w:val="0"/>
        <w:spacing w:after="120"/>
        <w:textAlignment w:val="center"/>
        <w:rPr>
          <w:rFonts w:ascii="Verdana" w:hAnsi="Verdana" w:cs="ECSquareSansProMedium"/>
          <w:b/>
        </w:rPr>
      </w:pPr>
    </w:p>
    <w:p w14:paraId="64976823" w14:textId="77777777" w:rsidR="002426EF" w:rsidRPr="003D1F31" w:rsidRDefault="002426EF">
      <w:pPr>
        <w:widowControl w:val="0"/>
        <w:spacing w:after="120"/>
        <w:textAlignment w:val="center"/>
        <w:rPr>
          <w:rFonts w:ascii="Verdana" w:hAnsi="Verdana" w:cs="ECSquareSansProMedium"/>
          <w:b/>
        </w:rPr>
      </w:pPr>
    </w:p>
    <w:p w14:paraId="1F82E161" w14:textId="77777777" w:rsidR="002426EF" w:rsidRPr="003D1F31" w:rsidRDefault="002426EF">
      <w:pPr>
        <w:widowControl w:val="0"/>
        <w:spacing w:after="120"/>
        <w:textAlignment w:val="center"/>
        <w:rPr>
          <w:rFonts w:ascii="Verdana" w:hAnsi="Verdana" w:cs="ECSquareSansProMedium"/>
          <w:b/>
        </w:rPr>
      </w:pPr>
    </w:p>
    <w:p w14:paraId="7B0D17D5" w14:textId="77777777" w:rsidR="002426EF" w:rsidRPr="003D1F31" w:rsidRDefault="002426EF">
      <w:pPr>
        <w:widowControl w:val="0"/>
        <w:spacing w:after="120"/>
        <w:textAlignment w:val="center"/>
        <w:rPr>
          <w:rFonts w:ascii="Verdana" w:hAnsi="Verdana" w:cs="ECSquareSansProMedium"/>
          <w:b/>
        </w:rPr>
      </w:pPr>
    </w:p>
    <w:p w14:paraId="40583F2A" w14:textId="77777777" w:rsidR="002426EF" w:rsidRPr="003D1F31" w:rsidRDefault="002426EF">
      <w:pPr>
        <w:widowControl w:val="0"/>
        <w:spacing w:after="120"/>
        <w:textAlignment w:val="center"/>
        <w:rPr>
          <w:rFonts w:ascii="Verdana" w:hAnsi="Verdana" w:cs="ECSquareSansProMedium"/>
          <w:b/>
        </w:rPr>
      </w:pPr>
    </w:p>
    <w:p w14:paraId="147C009B" w14:textId="77777777" w:rsidR="002426EF" w:rsidRPr="003D1F31" w:rsidRDefault="002426EF">
      <w:pPr>
        <w:widowControl w:val="0"/>
        <w:spacing w:after="120"/>
        <w:textAlignment w:val="center"/>
        <w:rPr>
          <w:rFonts w:ascii="Verdana" w:hAnsi="Verdana" w:cs="ECSquareSansProMedium"/>
          <w:b/>
        </w:rPr>
      </w:pPr>
    </w:p>
    <w:p w14:paraId="743005AF" w14:textId="77777777" w:rsidR="002426EF" w:rsidRPr="003D1F31" w:rsidRDefault="002426EF">
      <w:pPr>
        <w:widowControl w:val="0"/>
        <w:spacing w:after="120"/>
        <w:textAlignment w:val="center"/>
        <w:rPr>
          <w:rFonts w:ascii="Verdana" w:hAnsi="Verdana" w:cs="ECSquareSansProMedium"/>
          <w:b/>
        </w:rPr>
      </w:pPr>
    </w:p>
    <w:p w14:paraId="7157006F" w14:textId="77777777" w:rsidR="002426EF" w:rsidRPr="003D1F31" w:rsidRDefault="002426EF">
      <w:pPr>
        <w:widowControl w:val="0"/>
        <w:spacing w:after="120"/>
        <w:textAlignment w:val="center"/>
        <w:rPr>
          <w:rFonts w:ascii="Verdana" w:hAnsi="Verdana" w:cs="ECSquareSansProMedium"/>
          <w:b/>
        </w:rPr>
      </w:pPr>
    </w:p>
    <w:p w14:paraId="31B897E3" w14:textId="77777777" w:rsidR="002426EF" w:rsidRPr="003D1F31" w:rsidRDefault="002426EF">
      <w:pPr>
        <w:widowControl w:val="0"/>
        <w:spacing w:after="120"/>
        <w:textAlignment w:val="center"/>
        <w:rPr>
          <w:rFonts w:ascii="Verdana" w:hAnsi="Verdana" w:cs="ECSquareSansProMedium"/>
          <w:b/>
        </w:rPr>
      </w:pPr>
    </w:p>
    <w:p w14:paraId="11A7B928" w14:textId="77777777" w:rsidR="002426EF" w:rsidRPr="003D1F31" w:rsidRDefault="00D00E26">
      <w:pPr>
        <w:widowControl w:val="0"/>
        <w:spacing w:after="120"/>
        <w:textAlignment w:val="center"/>
        <w:rPr>
          <w:rFonts w:ascii="Verdana" w:hAnsi="Verdana" w:cs="ECSquareSansPro"/>
          <w:b/>
          <w:color w:val="FF0000"/>
          <w:sz w:val="16"/>
          <w:szCs w:val="16"/>
        </w:rPr>
      </w:pPr>
      <w:r w:rsidRPr="003D1F31">
        <w:rPr>
          <w:rFonts w:ascii="Verdana" w:hAnsi="Verdana" w:cs="ECSquareSansProMedium"/>
          <w:b/>
          <w:color w:val="FF0000"/>
          <w:sz w:val="16"/>
          <w:szCs w:val="16"/>
        </w:rPr>
        <w:t>Social Innovation as Valuation and Outcome Category of SNSF funded Research</w:t>
      </w:r>
    </w:p>
    <w:p w14:paraId="6A76F744" w14:textId="77777777" w:rsidR="002426EF" w:rsidRPr="004922E5" w:rsidRDefault="00D00E26">
      <w:pPr>
        <w:widowControl w:val="0"/>
        <w:spacing w:after="0"/>
        <w:textAlignment w:val="center"/>
        <w:rPr>
          <w:rFonts w:ascii="Verdana" w:hAnsi="Verdana" w:cs="ECSquareSansPro"/>
          <w:color w:val="000000"/>
          <w:sz w:val="14"/>
          <w:szCs w:val="14"/>
          <w:lang w:val="de-AT"/>
        </w:rPr>
      </w:pPr>
      <w:r w:rsidRPr="004922E5">
        <w:rPr>
          <w:rFonts w:ascii="Verdana" w:hAnsi="Verdana" w:cs="ECSquareSansPro"/>
          <w:color w:val="000000"/>
          <w:sz w:val="14"/>
          <w:szCs w:val="14"/>
          <w:lang w:val="de-AT"/>
        </w:rPr>
        <w:t>ZSI – Zentrum für Soziale Innovation</w:t>
      </w:r>
    </w:p>
    <w:p w14:paraId="70F8CD55" w14:textId="77777777" w:rsidR="002426EF" w:rsidRPr="004922E5" w:rsidRDefault="002426EF">
      <w:pPr>
        <w:widowControl w:val="0"/>
        <w:spacing w:after="0"/>
        <w:textAlignment w:val="center"/>
        <w:rPr>
          <w:rFonts w:ascii="Verdana" w:hAnsi="Verdana" w:cs="ECSquareSansPro"/>
          <w:color w:val="000000"/>
          <w:sz w:val="14"/>
          <w:szCs w:val="14"/>
          <w:lang w:val="de-AT"/>
        </w:rPr>
      </w:pPr>
    </w:p>
    <w:p w14:paraId="13EA29B9" w14:textId="3B2FDC52" w:rsidR="002426EF" w:rsidRPr="004922E5" w:rsidRDefault="00D00E26">
      <w:pPr>
        <w:widowControl w:val="0"/>
        <w:spacing w:after="0"/>
        <w:textAlignment w:val="center"/>
        <w:rPr>
          <w:rFonts w:ascii="Verdana" w:hAnsi="Verdana" w:cs="ECSquareSansPro"/>
          <w:color w:val="000000"/>
          <w:sz w:val="14"/>
          <w:szCs w:val="14"/>
          <w:lang w:val="de-AT"/>
        </w:rPr>
      </w:pPr>
      <w:r w:rsidRPr="004922E5">
        <w:rPr>
          <w:rFonts w:ascii="Verdana" w:hAnsi="Verdana" w:cs="ECSquareSansPro"/>
          <w:color w:val="000000"/>
          <w:sz w:val="14"/>
          <w:szCs w:val="14"/>
          <w:lang w:val="de-AT"/>
        </w:rPr>
        <w:t xml:space="preserve">Suggested citation: Schuch, K., Lampert, D., Neuhuber, T. Koller, K., Demir, U. </w:t>
      </w:r>
      <w:r w:rsidR="00522CD9" w:rsidRPr="004922E5">
        <w:rPr>
          <w:rFonts w:ascii="Verdana" w:hAnsi="Verdana" w:cs="ECSquareSansPro"/>
          <w:color w:val="000000"/>
          <w:sz w:val="14"/>
          <w:szCs w:val="14"/>
          <w:lang w:val="de-AT"/>
        </w:rPr>
        <w:t>and</w:t>
      </w:r>
      <w:r w:rsidRPr="004922E5">
        <w:rPr>
          <w:rFonts w:ascii="Verdana" w:hAnsi="Verdana" w:cs="ECSquareSansPro"/>
          <w:color w:val="000000"/>
          <w:sz w:val="14"/>
          <w:szCs w:val="14"/>
          <w:lang w:val="de-AT"/>
        </w:rPr>
        <w:t xml:space="preserve"> L</w:t>
      </w:r>
      <w:r w:rsidR="00522CD9" w:rsidRPr="004922E5">
        <w:rPr>
          <w:rFonts w:ascii="Verdana" w:hAnsi="Verdana" w:cs="ECSquareSansPro"/>
          <w:color w:val="000000"/>
          <w:sz w:val="14"/>
          <w:szCs w:val="14"/>
          <w:lang w:val="de-AT"/>
        </w:rPr>
        <w:t>.</w:t>
      </w:r>
      <w:r w:rsidRPr="004922E5">
        <w:rPr>
          <w:rFonts w:ascii="Verdana" w:hAnsi="Verdana" w:cs="ECSquareSansPro"/>
          <w:color w:val="000000"/>
          <w:sz w:val="14"/>
          <w:szCs w:val="14"/>
          <w:lang w:val="de-AT"/>
        </w:rPr>
        <w:t xml:space="preserve">-A. Plumhans (2022). </w:t>
      </w:r>
      <w:r w:rsidRPr="003D1F31">
        <w:rPr>
          <w:rFonts w:ascii="Verdana" w:hAnsi="Verdana" w:cs="ECSquareSansPro"/>
          <w:color w:val="000000"/>
          <w:sz w:val="14"/>
          <w:szCs w:val="14"/>
        </w:rPr>
        <w:t xml:space="preserve">Social Innovation as Valuation and Outcome Category of SNSF funded Research. </w:t>
      </w:r>
      <w:r w:rsidRPr="004922E5">
        <w:rPr>
          <w:rFonts w:ascii="Verdana" w:hAnsi="Verdana" w:cs="ECSquareSansPro"/>
          <w:color w:val="000000"/>
          <w:sz w:val="14"/>
          <w:szCs w:val="14"/>
          <w:lang w:val="de-AT"/>
        </w:rPr>
        <w:t>ZSI: Vienna.</w:t>
      </w:r>
    </w:p>
    <w:p w14:paraId="194F4ACB" w14:textId="77777777" w:rsidR="002426EF" w:rsidRPr="004922E5" w:rsidRDefault="002426EF">
      <w:pPr>
        <w:widowControl w:val="0"/>
        <w:spacing w:after="0"/>
        <w:textAlignment w:val="center"/>
        <w:rPr>
          <w:rFonts w:ascii="Verdana" w:hAnsi="Verdana" w:cs="ECSquareSansPro"/>
          <w:color w:val="000000"/>
          <w:sz w:val="14"/>
          <w:szCs w:val="14"/>
          <w:lang w:val="de-AT"/>
        </w:rPr>
      </w:pPr>
    </w:p>
    <w:p w14:paraId="11F50426" w14:textId="77777777" w:rsidR="002426EF" w:rsidRPr="004922E5" w:rsidRDefault="00D00E26">
      <w:pPr>
        <w:widowControl w:val="0"/>
        <w:spacing w:after="0"/>
        <w:textAlignment w:val="center"/>
        <w:rPr>
          <w:rFonts w:ascii="Verdana" w:hAnsi="Verdana" w:cs="ECSquareSansPro"/>
          <w:color w:val="000000"/>
          <w:spacing w:val="-2"/>
          <w:sz w:val="14"/>
          <w:szCs w:val="14"/>
          <w:lang w:val="de-AT"/>
        </w:rPr>
      </w:pPr>
      <w:r w:rsidRPr="004922E5">
        <w:rPr>
          <w:rFonts w:ascii="Verdana" w:hAnsi="Verdana" w:cs="ECSquareSansPro"/>
          <w:color w:val="000000"/>
          <w:spacing w:val="-2"/>
          <w:sz w:val="14"/>
          <w:szCs w:val="14"/>
          <w:lang w:val="de-AT"/>
        </w:rPr>
        <w:t>Contact:</w:t>
      </w:r>
    </w:p>
    <w:p w14:paraId="7FACD455" w14:textId="77777777" w:rsidR="002426EF" w:rsidRPr="004922E5" w:rsidRDefault="00D00E26">
      <w:pPr>
        <w:spacing w:after="0"/>
        <w:textAlignment w:val="center"/>
        <w:rPr>
          <w:rFonts w:ascii="Verdana" w:hAnsi="Verdana"/>
          <w:color w:val="000000"/>
          <w:sz w:val="14"/>
          <w:szCs w:val="14"/>
          <w:lang w:val="de-AT"/>
        </w:rPr>
      </w:pPr>
      <w:r w:rsidRPr="004922E5">
        <w:rPr>
          <w:rFonts w:ascii="Verdana" w:hAnsi="Verdana"/>
          <w:color w:val="000000"/>
          <w:sz w:val="14"/>
          <w:szCs w:val="14"/>
          <w:lang w:val="de-AT"/>
        </w:rPr>
        <w:t>Klaus Schuch (schuch@zsi.at)</w:t>
      </w:r>
    </w:p>
    <w:p w14:paraId="245AB95E" w14:textId="77777777" w:rsidR="002426EF" w:rsidRPr="004922E5" w:rsidRDefault="002426EF">
      <w:pPr>
        <w:spacing w:after="0"/>
        <w:textAlignment w:val="center"/>
        <w:rPr>
          <w:rFonts w:ascii="Verdana" w:hAnsi="Verdana"/>
          <w:color w:val="000000"/>
          <w:sz w:val="14"/>
          <w:szCs w:val="14"/>
          <w:lang w:val="de-AT"/>
        </w:rPr>
      </w:pPr>
    </w:p>
    <w:p w14:paraId="4786019F" w14:textId="77777777" w:rsidR="002426EF" w:rsidRPr="004922E5" w:rsidRDefault="00D00E26">
      <w:pPr>
        <w:widowControl w:val="0"/>
        <w:tabs>
          <w:tab w:val="left" w:pos="680"/>
        </w:tabs>
        <w:spacing w:after="0"/>
        <w:textAlignment w:val="center"/>
        <w:rPr>
          <w:rFonts w:ascii="Verdana" w:hAnsi="Verdana"/>
          <w:color w:val="000000"/>
          <w:sz w:val="14"/>
          <w:szCs w:val="14"/>
          <w:lang w:val="de-AT"/>
        </w:rPr>
      </w:pPr>
      <w:r w:rsidRPr="004922E5">
        <w:rPr>
          <w:rFonts w:ascii="Verdana" w:hAnsi="Verdana"/>
          <w:color w:val="000000"/>
          <w:sz w:val="14"/>
          <w:szCs w:val="14"/>
          <w:lang w:val="de-AT"/>
        </w:rPr>
        <w:t>Linke Wienzeile 246</w:t>
      </w:r>
    </w:p>
    <w:p w14:paraId="7AF90C9F" w14:textId="77777777" w:rsidR="002426EF" w:rsidRPr="003D1F31" w:rsidRDefault="00D00E26">
      <w:pPr>
        <w:widowControl w:val="0"/>
        <w:tabs>
          <w:tab w:val="left" w:pos="680"/>
        </w:tabs>
        <w:spacing w:after="0"/>
        <w:textAlignment w:val="center"/>
        <w:rPr>
          <w:rFonts w:ascii="Verdana" w:hAnsi="Verdana" w:cs="ECSquareSansPro"/>
          <w:color w:val="FF0000"/>
          <w:spacing w:val="-2"/>
          <w:sz w:val="14"/>
          <w:szCs w:val="14"/>
        </w:rPr>
      </w:pPr>
      <w:r w:rsidRPr="003D1F31">
        <w:rPr>
          <w:rFonts w:ascii="Verdana" w:hAnsi="Verdana"/>
          <w:color w:val="000000"/>
          <w:sz w:val="14"/>
          <w:szCs w:val="14"/>
        </w:rPr>
        <w:t>1150 Vienna</w:t>
      </w:r>
    </w:p>
    <w:p w14:paraId="3F662420" w14:textId="77777777" w:rsidR="002426EF" w:rsidRPr="003D1F31" w:rsidRDefault="00D00E26">
      <w:pPr>
        <w:widowControl w:val="0"/>
        <w:tabs>
          <w:tab w:val="left" w:pos="680"/>
        </w:tabs>
        <w:spacing w:after="0"/>
        <w:textAlignment w:val="center"/>
        <w:rPr>
          <w:rFonts w:ascii="Verdana" w:hAnsi="Verdana" w:cs="ECSquareSansPro"/>
          <w:color w:val="000000"/>
          <w:spacing w:val="-2"/>
          <w:sz w:val="14"/>
          <w:szCs w:val="14"/>
        </w:rPr>
      </w:pPr>
      <w:r w:rsidRPr="003D1F31">
        <w:rPr>
          <w:rFonts w:ascii="Verdana" w:hAnsi="Verdana" w:cs="ECSquareSansPro"/>
          <w:color w:val="000000"/>
          <w:spacing w:val="-2"/>
          <w:sz w:val="14"/>
          <w:szCs w:val="14"/>
        </w:rPr>
        <w:t>Austria</w:t>
      </w:r>
    </w:p>
    <w:p w14:paraId="4C84BCE9" w14:textId="77777777" w:rsidR="002426EF" w:rsidRPr="003D1F31" w:rsidRDefault="002426EF">
      <w:pPr>
        <w:widowControl w:val="0"/>
        <w:spacing w:after="120"/>
        <w:textAlignment w:val="center"/>
        <w:rPr>
          <w:rFonts w:ascii="Verdana" w:hAnsi="Verdana" w:cs="ECSquareSansPro"/>
          <w:color w:val="000000"/>
          <w:spacing w:val="-2"/>
          <w:sz w:val="14"/>
          <w:szCs w:val="14"/>
        </w:rPr>
      </w:pPr>
    </w:p>
    <w:p w14:paraId="1B5015F5" w14:textId="77777777" w:rsidR="002426EF" w:rsidRPr="003D1F31" w:rsidRDefault="002426EF">
      <w:pPr>
        <w:widowControl w:val="0"/>
        <w:spacing w:after="120"/>
        <w:textAlignment w:val="center"/>
        <w:rPr>
          <w:rFonts w:ascii="Verdana" w:hAnsi="Verdana" w:cs="ECSquareSansPro"/>
          <w:color w:val="000000"/>
          <w:spacing w:val="-2"/>
          <w:sz w:val="14"/>
          <w:szCs w:val="14"/>
        </w:rPr>
      </w:pPr>
    </w:p>
    <w:p w14:paraId="6A670D47" w14:textId="77777777" w:rsidR="002426EF" w:rsidRPr="003D1F31" w:rsidRDefault="00D00E26">
      <w:pPr>
        <w:widowControl w:val="0"/>
        <w:textAlignment w:val="center"/>
        <w:rPr>
          <w:rFonts w:ascii="Verdana" w:hAnsi="Verdana" w:cs="ECSquareSansPro"/>
          <w:color w:val="000000"/>
          <w:sz w:val="14"/>
          <w:szCs w:val="14"/>
        </w:rPr>
      </w:pPr>
      <w:r w:rsidRPr="003D1F31">
        <w:rPr>
          <w:rFonts w:ascii="Verdana" w:hAnsi="Verdana" w:cs="ECSquareSansPro"/>
          <w:color w:val="000000"/>
          <w:sz w:val="14"/>
          <w:szCs w:val="14"/>
        </w:rPr>
        <w:t>More information on the ZSI is available on the internet (www.zsi.at).</w:t>
      </w:r>
    </w:p>
    <w:p w14:paraId="0E753C41" w14:textId="2739A53B" w:rsidR="002426EF" w:rsidRPr="003D1F31" w:rsidRDefault="00D00E26">
      <w:pPr>
        <w:widowControl w:val="0"/>
        <w:textAlignment w:val="center"/>
        <w:rPr>
          <w:rFonts w:ascii="Verdana" w:hAnsi="Verdana" w:cs="ECSquareSansPro"/>
          <w:color w:val="000000"/>
          <w:sz w:val="14"/>
          <w:szCs w:val="14"/>
        </w:rPr>
      </w:pPr>
      <w:r w:rsidRPr="003D1F31">
        <w:rPr>
          <w:rFonts w:ascii="Verdana" w:hAnsi="Verdana" w:cs="ECSquareSansPro"/>
          <w:color w:val="000000"/>
          <w:sz w:val="14"/>
          <w:szCs w:val="14"/>
        </w:rPr>
        <w:t xml:space="preserve">Vienna: Centre for Social Innovation, </w:t>
      </w:r>
      <w:r w:rsidR="00522CD9" w:rsidRPr="003D1F31">
        <w:rPr>
          <w:rFonts w:ascii="Verdana" w:hAnsi="Verdana" w:cs="ECSquareSansPro"/>
          <w:color w:val="000000"/>
          <w:sz w:val="14"/>
          <w:szCs w:val="14"/>
        </w:rPr>
        <w:t>June</w:t>
      </w:r>
      <w:r w:rsidRPr="003D1F31">
        <w:rPr>
          <w:rFonts w:ascii="Verdana" w:hAnsi="Verdana" w:cs="ECSquareSansPro"/>
          <w:color w:val="000000"/>
          <w:sz w:val="14"/>
          <w:szCs w:val="14"/>
        </w:rPr>
        <w:t xml:space="preserve"> 2022</w:t>
      </w:r>
    </w:p>
    <w:p w14:paraId="42954CD3" w14:textId="77777777" w:rsidR="002426EF" w:rsidRPr="003D1F31" w:rsidRDefault="002426EF">
      <w:pPr>
        <w:tabs>
          <w:tab w:val="center" w:pos="3686"/>
          <w:tab w:val="right" w:pos="7655"/>
        </w:tabs>
        <w:rPr>
          <w:rFonts w:ascii="Verdana" w:hAnsi="Verdana"/>
        </w:rPr>
      </w:pPr>
    </w:p>
    <w:p w14:paraId="74B111DE" w14:textId="77777777" w:rsidR="002426EF" w:rsidRPr="003D1F31" w:rsidRDefault="002426EF">
      <w:pPr>
        <w:sectPr w:rsidR="002426EF" w:rsidRPr="003D1F31">
          <w:type w:val="continuous"/>
          <w:pgSz w:w="11906" w:h="16838"/>
          <w:pgMar w:top="737" w:right="1134" w:bottom="737" w:left="1134" w:header="0" w:footer="0" w:gutter="0"/>
          <w:cols w:space="720"/>
          <w:formProt w:val="0"/>
          <w:docGrid w:linePitch="326" w:charSpace="4096"/>
        </w:sectPr>
      </w:pPr>
    </w:p>
    <w:bookmarkStart w:id="0" w:name="_Toc106728057" w:displacedByCustomXml="next"/>
    <w:sdt>
      <w:sdtPr>
        <w:rPr>
          <w:rFonts w:asciiTheme="minorHAnsi" w:eastAsiaTheme="minorHAnsi" w:hAnsiTheme="minorHAnsi" w:cstheme="minorBidi"/>
          <w:b w:val="0"/>
          <w:bCs w:val="0"/>
          <w:color w:val="auto"/>
          <w:sz w:val="22"/>
          <w:szCs w:val="22"/>
          <w:lang w:val="en-GB" w:eastAsia="en-US"/>
        </w:rPr>
        <w:id w:val="1707744318"/>
        <w:docPartObj>
          <w:docPartGallery w:val="Table of Contents"/>
          <w:docPartUnique/>
        </w:docPartObj>
      </w:sdtPr>
      <w:sdtContent>
        <w:p w14:paraId="48075BF9" w14:textId="77777777" w:rsidR="002426EF" w:rsidRPr="003D1F31" w:rsidRDefault="00D00E26">
          <w:pPr>
            <w:pStyle w:val="TOCHeading"/>
            <w:rPr>
              <w:rFonts w:ascii="Verdana" w:hAnsi="Verdana"/>
              <w:lang w:val="en-GB"/>
            </w:rPr>
          </w:pPr>
          <w:r w:rsidRPr="003D1F31">
            <w:rPr>
              <w:rFonts w:ascii="Verdana" w:hAnsi="Verdana"/>
              <w:lang w:val="en-GB"/>
            </w:rPr>
            <w:t>Table of Content</w:t>
          </w:r>
          <w:bookmarkEnd w:id="0"/>
        </w:p>
        <w:p w14:paraId="61AF4069" w14:textId="0C389D32" w:rsidR="00300C47" w:rsidRDefault="00D00E26"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r w:rsidRPr="003D1F31">
            <w:fldChar w:fldCharType="begin"/>
          </w:r>
          <w:r w:rsidRPr="003D1F31">
            <w:rPr>
              <w:rStyle w:val="IndexLink"/>
              <w:webHidden/>
            </w:rPr>
            <w:instrText>TOC \z \o "1-3" \u \h</w:instrText>
          </w:r>
          <w:r w:rsidRPr="003D1F31">
            <w:rPr>
              <w:rStyle w:val="IndexLink"/>
            </w:rPr>
            <w:fldChar w:fldCharType="separate"/>
          </w:r>
          <w:hyperlink w:anchor="_Toc106728057" w:history="1">
            <w:r w:rsidR="00300C47" w:rsidRPr="00365BB8">
              <w:rPr>
                <w:rStyle w:val="Hyperlink"/>
                <w:noProof/>
              </w:rPr>
              <w:t>Table of Content</w:t>
            </w:r>
            <w:r w:rsidR="00300C47">
              <w:rPr>
                <w:noProof/>
                <w:webHidden/>
              </w:rPr>
              <w:tab/>
            </w:r>
            <w:r w:rsidR="00300C47">
              <w:rPr>
                <w:noProof/>
                <w:webHidden/>
              </w:rPr>
              <w:fldChar w:fldCharType="begin"/>
            </w:r>
            <w:r w:rsidR="00300C47">
              <w:rPr>
                <w:noProof/>
                <w:webHidden/>
              </w:rPr>
              <w:instrText xml:space="preserve"> PAGEREF _Toc106728057 \h </w:instrText>
            </w:r>
            <w:r w:rsidR="00300C47">
              <w:rPr>
                <w:noProof/>
                <w:webHidden/>
              </w:rPr>
            </w:r>
            <w:r w:rsidR="00300C47">
              <w:rPr>
                <w:noProof/>
                <w:webHidden/>
              </w:rPr>
              <w:fldChar w:fldCharType="separate"/>
            </w:r>
            <w:r w:rsidR="00EC3BAB">
              <w:rPr>
                <w:noProof/>
                <w:webHidden/>
              </w:rPr>
              <w:t>2</w:t>
            </w:r>
            <w:r w:rsidR="00300C47">
              <w:rPr>
                <w:noProof/>
                <w:webHidden/>
              </w:rPr>
              <w:fldChar w:fldCharType="end"/>
            </w:r>
          </w:hyperlink>
        </w:p>
        <w:p w14:paraId="1B46D743" w14:textId="78C42FBF"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58" w:history="1">
            <w:r w:rsidR="00300C47" w:rsidRPr="00365BB8">
              <w:rPr>
                <w:rStyle w:val="Hyperlink"/>
                <w:noProof/>
              </w:rPr>
              <w:t>1)</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EXECUTIVE SUMMARY</w:t>
            </w:r>
            <w:r w:rsidR="00300C47">
              <w:rPr>
                <w:noProof/>
                <w:webHidden/>
              </w:rPr>
              <w:tab/>
            </w:r>
            <w:r w:rsidR="00300C47">
              <w:rPr>
                <w:noProof/>
                <w:webHidden/>
              </w:rPr>
              <w:fldChar w:fldCharType="begin"/>
            </w:r>
            <w:r w:rsidR="00300C47">
              <w:rPr>
                <w:noProof/>
                <w:webHidden/>
              </w:rPr>
              <w:instrText xml:space="preserve"> PAGEREF _Toc106728058 \h </w:instrText>
            </w:r>
            <w:r w:rsidR="00300C47">
              <w:rPr>
                <w:noProof/>
                <w:webHidden/>
              </w:rPr>
            </w:r>
            <w:r w:rsidR="00300C47">
              <w:rPr>
                <w:noProof/>
                <w:webHidden/>
              </w:rPr>
              <w:fldChar w:fldCharType="separate"/>
            </w:r>
            <w:r w:rsidR="00EC3BAB">
              <w:rPr>
                <w:noProof/>
                <w:webHidden/>
              </w:rPr>
              <w:t>6</w:t>
            </w:r>
            <w:r w:rsidR="00300C47">
              <w:rPr>
                <w:noProof/>
                <w:webHidden/>
              </w:rPr>
              <w:fldChar w:fldCharType="end"/>
            </w:r>
          </w:hyperlink>
        </w:p>
        <w:p w14:paraId="07BCD406" w14:textId="5F33ACA3"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59" w:history="1">
            <w:r w:rsidR="00300C47" w:rsidRPr="00365BB8">
              <w:rPr>
                <w:rStyle w:val="Hyperlink"/>
                <w:noProof/>
              </w:rPr>
              <w:t>2)</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INTRODUCTION</w:t>
            </w:r>
            <w:r w:rsidR="00300C47">
              <w:rPr>
                <w:noProof/>
                <w:webHidden/>
              </w:rPr>
              <w:tab/>
            </w:r>
            <w:r w:rsidR="00300C47">
              <w:rPr>
                <w:noProof/>
                <w:webHidden/>
              </w:rPr>
              <w:fldChar w:fldCharType="begin"/>
            </w:r>
            <w:r w:rsidR="00300C47">
              <w:rPr>
                <w:noProof/>
                <w:webHidden/>
              </w:rPr>
              <w:instrText xml:space="preserve"> PAGEREF _Toc106728059 \h </w:instrText>
            </w:r>
            <w:r w:rsidR="00300C47">
              <w:rPr>
                <w:noProof/>
                <w:webHidden/>
              </w:rPr>
            </w:r>
            <w:r w:rsidR="00300C47">
              <w:rPr>
                <w:noProof/>
                <w:webHidden/>
              </w:rPr>
              <w:fldChar w:fldCharType="separate"/>
            </w:r>
            <w:r w:rsidR="00EC3BAB">
              <w:rPr>
                <w:noProof/>
                <w:webHidden/>
              </w:rPr>
              <w:t>6</w:t>
            </w:r>
            <w:r w:rsidR="00300C47">
              <w:rPr>
                <w:noProof/>
                <w:webHidden/>
              </w:rPr>
              <w:fldChar w:fldCharType="end"/>
            </w:r>
          </w:hyperlink>
        </w:p>
        <w:p w14:paraId="721EA3DF" w14:textId="3C83414C"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0" w:history="1">
            <w:r w:rsidR="00300C47" w:rsidRPr="00365BB8">
              <w:rPr>
                <w:rStyle w:val="Hyperlink"/>
                <w:noProof/>
              </w:rPr>
              <w:t>2.1</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Rational and background of this study</w:t>
            </w:r>
            <w:r w:rsidR="00300C47">
              <w:rPr>
                <w:noProof/>
                <w:webHidden/>
              </w:rPr>
              <w:tab/>
            </w:r>
            <w:r w:rsidR="00300C47">
              <w:rPr>
                <w:noProof/>
                <w:webHidden/>
              </w:rPr>
              <w:fldChar w:fldCharType="begin"/>
            </w:r>
            <w:r w:rsidR="00300C47">
              <w:rPr>
                <w:noProof/>
                <w:webHidden/>
              </w:rPr>
              <w:instrText xml:space="preserve"> PAGEREF _Toc106728060 \h </w:instrText>
            </w:r>
            <w:r w:rsidR="00300C47">
              <w:rPr>
                <w:noProof/>
                <w:webHidden/>
              </w:rPr>
            </w:r>
            <w:r w:rsidR="00300C47">
              <w:rPr>
                <w:noProof/>
                <w:webHidden/>
              </w:rPr>
              <w:fldChar w:fldCharType="separate"/>
            </w:r>
            <w:r w:rsidR="00EC3BAB">
              <w:rPr>
                <w:noProof/>
                <w:webHidden/>
              </w:rPr>
              <w:t>6</w:t>
            </w:r>
            <w:r w:rsidR="00300C47">
              <w:rPr>
                <w:noProof/>
                <w:webHidden/>
              </w:rPr>
              <w:fldChar w:fldCharType="end"/>
            </w:r>
          </w:hyperlink>
        </w:p>
        <w:p w14:paraId="1C819CF9" w14:textId="752A9DC4"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1" w:history="1">
            <w:r w:rsidR="00300C47" w:rsidRPr="00365BB8">
              <w:rPr>
                <w:rStyle w:val="Hyperlink"/>
                <w:noProof/>
              </w:rPr>
              <w:t xml:space="preserve">2.2 </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Study design and applied methods</w:t>
            </w:r>
            <w:r w:rsidR="00300C47">
              <w:rPr>
                <w:noProof/>
                <w:webHidden/>
              </w:rPr>
              <w:tab/>
            </w:r>
            <w:r w:rsidR="00300C47">
              <w:rPr>
                <w:noProof/>
                <w:webHidden/>
              </w:rPr>
              <w:fldChar w:fldCharType="begin"/>
            </w:r>
            <w:r w:rsidR="00300C47">
              <w:rPr>
                <w:noProof/>
                <w:webHidden/>
              </w:rPr>
              <w:instrText xml:space="preserve"> PAGEREF _Toc106728061 \h </w:instrText>
            </w:r>
            <w:r w:rsidR="00300C47">
              <w:rPr>
                <w:noProof/>
                <w:webHidden/>
              </w:rPr>
            </w:r>
            <w:r w:rsidR="00300C47">
              <w:rPr>
                <w:noProof/>
                <w:webHidden/>
              </w:rPr>
              <w:fldChar w:fldCharType="separate"/>
            </w:r>
            <w:r w:rsidR="00EC3BAB">
              <w:rPr>
                <w:noProof/>
                <w:webHidden/>
              </w:rPr>
              <w:t>6</w:t>
            </w:r>
            <w:r w:rsidR="00300C47">
              <w:rPr>
                <w:noProof/>
                <w:webHidden/>
              </w:rPr>
              <w:fldChar w:fldCharType="end"/>
            </w:r>
          </w:hyperlink>
        </w:p>
        <w:p w14:paraId="336FB2C8" w14:textId="58A06AA2"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2" w:history="1">
            <w:r w:rsidR="00300C47" w:rsidRPr="00365BB8">
              <w:rPr>
                <w:rStyle w:val="Hyperlink"/>
                <w:noProof/>
              </w:rPr>
              <w:t>3)</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SOCIAL INNOVATION AS A RESEARCH CATEGORY</w:t>
            </w:r>
            <w:r w:rsidR="00300C47">
              <w:rPr>
                <w:noProof/>
                <w:webHidden/>
              </w:rPr>
              <w:tab/>
            </w:r>
            <w:r w:rsidR="00300C47">
              <w:rPr>
                <w:noProof/>
                <w:webHidden/>
              </w:rPr>
              <w:fldChar w:fldCharType="begin"/>
            </w:r>
            <w:r w:rsidR="00300C47">
              <w:rPr>
                <w:noProof/>
                <w:webHidden/>
              </w:rPr>
              <w:instrText xml:space="preserve"> PAGEREF _Toc106728062 \h </w:instrText>
            </w:r>
            <w:r w:rsidR="00300C47">
              <w:rPr>
                <w:noProof/>
                <w:webHidden/>
              </w:rPr>
            </w:r>
            <w:r w:rsidR="00300C47">
              <w:rPr>
                <w:noProof/>
                <w:webHidden/>
              </w:rPr>
              <w:fldChar w:fldCharType="separate"/>
            </w:r>
            <w:r w:rsidR="00EC3BAB">
              <w:rPr>
                <w:noProof/>
                <w:webHidden/>
              </w:rPr>
              <w:t>7</w:t>
            </w:r>
            <w:r w:rsidR="00300C47">
              <w:rPr>
                <w:noProof/>
                <w:webHidden/>
              </w:rPr>
              <w:fldChar w:fldCharType="end"/>
            </w:r>
          </w:hyperlink>
        </w:p>
        <w:p w14:paraId="5F2A7095" w14:textId="1379BEE9"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3" w:history="1">
            <w:r w:rsidR="00300C47" w:rsidRPr="00365BB8">
              <w:rPr>
                <w:rStyle w:val="Hyperlink"/>
                <w:noProof/>
              </w:rPr>
              <w:t>3.1</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Meaning of Social Innovation</w:t>
            </w:r>
            <w:r w:rsidR="00300C47">
              <w:rPr>
                <w:noProof/>
                <w:webHidden/>
              </w:rPr>
              <w:tab/>
            </w:r>
            <w:r w:rsidR="00300C47">
              <w:rPr>
                <w:noProof/>
                <w:webHidden/>
              </w:rPr>
              <w:fldChar w:fldCharType="begin"/>
            </w:r>
            <w:r w:rsidR="00300C47">
              <w:rPr>
                <w:noProof/>
                <w:webHidden/>
              </w:rPr>
              <w:instrText xml:space="preserve"> PAGEREF _Toc106728063 \h </w:instrText>
            </w:r>
            <w:r w:rsidR="00300C47">
              <w:rPr>
                <w:noProof/>
                <w:webHidden/>
              </w:rPr>
            </w:r>
            <w:r w:rsidR="00300C47">
              <w:rPr>
                <w:noProof/>
                <w:webHidden/>
              </w:rPr>
              <w:fldChar w:fldCharType="separate"/>
            </w:r>
            <w:r w:rsidR="00EC3BAB">
              <w:rPr>
                <w:noProof/>
                <w:webHidden/>
              </w:rPr>
              <w:t>7</w:t>
            </w:r>
            <w:r w:rsidR="00300C47">
              <w:rPr>
                <w:noProof/>
                <w:webHidden/>
              </w:rPr>
              <w:fldChar w:fldCharType="end"/>
            </w:r>
          </w:hyperlink>
        </w:p>
        <w:p w14:paraId="7A2DDA5E" w14:textId="79215CC7"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4" w:history="1">
            <w:r w:rsidR="00300C47" w:rsidRPr="00365BB8">
              <w:rPr>
                <w:rStyle w:val="Hyperlink"/>
                <w:noProof/>
              </w:rPr>
              <w:t>3.2</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Attributes of Social Innovation</w:t>
            </w:r>
            <w:r w:rsidR="00300C47">
              <w:rPr>
                <w:noProof/>
                <w:webHidden/>
              </w:rPr>
              <w:tab/>
            </w:r>
            <w:r w:rsidR="00300C47">
              <w:rPr>
                <w:noProof/>
                <w:webHidden/>
              </w:rPr>
              <w:fldChar w:fldCharType="begin"/>
            </w:r>
            <w:r w:rsidR="00300C47">
              <w:rPr>
                <w:noProof/>
                <w:webHidden/>
              </w:rPr>
              <w:instrText xml:space="preserve"> PAGEREF _Toc106728064 \h </w:instrText>
            </w:r>
            <w:r w:rsidR="00300C47">
              <w:rPr>
                <w:noProof/>
                <w:webHidden/>
              </w:rPr>
            </w:r>
            <w:r w:rsidR="00300C47">
              <w:rPr>
                <w:noProof/>
                <w:webHidden/>
              </w:rPr>
              <w:fldChar w:fldCharType="separate"/>
            </w:r>
            <w:r w:rsidR="00EC3BAB">
              <w:rPr>
                <w:noProof/>
                <w:webHidden/>
              </w:rPr>
              <w:t>7</w:t>
            </w:r>
            <w:r w:rsidR="00300C47">
              <w:rPr>
                <w:noProof/>
                <w:webHidden/>
              </w:rPr>
              <w:fldChar w:fldCharType="end"/>
            </w:r>
          </w:hyperlink>
        </w:p>
        <w:p w14:paraId="4C1F4AF9" w14:textId="33E36C4D"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5" w:history="1">
            <w:r w:rsidR="00300C47" w:rsidRPr="00365BB8">
              <w:rPr>
                <w:rStyle w:val="Hyperlink"/>
                <w:noProof/>
              </w:rPr>
              <w:t>4)</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SOCIAL INNOVATION IN SNSF FUNDED PROJECTS</w:t>
            </w:r>
            <w:r w:rsidR="00300C47">
              <w:rPr>
                <w:noProof/>
                <w:webHidden/>
              </w:rPr>
              <w:tab/>
            </w:r>
            <w:r w:rsidR="00300C47">
              <w:rPr>
                <w:noProof/>
                <w:webHidden/>
              </w:rPr>
              <w:fldChar w:fldCharType="begin"/>
            </w:r>
            <w:r w:rsidR="00300C47">
              <w:rPr>
                <w:noProof/>
                <w:webHidden/>
              </w:rPr>
              <w:instrText xml:space="preserve"> PAGEREF _Toc106728065 \h </w:instrText>
            </w:r>
            <w:r w:rsidR="00300C47">
              <w:rPr>
                <w:noProof/>
                <w:webHidden/>
              </w:rPr>
            </w:r>
            <w:r w:rsidR="00300C47">
              <w:rPr>
                <w:noProof/>
                <w:webHidden/>
              </w:rPr>
              <w:fldChar w:fldCharType="separate"/>
            </w:r>
            <w:r w:rsidR="00EC3BAB">
              <w:rPr>
                <w:noProof/>
                <w:webHidden/>
              </w:rPr>
              <w:t>8</w:t>
            </w:r>
            <w:r w:rsidR="00300C47">
              <w:rPr>
                <w:noProof/>
                <w:webHidden/>
              </w:rPr>
              <w:fldChar w:fldCharType="end"/>
            </w:r>
          </w:hyperlink>
        </w:p>
        <w:p w14:paraId="678C11FD" w14:textId="470C0281"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6" w:history="1">
            <w:r w:rsidR="00300C47" w:rsidRPr="00365BB8">
              <w:rPr>
                <w:rStyle w:val="Hyperlink"/>
                <w:noProof/>
              </w:rPr>
              <w:t>4.1</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Familiarity and self-assessment – a first approximation</w:t>
            </w:r>
            <w:r w:rsidR="00300C47">
              <w:rPr>
                <w:noProof/>
                <w:webHidden/>
              </w:rPr>
              <w:tab/>
            </w:r>
            <w:r w:rsidR="00300C47">
              <w:rPr>
                <w:noProof/>
                <w:webHidden/>
              </w:rPr>
              <w:fldChar w:fldCharType="begin"/>
            </w:r>
            <w:r w:rsidR="00300C47">
              <w:rPr>
                <w:noProof/>
                <w:webHidden/>
              </w:rPr>
              <w:instrText xml:space="preserve"> PAGEREF _Toc106728066 \h </w:instrText>
            </w:r>
            <w:r w:rsidR="00300C47">
              <w:rPr>
                <w:noProof/>
                <w:webHidden/>
              </w:rPr>
            </w:r>
            <w:r w:rsidR="00300C47">
              <w:rPr>
                <w:noProof/>
                <w:webHidden/>
              </w:rPr>
              <w:fldChar w:fldCharType="separate"/>
            </w:r>
            <w:r w:rsidR="00EC3BAB">
              <w:rPr>
                <w:noProof/>
                <w:webHidden/>
              </w:rPr>
              <w:t>8</w:t>
            </w:r>
            <w:r w:rsidR="00300C47">
              <w:rPr>
                <w:noProof/>
                <w:webHidden/>
              </w:rPr>
              <w:fldChar w:fldCharType="end"/>
            </w:r>
          </w:hyperlink>
        </w:p>
        <w:p w14:paraId="039B0775" w14:textId="6331D4ED"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7" w:history="1">
            <w:r w:rsidR="00300C47" w:rsidRPr="00365BB8">
              <w:rPr>
                <w:rStyle w:val="Hyperlink"/>
                <w:noProof/>
              </w:rPr>
              <w:t>4.2</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Extent of transdisciplinarity in SNSF funded projects</w:t>
            </w:r>
            <w:r w:rsidR="00300C47">
              <w:rPr>
                <w:noProof/>
                <w:webHidden/>
              </w:rPr>
              <w:tab/>
            </w:r>
            <w:r w:rsidR="00300C47">
              <w:rPr>
                <w:noProof/>
                <w:webHidden/>
              </w:rPr>
              <w:fldChar w:fldCharType="begin"/>
            </w:r>
            <w:r w:rsidR="00300C47">
              <w:rPr>
                <w:noProof/>
                <w:webHidden/>
              </w:rPr>
              <w:instrText xml:space="preserve"> PAGEREF _Toc106728067 \h </w:instrText>
            </w:r>
            <w:r w:rsidR="00300C47">
              <w:rPr>
                <w:noProof/>
                <w:webHidden/>
              </w:rPr>
            </w:r>
            <w:r w:rsidR="00300C47">
              <w:rPr>
                <w:noProof/>
                <w:webHidden/>
              </w:rPr>
              <w:fldChar w:fldCharType="separate"/>
            </w:r>
            <w:r w:rsidR="00EC3BAB">
              <w:rPr>
                <w:noProof/>
                <w:webHidden/>
              </w:rPr>
              <w:t>13</w:t>
            </w:r>
            <w:r w:rsidR="00300C47">
              <w:rPr>
                <w:noProof/>
                <w:webHidden/>
              </w:rPr>
              <w:fldChar w:fldCharType="end"/>
            </w:r>
          </w:hyperlink>
        </w:p>
        <w:p w14:paraId="6D79C03C" w14:textId="06B7665D"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68" w:history="1">
            <w:r w:rsidR="00300C47" w:rsidRPr="00365BB8">
              <w:rPr>
                <w:rStyle w:val="Hyperlink"/>
                <w:noProof/>
              </w:rPr>
              <w:t>Involvement of non-academic actors in different project phases</w:t>
            </w:r>
            <w:r w:rsidR="00300C47">
              <w:rPr>
                <w:noProof/>
                <w:webHidden/>
              </w:rPr>
              <w:tab/>
            </w:r>
            <w:r w:rsidR="00300C47">
              <w:rPr>
                <w:noProof/>
                <w:webHidden/>
              </w:rPr>
              <w:fldChar w:fldCharType="begin"/>
            </w:r>
            <w:r w:rsidR="00300C47">
              <w:rPr>
                <w:noProof/>
                <w:webHidden/>
              </w:rPr>
              <w:instrText xml:space="preserve"> PAGEREF _Toc106728068 \h </w:instrText>
            </w:r>
            <w:r w:rsidR="00300C47">
              <w:rPr>
                <w:noProof/>
                <w:webHidden/>
              </w:rPr>
            </w:r>
            <w:r w:rsidR="00300C47">
              <w:rPr>
                <w:noProof/>
                <w:webHidden/>
              </w:rPr>
              <w:fldChar w:fldCharType="separate"/>
            </w:r>
            <w:r w:rsidR="00EC3BAB">
              <w:rPr>
                <w:noProof/>
                <w:webHidden/>
              </w:rPr>
              <w:t>19</w:t>
            </w:r>
            <w:r w:rsidR="00300C47">
              <w:rPr>
                <w:noProof/>
                <w:webHidden/>
              </w:rPr>
              <w:fldChar w:fldCharType="end"/>
            </w:r>
          </w:hyperlink>
        </w:p>
        <w:p w14:paraId="72D0A87E" w14:textId="2FAA78D9"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9" w:history="1">
            <w:r w:rsidR="00300C47" w:rsidRPr="00365BB8">
              <w:rPr>
                <w:rStyle w:val="Hyperlink"/>
                <w:noProof/>
              </w:rPr>
              <w:t>4.3</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Productive interactions: challenges and attempted solutions</w:t>
            </w:r>
            <w:r w:rsidR="00300C47">
              <w:rPr>
                <w:noProof/>
                <w:webHidden/>
              </w:rPr>
              <w:tab/>
            </w:r>
            <w:r w:rsidR="00300C47">
              <w:rPr>
                <w:noProof/>
                <w:webHidden/>
              </w:rPr>
              <w:fldChar w:fldCharType="begin"/>
            </w:r>
            <w:r w:rsidR="00300C47">
              <w:rPr>
                <w:noProof/>
                <w:webHidden/>
              </w:rPr>
              <w:instrText xml:space="preserve"> PAGEREF _Toc106728069 \h </w:instrText>
            </w:r>
            <w:r w:rsidR="00300C47">
              <w:rPr>
                <w:noProof/>
                <w:webHidden/>
              </w:rPr>
            </w:r>
            <w:r w:rsidR="00300C47">
              <w:rPr>
                <w:noProof/>
                <w:webHidden/>
              </w:rPr>
              <w:fldChar w:fldCharType="separate"/>
            </w:r>
            <w:r w:rsidR="00EC3BAB">
              <w:rPr>
                <w:noProof/>
                <w:webHidden/>
              </w:rPr>
              <w:t>26</w:t>
            </w:r>
            <w:r w:rsidR="00300C47">
              <w:rPr>
                <w:noProof/>
                <w:webHidden/>
              </w:rPr>
              <w:fldChar w:fldCharType="end"/>
            </w:r>
          </w:hyperlink>
        </w:p>
        <w:p w14:paraId="49DCDCCA" w14:textId="037F3342"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0" w:history="1">
            <w:r w:rsidR="00300C47" w:rsidRPr="00365BB8">
              <w:rPr>
                <w:rStyle w:val="Hyperlink"/>
                <w:noProof/>
              </w:rPr>
              <w:t>Challenges of transdisciplinarity</w:t>
            </w:r>
            <w:r w:rsidR="00300C47">
              <w:rPr>
                <w:noProof/>
                <w:webHidden/>
              </w:rPr>
              <w:tab/>
            </w:r>
            <w:r w:rsidR="00300C47">
              <w:rPr>
                <w:noProof/>
                <w:webHidden/>
              </w:rPr>
              <w:fldChar w:fldCharType="begin"/>
            </w:r>
            <w:r w:rsidR="00300C47">
              <w:rPr>
                <w:noProof/>
                <w:webHidden/>
              </w:rPr>
              <w:instrText xml:space="preserve"> PAGEREF _Toc106728070 \h </w:instrText>
            </w:r>
            <w:r w:rsidR="00300C47">
              <w:rPr>
                <w:noProof/>
                <w:webHidden/>
              </w:rPr>
            </w:r>
            <w:r w:rsidR="00300C47">
              <w:rPr>
                <w:noProof/>
                <w:webHidden/>
              </w:rPr>
              <w:fldChar w:fldCharType="separate"/>
            </w:r>
            <w:r w:rsidR="00EC3BAB">
              <w:rPr>
                <w:noProof/>
                <w:webHidden/>
              </w:rPr>
              <w:t>26</w:t>
            </w:r>
            <w:r w:rsidR="00300C47">
              <w:rPr>
                <w:noProof/>
                <w:webHidden/>
              </w:rPr>
              <w:fldChar w:fldCharType="end"/>
            </w:r>
          </w:hyperlink>
        </w:p>
        <w:p w14:paraId="390F0454" w14:textId="022BEF57"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1" w:history="1">
            <w:r w:rsidR="00300C47" w:rsidRPr="00365BB8">
              <w:rPr>
                <w:rStyle w:val="Hyperlink"/>
                <w:noProof/>
              </w:rPr>
              <w:t>Skills for transdisciplinary research</w:t>
            </w:r>
            <w:r w:rsidR="00300C47">
              <w:rPr>
                <w:noProof/>
                <w:webHidden/>
              </w:rPr>
              <w:tab/>
            </w:r>
            <w:r w:rsidR="00300C47">
              <w:rPr>
                <w:noProof/>
                <w:webHidden/>
              </w:rPr>
              <w:fldChar w:fldCharType="begin"/>
            </w:r>
            <w:r w:rsidR="00300C47">
              <w:rPr>
                <w:noProof/>
                <w:webHidden/>
              </w:rPr>
              <w:instrText xml:space="preserve"> PAGEREF _Toc106728071 \h </w:instrText>
            </w:r>
            <w:r w:rsidR="00300C47">
              <w:rPr>
                <w:noProof/>
                <w:webHidden/>
              </w:rPr>
            </w:r>
            <w:r w:rsidR="00300C47">
              <w:rPr>
                <w:noProof/>
                <w:webHidden/>
              </w:rPr>
              <w:fldChar w:fldCharType="separate"/>
            </w:r>
            <w:r w:rsidR="00EC3BAB">
              <w:rPr>
                <w:noProof/>
                <w:webHidden/>
              </w:rPr>
              <w:t>31</w:t>
            </w:r>
            <w:r w:rsidR="00300C47">
              <w:rPr>
                <w:noProof/>
                <w:webHidden/>
              </w:rPr>
              <w:fldChar w:fldCharType="end"/>
            </w:r>
          </w:hyperlink>
        </w:p>
        <w:p w14:paraId="1025E748" w14:textId="3C0FD44B"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72" w:history="1">
            <w:r w:rsidR="00300C47" w:rsidRPr="00365BB8">
              <w:rPr>
                <w:rStyle w:val="Hyperlink"/>
                <w:noProof/>
              </w:rPr>
              <w:t>5)</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TOWARDS NEW SOCIAL PRACTICES? MOTIVATION, INTENTION AND TARGETED OUTCOMES</w:t>
            </w:r>
            <w:r w:rsidR="00300C47">
              <w:rPr>
                <w:noProof/>
                <w:webHidden/>
              </w:rPr>
              <w:tab/>
            </w:r>
            <w:r w:rsidR="00300C47">
              <w:rPr>
                <w:noProof/>
                <w:webHidden/>
              </w:rPr>
              <w:fldChar w:fldCharType="begin"/>
            </w:r>
            <w:r w:rsidR="00300C47">
              <w:rPr>
                <w:noProof/>
                <w:webHidden/>
              </w:rPr>
              <w:instrText xml:space="preserve"> PAGEREF _Toc106728072 \h </w:instrText>
            </w:r>
            <w:r w:rsidR="00300C47">
              <w:rPr>
                <w:noProof/>
                <w:webHidden/>
              </w:rPr>
            </w:r>
            <w:r w:rsidR="00300C47">
              <w:rPr>
                <w:noProof/>
                <w:webHidden/>
              </w:rPr>
              <w:fldChar w:fldCharType="separate"/>
            </w:r>
            <w:r w:rsidR="00EC3BAB">
              <w:rPr>
                <w:noProof/>
                <w:webHidden/>
              </w:rPr>
              <w:t>33</w:t>
            </w:r>
            <w:r w:rsidR="00300C47">
              <w:rPr>
                <w:noProof/>
                <w:webHidden/>
              </w:rPr>
              <w:fldChar w:fldCharType="end"/>
            </w:r>
          </w:hyperlink>
        </w:p>
        <w:p w14:paraId="192663B0" w14:textId="0900FA1E"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73" w:history="1">
            <w:r w:rsidR="00300C47" w:rsidRPr="00365BB8">
              <w:rPr>
                <w:rStyle w:val="Hyperlink"/>
                <w:noProof/>
              </w:rPr>
              <w:t>5.1</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Motivation and intention</w:t>
            </w:r>
            <w:r w:rsidR="00300C47">
              <w:rPr>
                <w:noProof/>
                <w:webHidden/>
              </w:rPr>
              <w:tab/>
            </w:r>
            <w:r w:rsidR="00300C47">
              <w:rPr>
                <w:noProof/>
                <w:webHidden/>
              </w:rPr>
              <w:fldChar w:fldCharType="begin"/>
            </w:r>
            <w:r w:rsidR="00300C47">
              <w:rPr>
                <w:noProof/>
                <w:webHidden/>
              </w:rPr>
              <w:instrText xml:space="preserve"> PAGEREF _Toc106728073 \h </w:instrText>
            </w:r>
            <w:r w:rsidR="00300C47">
              <w:rPr>
                <w:noProof/>
                <w:webHidden/>
              </w:rPr>
            </w:r>
            <w:r w:rsidR="00300C47">
              <w:rPr>
                <w:noProof/>
                <w:webHidden/>
              </w:rPr>
              <w:fldChar w:fldCharType="separate"/>
            </w:r>
            <w:r w:rsidR="00EC3BAB">
              <w:rPr>
                <w:noProof/>
                <w:webHidden/>
              </w:rPr>
              <w:t>33</w:t>
            </w:r>
            <w:r w:rsidR="00300C47">
              <w:rPr>
                <w:noProof/>
                <w:webHidden/>
              </w:rPr>
              <w:fldChar w:fldCharType="end"/>
            </w:r>
          </w:hyperlink>
        </w:p>
        <w:p w14:paraId="70CB290E" w14:textId="4F085DF1"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4" w:history="1">
            <w:r w:rsidR="00300C47" w:rsidRPr="00365BB8">
              <w:rPr>
                <w:rStyle w:val="Hyperlink"/>
                <w:noProof/>
              </w:rPr>
              <w:t>Intention to benefit social groups and tackle social purpose</w:t>
            </w:r>
            <w:r w:rsidR="00300C47">
              <w:rPr>
                <w:noProof/>
                <w:webHidden/>
              </w:rPr>
              <w:tab/>
            </w:r>
            <w:r w:rsidR="00300C47">
              <w:rPr>
                <w:noProof/>
                <w:webHidden/>
              </w:rPr>
              <w:fldChar w:fldCharType="begin"/>
            </w:r>
            <w:r w:rsidR="00300C47">
              <w:rPr>
                <w:noProof/>
                <w:webHidden/>
              </w:rPr>
              <w:instrText xml:space="preserve"> PAGEREF _Toc106728074 \h </w:instrText>
            </w:r>
            <w:r w:rsidR="00300C47">
              <w:rPr>
                <w:noProof/>
                <w:webHidden/>
              </w:rPr>
            </w:r>
            <w:r w:rsidR="00300C47">
              <w:rPr>
                <w:noProof/>
                <w:webHidden/>
              </w:rPr>
              <w:fldChar w:fldCharType="separate"/>
            </w:r>
            <w:r w:rsidR="00EC3BAB">
              <w:rPr>
                <w:noProof/>
                <w:webHidden/>
              </w:rPr>
              <w:t>37</w:t>
            </w:r>
            <w:r w:rsidR="00300C47">
              <w:rPr>
                <w:noProof/>
                <w:webHidden/>
              </w:rPr>
              <w:fldChar w:fldCharType="end"/>
            </w:r>
          </w:hyperlink>
        </w:p>
        <w:p w14:paraId="3CF30149" w14:textId="5ED2021A"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5" w:history="1">
            <w:r w:rsidR="00300C47" w:rsidRPr="00365BB8">
              <w:rPr>
                <w:rStyle w:val="Hyperlink"/>
                <w:noProof/>
              </w:rPr>
              <w:t>Intended change amongst whom?</w:t>
            </w:r>
            <w:r w:rsidR="00300C47">
              <w:rPr>
                <w:noProof/>
                <w:webHidden/>
              </w:rPr>
              <w:tab/>
            </w:r>
            <w:r w:rsidR="00300C47">
              <w:rPr>
                <w:noProof/>
                <w:webHidden/>
              </w:rPr>
              <w:fldChar w:fldCharType="begin"/>
            </w:r>
            <w:r w:rsidR="00300C47">
              <w:rPr>
                <w:noProof/>
                <w:webHidden/>
              </w:rPr>
              <w:instrText xml:space="preserve"> PAGEREF _Toc106728075 \h </w:instrText>
            </w:r>
            <w:r w:rsidR="00300C47">
              <w:rPr>
                <w:noProof/>
                <w:webHidden/>
              </w:rPr>
            </w:r>
            <w:r w:rsidR="00300C47">
              <w:rPr>
                <w:noProof/>
                <w:webHidden/>
              </w:rPr>
              <w:fldChar w:fldCharType="separate"/>
            </w:r>
            <w:r w:rsidR="00EC3BAB">
              <w:rPr>
                <w:noProof/>
                <w:webHidden/>
              </w:rPr>
              <w:t>42</w:t>
            </w:r>
            <w:r w:rsidR="00300C47">
              <w:rPr>
                <w:noProof/>
                <w:webHidden/>
              </w:rPr>
              <w:fldChar w:fldCharType="end"/>
            </w:r>
          </w:hyperlink>
        </w:p>
        <w:p w14:paraId="51852975" w14:textId="697FF035"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6" w:history="1">
            <w:r w:rsidR="00300C47" w:rsidRPr="00365BB8">
              <w:rPr>
                <w:rStyle w:val="Hyperlink"/>
                <w:noProof/>
              </w:rPr>
              <w:t>Intended change of what?</w:t>
            </w:r>
            <w:r w:rsidR="00300C47">
              <w:rPr>
                <w:noProof/>
                <w:webHidden/>
              </w:rPr>
              <w:tab/>
            </w:r>
            <w:r w:rsidR="00300C47">
              <w:rPr>
                <w:noProof/>
                <w:webHidden/>
              </w:rPr>
              <w:fldChar w:fldCharType="begin"/>
            </w:r>
            <w:r w:rsidR="00300C47">
              <w:rPr>
                <w:noProof/>
                <w:webHidden/>
              </w:rPr>
              <w:instrText xml:space="preserve"> PAGEREF _Toc106728076 \h </w:instrText>
            </w:r>
            <w:r w:rsidR="00300C47">
              <w:rPr>
                <w:noProof/>
                <w:webHidden/>
              </w:rPr>
            </w:r>
            <w:r w:rsidR="00300C47">
              <w:rPr>
                <w:noProof/>
                <w:webHidden/>
              </w:rPr>
              <w:fldChar w:fldCharType="separate"/>
            </w:r>
            <w:r w:rsidR="00EC3BAB">
              <w:rPr>
                <w:noProof/>
                <w:webHidden/>
              </w:rPr>
              <w:t>44</w:t>
            </w:r>
            <w:r w:rsidR="00300C47">
              <w:rPr>
                <w:noProof/>
                <w:webHidden/>
              </w:rPr>
              <w:fldChar w:fldCharType="end"/>
            </w:r>
          </w:hyperlink>
        </w:p>
        <w:p w14:paraId="7C944278" w14:textId="62778CF9"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77" w:history="1">
            <w:r w:rsidR="00300C47" w:rsidRPr="00365BB8">
              <w:rPr>
                <w:rStyle w:val="Hyperlink"/>
                <w:noProof/>
              </w:rPr>
              <w:t>5.2</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Targeted outcomes and solutions</w:t>
            </w:r>
            <w:r w:rsidR="00300C47">
              <w:rPr>
                <w:noProof/>
                <w:webHidden/>
              </w:rPr>
              <w:tab/>
            </w:r>
            <w:r w:rsidR="00300C47">
              <w:rPr>
                <w:noProof/>
                <w:webHidden/>
              </w:rPr>
              <w:fldChar w:fldCharType="begin"/>
            </w:r>
            <w:r w:rsidR="00300C47">
              <w:rPr>
                <w:noProof/>
                <w:webHidden/>
              </w:rPr>
              <w:instrText xml:space="preserve"> PAGEREF _Toc106728077 \h </w:instrText>
            </w:r>
            <w:r w:rsidR="00300C47">
              <w:rPr>
                <w:noProof/>
                <w:webHidden/>
              </w:rPr>
            </w:r>
            <w:r w:rsidR="00300C47">
              <w:rPr>
                <w:noProof/>
                <w:webHidden/>
              </w:rPr>
              <w:fldChar w:fldCharType="separate"/>
            </w:r>
            <w:r w:rsidR="00EC3BAB">
              <w:rPr>
                <w:noProof/>
                <w:webHidden/>
              </w:rPr>
              <w:t>48</w:t>
            </w:r>
            <w:r w:rsidR="00300C47">
              <w:rPr>
                <w:noProof/>
                <w:webHidden/>
              </w:rPr>
              <w:fldChar w:fldCharType="end"/>
            </w:r>
          </w:hyperlink>
        </w:p>
        <w:p w14:paraId="5EC6F50C" w14:textId="78AEB646"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8" w:history="1">
            <w:r w:rsidR="00300C47" w:rsidRPr="00365BB8">
              <w:rPr>
                <w:rStyle w:val="Hyperlink"/>
                <w:noProof/>
              </w:rPr>
              <w:t>Further outcomes of SNSF funded research projects</w:t>
            </w:r>
            <w:r w:rsidR="00300C47">
              <w:rPr>
                <w:noProof/>
                <w:webHidden/>
              </w:rPr>
              <w:tab/>
            </w:r>
            <w:r w:rsidR="00300C47">
              <w:rPr>
                <w:noProof/>
                <w:webHidden/>
              </w:rPr>
              <w:fldChar w:fldCharType="begin"/>
            </w:r>
            <w:r w:rsidR="00300C47">
              <w:rPr>
                <w:noProof/>
                <w:webHidden/>
              </w:rPr>
              <w:instrText xml:space="preserve"> PAGEREF _Toc106728078 \h </w:instrText>
            </w:r>
            <w:r w:rsidR="00300C47">
              <w:rPr>
                <w:noProof/>
                <w:webHidden/>
              </w:rPr>
            </w:r>
            <w:r w:rsidR="00300C47">
              <w:rPr>
                <w:noProof/>
                <w:webHidden/>
              </w:rPr>
              <w:fldChar w:fldCharType="separate"/>
            </w:r>
            <w:r w:rsidR="00EC3BAB">
              <w:rPr>
                <w:noProof/>
                <w:webHidden/>
              </w:rPr>
              <w:t>58</w:t>
            </w:r>
            <w:r w:rsidR="00300C47">
              <w:rPr>
                <w:noProof/>
                <w:webHidden/>
              </w:rPr>
              <w:fldChar w:fldCharType="end"/>
            </w:r>
          </w:hyperlink>
        </w:p>
        <w:p w14:paraId="11B3A627" w14:textId="7481C1B8"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9" w:history="1">
            <w:r w:rsidR="00300C47" w:rsidRPr="00365BB8">
              <w:rPr>
                <w:rStyle w:val="Hyperlink"/>
                <w:noProof/>
              </w:rPr>
              <w:t>Communication and Dissemination of results</w:t>
            </w:r>
            <w:r w:rsidR="00300C47">
              <w:rPr>
                <w:noProof/>
                <w:webHidden/>
              </w:rPr>
              <w:tab/>
            </w:r>
            <w:r w:rsidR="00300C47">
              <w:rPr>
                <w:noProof/>
                <w:webHidden/>
              </w:rPr>
              <w:fldChar w:fldCharType="begin"/>
            </w:r>
            <w:r w:rsidR="00300C47">
              <w:rPr>
                <w:noProof/>
                <w:webHidden/>
              </w:rPr>
              <w:instrText xml:space="preserve"> PAGEREF _Toc106728079 \h </w:instrText>
            </w:r>
            <w:r w:rsidR="00300C47">
              <w:rPr>
                <w:noProof/>
                <w:webHidden/>
              </w:rPr>
            </w:r>
            <w:r w:rsidR="00300C47">
              <w:rPr>
                <w:noProof/>
                <w:webHidden/>
              </w:rPr>
              <w:fldChar w:fldCharType="separate"/>
            </w:r>
            <w:r w:rsidR="00EC3BAB">
              <w:rPr>
                <w:noProof/>
                <w:webHidden/>
              </w:rPr>
              <w:t>60</w:t>
            </w:r>
            <w:r w:rsidR="00300C47">
              <w:rPr>
                <w:noProof/>
                <w:webHidden/>
              </w:rPr>
              <w:fldChar w:fldCharType="end"/>
            </w:r>
          </w:hyperlink>
        </w:p>
        <w:p w14:paraId="33F9E303" w14:textId="423AF6B2"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0" w:history="1">
            <w:r w:rsidR="00300C47" w:rsidRPr="00365BB8">
              <w:rPr>
                <w:rStyle w:val="Hyperlink"/>
                <w:noProof/>
              </w:rPr>
              <w:t>Exploitation and follow-up activities</w:t>
            </w:r>
            <w:r w:rsidR="00300C47">
              <w:rPr>
                <w:noProof/>
                <w:webHidden/>
              </w:rPr>
              <w:tab/>
            </w:r>
            <w:r w:rsidR="00300C47">
              <w:rPr>
                <w:noProof/>
                <w:webHidden/>
              </w:rPr>
              <w:fldChar w:fldCharType="begin"/>
            </w:r>
            <w:r w:rsidR="00300C47">
              <w:rPr>
                <w:noProof/>
                <w:webHidden/>
              </w:rPr>
              <w:instrText xml:space="preserve"> PAGEREF _Toc106728080 \h </w:instrText>
            </w:r>
            <w:r w:rsidR="00300C47">
              <w:rPr>
                <w:noProof/>
                <w:webHidden/>
              </w:rPr>
            </w:r>
            <w:r w:rsidR="00300C47">
              <w:rPr>
                <w:noProof/>
                <w:webHidden/>
              </w:rPr>
              <w:fldChar w:fldCharType="separate"/>
            </w:r>
            <w:r w:rsidR="00EC3BAB">
              <w:rPr>
                <w:noProof/>
                <w:webHidden/>
              </w:rPr>
              <w:t>63</w:t>
            </w:r>
            <w:r w:rsidR="00300C47">
              <w:rPr>
                <w:noProof/>
                <w:webHidden/>
              </w:rPr>
              <w:fldChar w:fldCharType="end"/>
            </w:r>
          </w:hyperlink>
        </w:p>
        <w:p w14:paraId="1486B073" w14:textId="695A0E3F"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81" w:history="1">
            <w:r w:rsidR="00300C47" w:rsidRPr="00365BB8">
              <w:rPr>
                <w:rStyle w:val="Hyperlink"/>
                <w:noProof/>
              </w:rPr>
              <w:t>6)</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LIMITATIONS AND BARRIERS ON THE ROAD TO IMPACT</w:t>
            </w:r>
            <w:r w:rsidR="00300C47">
              <w:rPr>
                <w:noProof/>
                <w:webHidden/>
              </w:rPr>
              <w:tab/>
            </w:r>
            <w:r w:rsidR="00300C47">
              <w:rPr>
                <w:noProof/>
                <w:webHidden/>
              </w:rPr>
              <w:fldChar w:fldCharType="begin"/>
            </w:r>
            <w:r w:rsidR="00300C47">
              <w:rPr>
                <w:noProof/>
                <w:webHidden/>
              </w:rPr>
              <w:instrText xml:space="preserve"> PAGEREF _Toc106728081 \h </w:instrText>
            </w:r>
            <w:r w:rsidR="00300C47">
              <w:rPr>
                <w:noProof/>
                <w:webHidden/>
              </w:rPr>
            </w:r>
            <w:r w:rsidR="00300C47">
              <w:rPr>
                <w:noProof/>
                <w:webHidden/>
              </w:rPr>
              <w:fldChar w:fldCharType="separate"/>
            </w:r>
            <w:r w:rsidR="00EC3BAB">
              <w:rPr>
                <w:noProof/>
                <w:webHidden/>
              </w:rPr>
              <w:t>66</w:t>
            </w:r>
            <w:r w:rsidR="00300C47">
              <w:rPr>
                <w:noProof/>
                <w:webHidden/>
              </w:rPr>
              <w:fldChar w:fldCharType="end"/>
            </w:r>
          </w:hyperlink>
        </w:p>
        <w:p w14:paraId="0E2BF4C3" w14:textId="6BCC1D40"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82" w:history="1">
            <w:r w:rsidR="00300C47" w:rsidRPr="00365BB8">
              <w:rPr>
                <w:rStyle w:val="Hyperlink"/>
                <w:noProof/>
              </w:rPr>
              <w:t>7)</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EXCURSUS: THE VIEW FROM PRACTICE PARTNERS</w:t>
            </w:r>
            <w:r w:rsidR="00300C47">
              <w:rPr>
                <w:noProof/>
                <w:webHidden/>
              </w:rPr>
              <w:tab/>
            </w:r>
            <w:r w:rsidR="00300C47">
              <w:rPr>
                <w:noProof/>
                <w:webHidden/>
              </w:rPr>
              <w:fldChar w:fldCharType="begin"/>
            </w:r>
            <w:r w:rsidR="00300C47">
              <w:rPr>
                <w:noProof/>
                <w:webHidden/>
              </w:rPr>
              <w:instrText xml:space="preserve"> PAGEREF _Toc106728082 \h </w:instrText>
            </w:r>
            <w:r w:rsidR="00300C47">
              <w:rPr>
                <w:noProof/>
                <w:webHidden/>
              </w:rPr>
            </w:r>
            <w:r w:rsidR="00300C47">
              <w:rPr>
                <w:noProof/>
                <w:webHidden/>
              </w:rPr>
              <w:fldChar w:fldCharType="separate"/>
            </w:r>
            <w:r w:rsidR="00EC3BAB">
              <w:rPr>
                <w:noProof/>
                <w:webHidden/>
              </w:rPr>
              <w:t>70</w:t>
            </w:r>
            <w:r w:rsidR="00300C47">
              <w:rPr>
                <w:noProof/>
                <w:webHidden/>
              </w:rPr>
              <w:fldChar w:fldCharType="end"/>
            </w:r>
          </w:hyperlink>
        </w:p>
        <w:p w14:paraId="47598D2B" w14:textId="434960D2"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3" w:history="1">
            <w:r w:rsidR="00300C47" w:rsidRPr="00365BB8">
              <w:rPr>
                <w:rStyle w:val="Hyperlink"/>
                <w:noProof/>
              </w:rPr>
              <w:t>Motivation and social purpose</w:t>
            </w:r>
            <w:r w:rsidR="00300C47">
              <w:rPr>
                <w:noProof/>
                <w:webHidden/>
              </w:rPr>
              <w:tab/>
            </w:r>
            <w:r w:rsidR="00300C47">
              <w:rPr>
                <w:noProof/>
                <w:webHidden/>
              </w:rPr>
              <w:fldChar w:fldCharType="begin"/>
            </w:r>
            <w:r w:rsidR="00300C47">
              <w:rPr>
                <w:noProof/>
                <w:webHidden/>
              </w:rPr>
              <w:instrText xml:space="preserve"> PAGEREF _Toc106728083 \h </w:instrText>
            </w:r>
            <w:r w:rsidR="00300C47">
              <w:rPr>
                <w:noProof/>
                <w:webHidden/>
              </w:rPr>
            </w:r>
            <w:r w:rsidR="00300C47">
              <w:rPr>
                <w:noProof/>
                <w:webHidden/>
              </w:rPr>
              <w:fldChar w:fldCharType="separate"/>
            </w:r>
            <w:r w:rsidR="00EC3BAB">
              <w:rPr>
                <w:noProof/>
                <w:webHidden/>
              </w:rPr>
              <w:t>70</w:t>
            </w:r>
            <w:r w:rsidR="00300C47">
              <w:rPr>
                <w:noProof/>
                <w:webHidden/>
              </w:rPr>
              <w:fldChar w:fldCharType="end"/>
            </w:r>
          </w:hyperlink>
        </w:p>
        <w:p w14:paraId="51898A87" w14:textId="2E52937B"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4" w:history="1">
            <w:r w:rsidR="00300C47" w:rsidRPr="00365BB8">
              <w:rPr>
                <w:rStyle w:val="Hyperlink"/>
                <w:noProof/>
              </w:rPr>
              <w:t>Impact and change for practice partners</w:t>
            </w:r>
            <w:r w:rsidR="00300C47">
              <w:rPr>
                <w:noProof/>
                <w:webHidden/>
              </w:rPr>
              <w:tab/>
            </w:r>
            <w:r w:rsidR="00300C47">
              <w:rPr>
                <w:noProof/>
                <w:webHidden/>
              </w:rPr>
              <w:fldChar w:fldCharType="begin"/>
            </w:r>
            <w:r w:rsidR="00300C47">
              <w:rPr>
                <w:noProof/>
                <w:webHidden/>
              </w:rPr>
              <w:instrText xml:space="preserve"> PAGEREF _Toc106728084 \h </w:instrText>
            </w:r>
            <w:r w:rsidR="00300C47">
              <w:rPr>
                <w:noProof/>
                <w:webHidden/>
              </w:rPr>
            </w:r>
            <w:r w:rsidR="00300C47">
              <w:rPr>
                <w:noProof/>
                <w:webHidden/>
              </w:rPr>
              <w:fldChar w:fldCharType="separate"/>
            </w:r>
            <w:r w:rsidR="00EC3BAB">
              <w:rPr>
                <w:noProof/>
                <w:webHidden/>
              </w:rPr>
              <w:t>71</w:t>
            </w:r>
            <w:r w:rsidR="00300C47">
              <w:rPr>
                <w:noProof/>
                <w:webHidden/>
              </w:rPr>
              <w:fldChar w:fldCharType="end"/>
            </w:r>
          </w:hyperlink>
        </w:p>
        <w:p w14:paraId="24944A11" w14:textId="1B87C4FE"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5" w:history="1">
            <w:r w:rsidR="00300C47" w:rsidRPr="00365BB8">
              <w:rPr>
                <w:rStyle w:val="Hyperlink"/>
                <w:noProof/>
              </w:rPr>
              <w:t>How can change and impact be facilitated?</w:t>
            </w:r>
            <w:r w:rsidR="00300C47">
              <w:rPr>
                <w:noProof/>
                <w:webHidden/>
              </w:rPr>
              <w:tab/>
            </w:r>
            <w:r w:rsidR="00300C47">
              <w:rPr>
                <w:noProof/>
                <w:webHidden/>
              </w:rPr>
              <w:fldChar w:fldCharType="begin"/>
            </w:r>
            <w:r w:rsidR="00300C47">
              <w:rPr>
                <w:noProof/>
                <w:webHidden/>
              </w:rPr>
              <w:instrText xml:space="preserve"> PAGEREF _Toc106728085 \h </w:instrText>
            </w:r>
            <w:r w:rsidR="00300C47">
              <w:rPr>
                <w:noProof/>
                <w:webHidden/>
              </w:rPr>
            </w:r>
            <w:r w:rsidR="00300C47">
              <w:rPr>
                <w:noProof/>
                <w:webHidden/>
              </w:rPr>
              <w:fldChar w:fldCharType="separate"/>
            </w:r>
            <w:r w:rsidR="00EC3BAB">
              <w:rPr>
                <w:noProof/>
                <w:webHidden/>
              </w:rPr>
              <w:t>72</w:t>
            </w:r>
            <w:r w:rsidR="00300C47">
              <w:rPr>
                <w:noProof/>
                <w:webHidden/>
              </w:rPr>
              <w:fldChar w:fldCharType="end"/>
            </w:r>
          </w:hyperlink>
        </w:p>
        <w:p w14:paraId="67EA2CAA" w14:textId="1E9F26F9"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6" w:history="1">
            <w:r w:rsidR="00300C47" w:rsidRPr="00365BB8">
              <w:rPr>
                <w:rStyle w:val="Hyperlink"/>
                <w:noProof/>
              </w:rPr>
              <w:t>Interactions with academic partners and challenges in these interactions</w:t>
            </w:r>
            <w:r w:rsidR="00300C47">
              <w:rPr>
                <w:noProof/>
                <w:webHidden/>
              </w:rPr>
              <w:tab/>
            </w:r>
            <w:r w:rsidR="00300C47">
              <w:rPr>
                <w:noProof/>
                <w:webHidden/>
              </w:rPr>
              <w:fldChar w:fldCharType="begin"/>
            </w:r>
            <w:r w:rsidR="00300C47">
              <w:rPr>
                <w:noProof/>
                <w:webHidden/>
              </w:rPr>
              <w:instrText xml:space="preserve"> PAGEREF _Toc106728086 \h </w:instrText>
            </w:r>
            <w:r w:rsidR="00300C47">
              <w:rPr>
                <w:noProof/>
                <w:webHidden/>
              </w:rPr>
            </w:r>
            <w:r w:rsidR="00300C47">
              <w:rPr>
                <w:noProof/>
                <w:webHidden/>
              </w:rPr>
              <w:fldChar w:fldCharType="separate"/>
            </w:r>
            <w:r w:rsidR="00EC3BAB">
              <w:rPr>
                <w:noProof/>
                <w:webHidden/>
              </w:rPr>
              <w:t>74</w:t>
            </w:r>
            <w:r w:rsidR="00300C47">
              <w:rPr>
                <w:noProof/>
                <w:webHidden/>
              </w:rPr>
              <w:fldChar w:fldCharType="end"/>
            </w:r>
          </w:hyperlink>
        </w:p>
        <w:p w14:paraId="1DC06255" w14:textId="4C35567B"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7" w:history="1">
            <w:r w:rsidR="00300C47" w:rsidRPr="00365BB8">
              <w:rPr>
                <w:rStyle w:val="Hyperlink"/>
                <w:noProof/>
              </w:rPr>
              <w:t>Benefits for practice partners</w:t>
            </w:r>
            <w:r w:rsidR="00300C47">
              <w:rPr>
                <w:noProof/>
                <w:webHidden/>
              </w:rPr>
              <w:tab/>
            </w:r>
            <w:r w:rsidR="00300C47">
              <w:rPr>
                <w:noProof/>
                <w:webHidden/>
              </w:rPr>
              <w:fldChar w:fldCharType="begin"/>
            </w:r>
            <w:r w:rsidR="00300C47">
              <w:rPr>
                <w:noProof/>
                <w:webHidden/>
              </w:rPr>
              <w:instrText xml:space="preserve"> PAGEREF _Toc106728087 \h </w:instrText>
            </w:r>
            <w:r w:rsidR="00300C47">
              <w:rPr>
                <w:noProof/>
                <w:webHidden/>
              </w:rPr>
            </w:r>
            <w:r w:rsidR="00300C47">
              <w:rPr>
                <w:noProof/>
                <w:webHidden/>
              </w:rPr>
              <w:fldChar w:fldCharType="separate"/>
            </w:r>
            <w:r w:rsidR="00EC3BAB">
              <w:rPr>
                <w:noProof/>
                <w:webHidden/>
              </w:rPr>
              <w:t>76</w:t>
            </w:r>
            <w:r w:rsidR="00300C47">
              <w:rPr>
                <w:noProof/>
                <w:webHidden/>
              </w:rPr>
              <w:fldChar w:fldCharType="end"/>
            </w:r>
          </w:hyperlink>
        </w:p>
        <w:p w14:paraId="788911EB" w14:textId="79562251"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8" w:history="1">
            <w:r w:rsidR="00300C47" w:rsidRPr="00365BB8">
              <w:rPr>
                <w:rStyle w:val="Hyperlink"/>
                <w:noProof/>
              </w:rPr>
              <w:t>Sustainability and exploitation</w:t>
            </w:r>
            <w:r w:rsidR="00300C47">
              <w:rPr>
                <w:noProof/>
                <w:webHidden/>
              </w:rPr>
              <w:tab/>
            </w:r>
            <w:r w:rsidR="00300C47">
              <w:rPr>
                <w:noProof/>
                <w:webHidden/>
              </w:rPr>
              <w:fldChar w:fldCharType="begin"/>
            </w:r>
            <w:r w:rsidR="00300C47">
              <w:rPr>
                <w:noProof/>
                <w:webHidden/>
              </w:rPr>
              <w:instrText xml:space="preserve"> PAGEREF _Toc106728088 \h </w:instrText>
            </w:r>
            <w:r w:rsidR="00300C47">
              <w:rPr>
                <w:noProof/>
                <w:webHidden/>
              </w:rPr>
            </w:r>
            <w:r w:rsidR="00300C47">
              <w:rPr>
                <w:noProof/>
                <w:webHidden/>
              </w:rPr>
              <w:fldChar w:fldCharType="separate"/>
            </w:r>
            <w:r w:rsidR="00EC3BAB">
              <w:rPr>
                <w:noProof/>
                <w:webHidden/>
              </w:rPr>
              <w:t>77</w:t>
            </w:r>
            <w:r w:rsidR="00300C47">
              <w:rPr>
                <w:noProof/>
                <w:webHidden/>
              </w:rPr>
              <w:fldChar w:fldCharType="end"/>
            </w:r>
          </w:hyperlink>
        </w:p>
        <w:p w14:paraId="3D8169AB" w14:textId="65D7B664"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89" w:history="1">
            <w:r w:rsidR="00300C47" w:rsidRPr="00365BB8">
              <w:rPr>
                <w:rStyle w:val="Hyperlink"/>
                <w:noProof/>
              </w:rPr>
              <w:t>8)</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WRAP-UP 1:  VALUATION OF FURHTER OUTCOME CATEGORIES OF SNSF FUNDED RESEARCH</w:t>
            </w:r>
            <w:r w:rsidR="00300C47">
              <w:rPr>
                <w:noProof/>
                <w:webHidden/>
              </w:rPr>
              <w:tab/>
            </w:r>
            <w:r w:rsidR="00300C47">
              <w:rPr>
                <w:noProof/>
                <w:webHidden/>
              </w:rPr>
              <w:fldChar w:fldCharType="begin"/>
            </w:r>
            <w:r w:rsidR="00300C47">
              <w:rPr>
                <w:noProof/>
                <w:webHidden/>
              </w:rPr>
              <w:instrText xml:space="preserve"> PAGEREF _Toc106728089 \h </w:instrText>
            </w:r>
            <w:r w:rsidR="00300C47">
              <w:rPr>
                <w:noProof/>
                <w:webHidden/>
              </w:rPr>
            </w:r>
            <w:r w:rsidR="00300C47">
              <w:rPr>
                <w:noProof/>
                <w:webHidden/>
              </w:rPr>
              <w:fldChar w:fldCharType="separate"/>
            </w:r>
            <w:r w:rsidR="00EC3BAB">
              <w:rPr>
                <w:noProof/>
                <w:webHidden/>
              </w:rPr>
              <w:t>78</w:t>
            </w:r>
            <w:r w:rsidR="00300C47">
              <w:rPr>
                <w:noProof/>
                <w:webHidden/>
              </w:rPr>
              <w:fldChar w:fldCharType="end"/>
            </w:r>
          </w:hyperlink>
        </w:p>
        <w:p w14:paraId="28BFA45B" w14:textId="1BE2F6ED"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90" w:history="1">
            <w:r w:rsidR="00300C47" w:rsidRPr="00365BB8">
              <w:rPr>
                <w:rStyle w:val="Hyperlink"/>
                <w:noProof/>
              </w:rPr>
              <w:t>9)</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WRAP-UP 2: TOWARDS A MODEL OF ASSESSING SNSF’ CONTRIBUTION TO SOCIAL INNOVATIONS</w:t>
            </w:r>
            <w:r w:rsidR="00300C47">
              <w:rPr>
                <w:noProof/>
                <w:webHidden/>
              </w:rPr>
              <w:tab/>
            </w:r>
            <w:r w:rsidR="00300C47">
              <w:rPr>
                <w:noProof/>
                <w:webHidden/>
              </w:rPr>
              <w:fldChar w:fldCharType="begin"/>
            </w:r>
            <w:r w:rsidR="00300C47">
              <w:rPr>
                <w:noProof/>
                <w:webHidden/>
              </w:rPr>
              <w:instrText xml:space="preserve"> PAGEREF _Toc106728090 \h </w:instrText>
            </w:r>
            <w:r w:rsidR="00300C47">
              <w:rPr>
                <w:noProof/>
                <w:webHidden/>
              </w:rPr>
            </w:r>
            <w:r w:rsidR="00300C47">
              <w:rPr>
                <w:noProof/>
                <w:webHidden/>
              </w:rPr>
              <w:fldChar w:fldCharType="separate"/>
            </w:r>
            <w:r w:rsidR="00EC3BAB">
              <w:rPr>
                <w:noProof/>
                <w:webHidden/>
              </w:rPr>
              <w:t>84</w:t>
            </w:r>
            <w:r w:rsidR="00300C47">
              <w:rPr>
                <w:noProof/>
                <w:webHidden/>
              </w:rPr>
              <w:fldChar w:fldCharType="end"/>
            </w:r>
          </w:hyperlink>
        </w:p>
        <w:p w14:paraId="5B110BBA" w14:textId="274DC447"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91" w:history="1">
            <w:r w:rsidR="00300C47" w:rsidRPr="00365BB8">
              <w:rPr>
                <w:rStyle w:val="Hyperlink"/>
                <w:rFonts w:cstheme="minorHAnsi"/>
                <w:noProof/>
              </w:rPr>
              <w:t>10)</w:t>
            </w:r>
            <w:r w:rsidR="00300C47">
              <w:rPr>
                <w:rFonts w:asciiTheme="minorHAnsi" w:eastAsiaTheme="minorEastAsia" w:hAnsiTheme="minorHAnsi" w:cstheme="minorBidi"/>
                <w:caps w:val="0"/>
                <w:noProof/>
                <w:sz w:val="22"/>
                <w:szCs w:val="22"/>
                <w:lang w:val="de-AT" w:eastAsia="de-AT"/>
              </w:rPr>
              <w:tab/>
            </w:r>
            <w:r w:rsidR="00300C47" w:rsidRPr="00365BB8">
              <w:rPr>
                <w:rStyle w:val="Hyperlink"/>
                <w:rFonts w:cstheme="minorHAnsi"/>
                <w:noProof/>
              </w:rPr>
              <w:t>LITERATURE</w:t>
            </w:r>
            <w:r w:rsidR="00300C47">
              <w:rPr>
                <w:noProof/>
                <w:webHidden/>
              </w:rPr>
              <w:tab/>
            </w:r>
            <w:r w:rsidR="00300C47">
              <w:rPr>
                <w:noProof/>
                <w:webHidden/>
              </w:rPr>
              <w:fldChar w:fldCharType="begin"/>
            </w:r>
            <w:r w:rsidR="00300C47">
              <w:rPr>
                <w:noProof/>
                <w:webHidden/>
              </w:rPr>
              <w:instrText xml:space="preserve"> PAGEREF _Toc106728091 \h </w:instrText>
            </w:r>
            <w:r w:rsidR="00300C47">
              <w:rPr>
                <w:noProof/>
                <w:webHidden/>
              </w:rPr>
            </w:r>
            <w:r w:rsidR="00300C47">
              <w:rPr>
                <w:noProof/>
                <w:webHidden/>
              </w:rPr>
              <w:fldChar w:fldCharType="separate"/>
            </w:r>
            <w:r w:rsidR="00EC3BAB">
              <w:rPr>
                <w:noProof/>
                <w:webHidden/>
              </w:rPr>
              <w:t>85</w:t>
            </w:r>
            <w:r w:rsidR="00300C47">
              <w:rPr>
                <w:noProof/>
                <w:webHidden/>
              </w:rPr>
              <w:fldChar w:fldCharType="end"/>
            </w:r>
          </w:hyperlink>
        </w:p>
        <w:p w14:paraId="37FBC227" w14:textId="6CFF1390"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92" w:history="1">
            <w:r w:rsidR="00300C47" w:rsidRPr="00365BB8">
              <w:rPr>
                <w:rStyle w:val="Hyperlink"/>
                <w:rFonts w:cstheme="minorHAnsi"/>
                <w:noProof/>
              </w:rPr>
              <w:t>11)</w:t>
            </w:r>
            <w:r w:rsidR="00300C47">
              <w:rPr>
                <w:rFonts w:asciiTheme="minorHAnsi" w:eastAsiaTheme="minorEastAsia" w:hAnsiTheme="minorHAnsi" w:cstheme="minorBidi"/>
                <w:caps w:val="0"/>
                <w:noProof/>
                <w:sz w:val="22"/>
                <w:szCs w:val="22"/>
                <w:lang w:val="de-AT" w:eastAsia="de-AT"/>
              </w:rPr>
              <w:tab/>
            </w:r>
            <w:r w:rsidR="00300C47" w:rsidRPr="00365BB8">
              <w:rPr>
                <w:rStyle w:val="Hyperlink"/>
                <w:rFonts w:cstheme="minorHAnsi"/>
                <w:noProof/>
              </w:rPr>
              <w:t>ANNEX</w:t>
            </w:r>
            <w:r w:rsidR="00300C47">
              <w:rPr>
                <w:noProof/>
                <w:webHidden/>
              </w:rPr>
              <w:tab/>
            </w:r>
            <w:r w:rsidR="00300C47">
              <w:rPr>
                <w:noProof/>
                <w:webHidden/>
              </w:rPr>
              <w:fldChar w:fldCharType="begin"/>
            </w:r>
            <w:r w:rsidR="00300C47">
              <w:rPr>
                <w:noProof/>
                <w:webHidden/>
              </w:rPr>
              <w:instrText xml:space="preserve"> PAGEREF _Toc106728092 \h </w:instrText>
            </w:r>
            <w:r w:rsidR="00300C47">
              <w:rPr>
                <w:noProof/>
                <w:webHidden/>
              </w:rPr>
            </w:r>
            <w:r w:rsidR="00300C47">
              <w:rPr>
                <w:noProof/>
                <w:webHidden/>
              </w:rPr>
              <w:fldChar w:fldCharType="separate"/>
            </w:r>
            <w:r w:rsidR="00EC3BAB">
              <w:rPr>
                <w:noProof/>
                <w:webHidden/>
              </w:rPr>
              <w:t>89</w:t>
            </w:r>
            <w:r w:rsidR="00300C47">
              <w:rPr>
                <w:noProof/>
                <w:webHidden/>
              </w:rPr>
              <w:fldChar w:fldCharType="end"/>
            </w:r>
          </w:hyperlink>
        </w:p>
        <w:p w14:paraId="0967CAE2" w14:textId="16EEC95A" w:rsidR="002426EF" w:rsidRPr="003D1F31" w:rsidRDefault="00D00E26" w:rsidP="00EC3BAB">
          <w:pPr>
            <w:tabs>
              <w:tab w:val="right" w:leader="dot" w:pos="8352"/>
              <w:tab w:val="right" w:leader="dot" w:pos="8931"/>
            </w:tabs>
            <w:ind w:right="141"/>
            <w:rPr>
              <w:rFonts w:ascii="Verdana" w:hAnsi="Verdana"/>
            </w:rPr>
          </w:pPr>
          <w:r w:rsidRPr="003D1F31">
            <w:rPr>
              <w:rFonts w:ascii="Verdana" w:hAnsi="Verdana"/>
            </w:rPr>
            <w:fldChar w:fldCharType="end"/>
          </w:r>
        </w:p>
      </w:sdtContent>
    </w:sdt>
    <w:p w14:paraId="6DDEF9DE" w14:textId="77777777" w:rsidR="002426EF" w:rsidRPr="003D1F31" w:rsidRDefault="00D00E26">
      <w:pPr>
        <w:spacing w:after="0"/>
        <w:rPr>
          <w:rFonts w:ascii="Verdana" w:hAnsi="Verdana"/>
          <w:sz w:val="19"/>
          <w:szCs w:val="19"/>
        </w:rPr>
      </w:pPr>
      <w:r w:rsidRPr="003D1F31">
        <w:br w:type="page"/>
      </w:r>
    </w:p>
    <w:p w14:paraId="1E24BB94" w14:textId="77777777" w:rsidR="002426EF" w:rsidRPr="003D1F31" w:rsidRDefault="002426EF">
      <w:pPr>
        <w:pStyle w:val="RTDBody"/>
      </w:pPr>
    </w:p>
    <w:p w14:paraId="023CCF0C" w14:textId="77777777" w:rsidR="002426EF" w:rsidRPr="003D1F31" w:rsidRDefault="00D00E26">
      <w:pPr>
        <w:pStyle w:val="RTDBody"/>
        <w:rPr>
          <w:b/>
          <w:sz w:val="22"/>
        </w:rPr>
      </w:pPr>
      <w:r w:rsidRPr="003D1F31">
        <w:rPr>
          <w:b/>
          <w:sz w:val="22"/>
        </w:rPr>
        <w:t>List of Tables</w:t>
      </w:r>
    </w:p>
    <w:p w14:paraId="554538D3" w14:textId="0E565981" w:rsidR="00300C47" w:rsidRPr="00300C47" w:rsidRDefault="00D00E26"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3D1F31">
        <w:fldChar w:fldCharType="begin"/>
      </w:r>
      <w:r w:rsidRPr="003D1F31">
        <w:rPr>
          <w:rStyle w:val="IndexLink"/>
        </w:rPr>
        <w:instrText>TOC \c "Table"</w:instrText>
      </w:r>
      <w:r w:rsidRPr="003D1F31">
        <w:rPr>
          <w:rStyle w:val="IndexLink"/>
        </w:rPr>
        <w:fldChar w:fldCharType="separate"/>
      </w:r>
      <w:r w:rsidR="00300C47" w:rsidRPr="009843C0">
        <w:rPr>
          <w:noProof/>
        </w:rPr>
        <w:t>Table 1</w:t>
      </w:r>
      <w:r w:rsidR="00300C47" w:rsidRPr="009843C0">
        <w:rPr>
          <w:b/>
          <w:noProof/>
        </w:rPr>
        <w:t xml:space="preserve">: </w:t>
      </w:r>
      <w:r w:rsidR="00300C47" w:rsidRPr="009843C0">
        <w:rPr>
          <w:noProof/>
        </w:rPr>
        <w:t>Analytical dimensions to identify social innovations</w:t>
      </w:r>
      <w:r w:rsidR="00300C47">
        <w:rPr>
          <w:noProof/>
        </w:rPr>
        <w:tab/>
      </w:r>
      <w:r w:rsidR="00300C47">
        <w:rPr>
          <w:noProof/>
        </w:rPr>
        <w:fldChar w:fldCharType="begin"/>
      </w:r>
      <w:r w:rsidR="00300C47">
        <w:rPr>
          <w:noProof/>
        </w:rPr>
        <w:instrText xml:space="preserve"> PAGEREF _Toc106728148 \h </w:instrText>
      </w:r>
      <w:r w:rsidR="00300C47">
        <w:rPr>
          <w:noProof/>
        </w:rPr>
      </w:r>
      <w:r w:rsidR="00300C47">
        <w:rPr>
          <w:noProof/>
        </w:rPr>
        <w:fldChar w:fldCharType="separate"/>
      </w:r>
      <w:r w:rsidR="00300C47">
        <w:rPr>
          <w:noProof/>
        </w:rPr>
        <w:t>6</w:t>
      </w:r>
      <w:r w:rsidR="00300C47">
        <w:rPr>
          <w:noProof/>
        </w:rPr>
        <w:fldChar w:fldCharType="end"/>
      </w:r>
    </w:p>
    <w:p w14:paraId="5BA1DEA7" w14:textId="7D0779D8"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2: Kruskal-Wallis and Pairwise Wilcoxon rank sum test results on SI-Familiarity by research domains</w:t>
      </w:r>
      <w:r>
        <w:rPr>
          <w:noProof/>
        </w:rPr>
        <w:tab/>
      </w:r>
      <w:r>
        <w:rPr>
          <w:noProof/>
        </w:rPr>
        <w:fldChar w:fldCharType="begin"/>
      </w:r>
      <w:r>
        <w:rPr>
          <w:noProof/>
        </w:rPr>
        <w:instrText xml:space="preserve"> PAGEREF _Toc106728149 \h </w:instrText>
      </w:r>
      <w:r>
        <w:rPr>
          <w:noProof/>
        </w:rPr>
      </w:r>
      <w:r>
        <w:rPr>
          <w:noProof/>
        </w:rPr>
        <w:fldChar w:fldCharType="separate"/>
      </w:r>
      <w:r>
        <w:rPr>
          <w:noProof/>
        </w:rPr>
        <w:t>12</w:t>
      </w:r>
      <w:r>
        <w:rPr>
          <w:noProof/>
        </w:rPr>
        <w:fldChar w:fldCharType="end"/>
      </w:r>
    </w:p>
    <w:p w14:paraId="6BE79963" w14:textId="41E758E6"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3: Correlation matrix between the deliberate planning for benefits for and the nature of involvement of target groups outside academia</w:t>
      </w:r>
      <w:r>
        <w:rPr>
          <w:noProof/>
        </w:rPr>
        <w:tab/>
      </w:r>
      <w:r>
        <w:rPr>
          <w:noProof/>
        </w:rPr>
        <w:fldChar w:fldCharType="begin"/>
      </w:r>
      <w:r>
        <w:rPr>
          <w:noProof/>
        </w:rPr>
        <w:instrText xml:space="preserve"> PAGEREF _Toc106728150 \h </w:instrText>
      </w:r>
      <w:r>
        <w:rPr>
          <w:noProof/>
        </w:rPr>
      </w:r>
      <w:r>
        <w:rPr>
          <w:noProof/>
        </w:rPr>
        <w:fldChar w:fldCharType="separate"/>
      </w:r>
      <w:r>
        <w:rPr>
          <w:noProof/>
        </w:rPr>
        <w:t>16</w:t>
      </w:r>
      <w:r>
        <w:rPr>
          <w:noProof/>
        </w:rPr>
        <w:fldChar w:fldCharType="end"/>
      </w:r>
    </w:p>
    <w:p w14:paraId="2EF45A4F" w14:textId="2373F856"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3: Distribution of different motivation types</w:t>
      </w:r>
      <w:r>
        <w:rPr>
          <w:noProof/>
        </w:rPr>
        <w:tab/>
      </w:r>
      <w:r>
        <w:rPr>
          <w:noProof/>
        </w:rPr>
        <w:fldChar w:fldCharType="begin"/>
      </w:r>
      <w:r>
        <w:rPr>
          <w:noProof/>
        </w:rPr>
        <w:instrText xml:space="preserve"> PAGEREF _Toc106728151 \h </w:instrText>
      </w:r>
      <w:r>
        <w:rPr>
          <w:noProof/>
        </w:rPr>
      </w:r>
      <w:r>
        <w:rPr>
          <w:noProof/>
        </w:rPr>
        <w:fldChar w:fldCharType="separate"/>
      </w:r>
      <w:r>
        <w:rPr>
          <w:noProof/>
        </w:rPr>
        <w:t>34</w:t>
      </w:r>
      <w:r>
        <w:rPr>
          <w:noProof/>
        </w:rPr>
        <w:fldChar w:fldCharType="end"/>
      </w:r>
    </w:p>
    <w:p w14:paraId="6F395F8A" w14:textId="52A19916"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4: Correlation matrix between transdisciplinary experience, the motivation to address a specific problem, and the motivation to improve the human condition/welfare</w:t>
      </w:r>
      <w:r>
        <w:rPr>
          <w:noProof/>
        </w:rPr>
        <w:tab/>
      </w:r>
      <w:r>
        <w:rPr>
          <w:noProof/>
        </w:rPr>
        <w:fldChar w:fldCharType="begin"/>
      </w:r>
      <w:r>
        <w:rPr>
          <w:noProof/>
        </w:rPr>
        <w:instrText xml:space="preserve"> PAGEREF _Toc106728152 \h </w:instrText>
      </w:r>
      <w:r>
        <w:rPr>
          <w:noProof/>
        </w:rPr>
      </w:r>
      <w:r>
        <w:rPr>
          <w:noProof/>
        </w:rPr>
        <w:fldChar w:fldCharType="separate"/>
      </w:r>
      <w:r>
        <w:rPr>
          <w:noProof/>
        </w:rPr>
        <w:t>35</w:t>
      </w:r>
      <w:r>
        <w:rPr>
          <w:noProof/>
        </w:rPr>
        <w:fldChar w:fldCharType="end"/>
      </w:r>
    </w:p>
    <w:p w14:paraId="07131EFB" w14:textId="5D75EEBF"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5: Distribution of impulses from the non-academic world (n = 360)</w:t>
      </w:r>
      <w:r>
        <w:rPr>
          <w:noProof/>
        </w:rPr>
        <w:tab/>
      </w:r>
      <w:r>
        <w:rPr>
          <w:noProof/>
        </w:rPr>
        <w:fldChar w:fldCharType="begin"/>
      </w:r>
      <w:r>
        <w:rPr>
          <w:noProof/>
        </w:rPr>
        <w:instrText xml:space="preserve"> PAGEREF _Toc106728153 \h </w:instrText>
      </w:r>
      <w:r>
        <w:rPr>
          <w:noProof/>
        </w:rPr>
      </w:r>
      <w:r>
        <w:rPr>
          <w:noProof/>
        </w:rPr>
        <w:fldChar w:fldCharType="separate"/>
      </w:r>
      <w:r>
        <w:rPr>
          <w:noProof/>
        </w:rPr>
        <w:t>37</w:t>
      </w:r>
      <w:r>
        <w:rPr>
          <w:noProof/>
        </w:rPr>
        <w:fldChar w:fldCharType="end"/>
      </w:r>
    </w:p>
    <w:p w14:paraId="039841C1" w14:textId="2432B481"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6: Distribution of impulses from the non-academic world (multiple choice)</w:t>
      </w:r>
      <w:r>
        <w:rPr>
          <w:noProof/>
        </w:rPr>
        <w:tab/>
      </w:r>
      <w:r>
        <w:rPr>
          <w:noProof/>
        </w:rPr>
        <w:fldChar w:fldCharType="begin"/>
      </w:r>
      <w:r>
        <w:rPr>
          <w:noProof/>
        </w:rPr>
        <w:instrText xml:space="preserve"> PAGEREF _Toc106728154 \h </w:instrText>
      </w:r>
      <w:r>
        <w:rPr>
          <w:noProof/>
        </w:rPr>
      </w:r>
      <w:r>
        <w:rPr>
          <w:noProof/>
        </w:rPr>
        <w:fldChar w:fldCharType="separate"/>
      </w:r>
      <w:r>
        <w:rPr>
          <w:noProof/>
        </w:rPr>
        <w:t>38</w:t>
      </w:r>
      <w:r>
        <w:rPr>
          <w:noProof/>
        </w:rPr>
        <w:fldChar w:fldCharType="end"/>
      </w:r>
    </w:p>
    <w:p w14:paraId="031F2FEE" w14:textId="4F54B08A"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7: Distribution of target group goals</w:t>
      </w:r>
      <w:r>
        <w:rPr>
          <w:noProof/>
        </w:rPr>
        <w:tab/>
      </w:r>
      <w:r>
        <w:rPr>
          <w:noProof/>
        </w:rPr>
        <w:fldChar w:fldCharType="begin"/>
      </w:r>
      <w:r>
        <w:rPr>
          <w:noProof/>
        </w:rPr>
        <w:instrText xml:space="preserve"> PAGEREF _Toc106728155 \h </w:instrText>
      </w:r>
      <w:r>
        <w:rPr>
          <w:noProof/>
        </w:rPr>
      </w:r>
      <w:r>
        <w:rPr>
          <w:noProof/>
        </w:rPr>
        <w:fldChar w:fldCharType="separate"/>
      </w:r>
      <w:r>
        <w:rPr>
          <w:noProof/>
        </w:rPr>
        <w:t>41</w:t>
      </w:r>
      <w:r>
        <w:rPr>
          <w:noProof/>
        </w:rPr>
        <w:fldChar w:fldCharType="end"/>
      </w:r>
    </w:p>
    <w:p w14:paraId="5E7E7462" w14:textId="33B25920"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8: Distribution of intended change</w:t>
      </w:r>
      <w:r>
        <w:rPr>
          <w:noProof/>
        </w:rPr>
        <w:tab/>
      </w:r>
      <w:r>
        <w:rPr>
          <w:noProof/>
        </w:rPr>
        <w:fldChar w:fldCharType="begin"/>
      </w:r>
      <w:r>
        <w:rPr>
          <w:noProof/>
        </w:rPr>
        <w:instrText xml:space="preserve"> PAGEREF _Toc106728156 \h </w:instrText>
      </w:r>
      <w:r>
        <w:rPr>
          <w:noProof/>
        </w:rPr>
      </w:r>
      <w:r>
        <w:rPr>
          <w:noProof/>
        </w:rPr>
        <w:fldChar w:fldCharType="separate"/>
      </w:r>
      <w:r>
        <w:rPr>
          <w:noProof/>
        </w:rPr>
        <w:t>45</w:t>
      </w:r>
      <w:r>
        <w:rPr>
          <w:noProof/>
        </w:rPr>
        <w:fldChar w:fldCharType="end"/>
      </w:r>
    </w:p>
    <w:p w14:paraId="3443B2EA" w14:textId="00B34170"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9: Direct contribution to target group(s)</w:t>
      </w:r>
      <w:r>
        <w:rPr>
          <w:noProof/>
        </w:rPr>
        <w:tab/>
      </w:r>
      <w:r>
        <w:rPr>
          <w:noProof/>
        </w:rPr>
        <w:fldChar w:fldCharType="begin"/>
      </w:r>
      <w:r>
        <w:rPr>
          <w:noProof/>
        </w:rPr>
        <w:instrText xml:space="preserve"> PAGEREF _Toc106728157 \h </w:instrText>
      </w:r>
      <w:r>
        <w:rPr>
          <w:noProof/>
        </w:rPr>
      </w:r>
      <w:r>
        <w:rPr>
          <w:noProof/>
        </w:rPr>
        <w:fldChar w:fldCharType="separate"/>
      </w:r>
      <w:r>
        <w:rPr>
          <w:noProof/>
        </w:rPr>
        <w:t>49</w:t>
      </w:r>
      <w:r>
        <w:rPr>
          <w:noProof/>
        </w:rPr>
        <w:fldChar w:fldCharType="end"/>
      </w:r>
    </w:p>
    <w:p w14:paraId="24338749" w14:textId="77385A0B"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10: Correlation matrix between the motivation to improve the human condition/welfare and the direct contribution of the project results to target groups</w:t>
      </w:r>
      <w:r>
        <w:rPr>
          <w:noProof/>
        </w:rPr>
        <w:tab/>
      </w:r>
      <w:r>
        <w:rPr>
          <w:noProof/>
        </w:rPr>
        <w:fldChar w:fldCharType="begin"/>
      </w:r>
      <w:r>
        <w:rPr>
          <w:noProof/>
        </w:rPr>
        <w:instrText xml:space="preserve"> PAGEREF _Toc106728158 \h </w:instrText>
      </w:r>
      <w:r>
        <w:rPr>
          <w:noProof/>
        </w:rPr>
      </w:r>
      <w:r>
        <w:rPr>
          <w:noProof/>
        </w:rPr>
        <w:fldChar w:fldCharType="separate"/>
      </w:r>
      <w:r>
        <w:rPr>
          <w:noProof/>
        </w:rPr>
        <w:t>51</w:t>
      </w:r>
      <w:r>
        <w:rPr>
          <w:noProof/>
        </w:rPr>
        <w:fldChar w:fldCharType="end"/>
      </w:r>
    </w:p>
    <w:p w14:paraId="67D9D1E9" w14:textId="0BC780B1"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11: Impact statements – change affected through the funded research project</w:t>
      </w:r>
      <w:r>
        <w:rPr>
          <w:noProof/>
        </w:rPr>
        <w:tab/>
      </w:r>
      <w:r>
        <w:rPr>
          <w:noProof/>
        </w:rPr>
        <w:fldChar w:fldCharType="begin"/>
      </w:r>
      <w:r>
        <w:rPr>
          <w:noProof/>
        </w:rPr>
        <w:instrText xml:space="preserve"> PAGEREF _Toc106728159 \h </w:instrText>
      </w:r>
      <w:r>
        <w:rPr>
          <w:noProof/>
        </w:rPr>
      </w:r>
      <w:r>
        <w:rPr>
          <w:noProof/>
        </w:rPr>
        <w:fldChar w:fldCharType="separate"/>
      </w:r>
      <w:r>
        <w:rPr>
          <w:noProof/>
        </w:rPr>
        <w:t>54</w:t>
      </w:r>
      <w:r>
        <w:rPr>
          <w:noProof/>
        </w:rPr>
        <w:fldChar w:fldCharType="end"/>
      </w:r>
    </w:p>
    <w:p w14:paraId="2A56C20B" w14:textId="5A2683D4"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12: Correlation matrix between citizens' level of involvement and selected outcome variables</w:t>
      </w:r>
      <w:r>
        <w:rPr>
          <w:noProof/>
        </w:rPr>
        <w:tab/>
      </w:r>
      <w:r>
        <w:rPr>
          <w:noProof/>
        </w:rPr>
        <w:fldChar w:fldCharType="begin"/>
      </w:r>
      <w:r>
        <w:rPr>
          <w:noProof/>
        </w:rPr>
        <w:instrText xml:space="preserve"> PAGEREF _Toc106728160 \h </w:instrText>
      </w:r>
      <w:r>
        <w:rPr>
          <w:noProof/>
        </w:rPr>
      </w:r>
      <w:r>
        <w:rPr>
          <w:noProof/>
        </w:rPr>
        <w:fldChar w:fldCharType="separate"/>
      </w:r>
      <w:r>
        <w:rPr>
          <w:noProof/>
        </w:rPr>
        <w:t>56</w:t>
      </w:r>
      <w:r>
        <w:rPr>
          <w:noProof/>
        </w:rPr>
        <w:fldChar w:fldCharType="end"/>
      </w:r>
    </w:p>
    <w:p w14:paraId="5D5EF723" w14:textId="68790841"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Pr>
          <w:noProof/>
        </w:rPr>
        <w:t>Table 13: Dissemination channels</w:t>
      </w:r>
      <w:r>
        <w:rPr>
          <w:noProof/>
        </w:rPr>
        <w:tab/>
      </w:r>
      <w:r>
        <w:rPr>
          <w:noProof/>
        </w:rPr>
        <w:fldChar w:fldCharType="begin"/>
      </w:r>
      <w:r>
        <w:rPr>
          <w:noProof/>
        </w:rPr>
        <w:instrText xml:space="preserve"> PAGEREF _Toc106728161 \h </w:instrText>
      </w:r>
      <w:r>
        <w:rPr>
          <w:noProof/>
        </w:rPr>
      </w:r>
      <w:r>
        <w:rPr>
          <w:noProof/>
        </w:rPr>
        <w:fldChar w:fldCharType="separate"/>
      </w:r>
      <w:r>
        <w:rPr>
          <w:noProof/>
        </w:rPr>
        <w:t>59</w:t>
      </w:r>
      <w:r>
        <w:rPr>
          <w:noProof/>
        </w:rPr>
        <w:fldChar w:fldCharType="end"/>
      </w:r>
    </w:p>
    <w:p w14:paraId="1F3BDD12" w14:textId="3E722704"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Pr>
          <w:noProof/>
        </w:rPr>
        <w:t>Table 14: Self-assessment in terms of transdisciplinary experience, familiarity with SI, project's contribution to SI</w:t>
      </w:r>
      <w:r>
        <w:rPr>
          <w:noProof/>
        </w:rPr>
        <w:tab/>
      </w:r>
      <w:r>
        <w:rPr>
          <w:noProof/>
        </w:rPr>
        <w:fldChar w:fldCharType="begin"/>
      </w:r>
      <w:r>
        <w:rPr>
          <w:noProof/>
        </w:rPr>
        <w:instrText xml:space="preserve"> PAGEREF _Toc106728162 \h </w:instrText>
      </w:r>
      <w:r>
        <w:rPr>
          <w:noProof/>
        </w:rPr>
      </w:r>
      <w:r>
        <w:rPr>
          <w:noProof/>
        </w:rPr>
        <w:fldChar w:fldCharType="separate"/>
      </w:r>
      <w:r>
        <w:rPr>
          <w:noProof/>
        </w:rPr>
        <w:t>89</w:t>
      </w:r>
      <w:r>
        <w:rPr>
          <w:noProof/>
        </w:rPr>
        <w:fldChar w:fldCharType="end"/>
      </w:r>
    </w:p>
    <w:p w14:paraId="569CCFD5" w14:textId="4E0A8C07"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Pr>
          <w:noProof/>
        </w:rPr>
        <w:t>Table 15: Level of interdisciplinary and transdisciplinary involvement</w:t>
      </w:r>
      <w:r>
        <w:rPr>
          <w:noProof/>
        </w:rPr>
        <w:tab/>
      </w:r>
      <w:r>
        <w:rPr>
          <w:noProof/>
        </w:rPr>
        <w:fldChar w:fldCharType="begin"/>
      </w:r>
      <w:r>
        <w:rPr>
          <w:noProof/>
        </w:rPr>
        <w:instrText xml:space="preserve"> PAGEREF _Toc106728163 \h </w:instrText>
      </w:r>
      <w:r>
        <w:rPr>
          <w:noProof/>
        </w:rPr>
      </w:r>
      <w:r>
        <w:rPr>
          <w:noProof/>
        </w:rPr>
        <w:fldChar w:fldCharType="separate"/>
      </w:r>
      <w:r>
        <w:rPr>
          <w:noProof/>
        </w:rPr>
        <w:t>89</w:t>
      </w:r>
      <w:r>
        <w:rPr>
          <w:noProof/>
        </w:rPr>
        <w:fldChar w:fldCharType="end"/>
      </w:r>
    </w:p>
    <w:p w14:paraId="58DE057B" w14:textId="5F471D19"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Pr>
          <w:noProof/>
        </w:rPr>
        <w:t>Table 16: Nature of transdisciplinary involvement per stakeholder group</w:t>
      </w:r>
      <w:r>
        <w:rPr>
          <w:noProof/>
        </w:rPr>
        <w:tab/>
      </w:r>
      <w:r>
        <w:rPr>
          <w:noProof/>
        </w:rPr>
        <w:fldChar w:fldCharType="begin"/>
      </w:r>
      <w:r>
        <w:rPr>
          <w:noProof/>
        </w:rPr>
        <w:instrText xml:space="preserve"> PAGEREF _Toc106728164 \h </w:instrText>
      </w:r>
      <w:r>
        <w:rPr>
          <w:noProof/>
        </w:rPr>
      </w:r>
      <w:r>
        <w:rPr>
          <w:noProof/>
        </w:rPr>
        <w:fldChar w:fldCharType="separate"/>
      </w:r>
      <w:r>
        <w:rPr>
          <w:noProof/>
        </w:rPr>
        <w:t>90</w:t>
      </w:r>
      <w:r>
        <w:rPr>
          <w:noProof/>
        </w:rPr>
        <w:fldChar w:fldCharType="end"/>
      </w:r>
    </w:p>
    <w:p w14:paraId="71DFAE43" w14:textId="0040E95D" w:rsidR="002426EF" w:rsidRPr="003D1F31" w:rsidRDefault="00D00E26" w:rsidP="00300C47">
      <w:pPr>
        <w:pStyle w:val="TableofFigures"/>
        <w:tabs>
          <w:tab w:val="clear" w:pos="7655"/>
          <w:tab w:val="right" w:leader="dot" w:pos="9072"/>
        </w:tabs>
        <w:rPr>
          <w:rFonts w:asciiTheme="minorHAnsi" w:eastAsiaTheme="minorEastAsia" w:hAnsiTheme="minorHAnsi" w:cstheme="minorBidi"/>
          <w:sz w:val="22"/>
          <w:szCs w:val="22"/>
          <w:lang w:eastAsia="de-AT"/>
        </w:rPr>
      </w:pPr>
      <w:r w:rsidRPr="003D1F31">
        <w:rPr>
          <w:rStyle w:val="IndexLink"/>
        </w:rPr>
        <w:fldChar w:fldCharType="end"/>
      </w:r>
    </w:p>
    <w:p w14:paraId="2D2D354F" w14:textId="4BADB960" w:rsidR="00300C47" w:rsidRDefault="00300C47">
      <w:pPr>
        <w:spacing w:after="0" w:line="240" w:lineRule="auto"/>
        <w:rPr>
          <w:rFonts w:ascii="Verdana" w:eastAsia="Times New Roman" w:hAnsi="Verdana" w:cs="Times New Roman"/>
          <w:sz w:val="18"/>
          <w:szCs w:val="18"/>
          <w:lang w:eastAsia="nl-BE"/>
        </w:rPr>
      </w:pPr>
      <w:r>
        <w:br w:type="page"/>
      </w:r>
    </w:p>
    <w:p w14:paraId="62AD6F8A" w14:textId="77777777" w:rsidR="002426EF" w:rsidRPr="003D1F31" w:rsidRDefault="002426EF">
      <w:pPr>
        <w:pStyle w:val="TableofFigures"/>
        <w:tabs>
          <w:tab w:val="clear" w:pos="7655"/>
          <w:tab w:val="right" w:leader="dot" w:pos="9072"/>
        </w:tabs>
      </w:pPr>
    </w:p>
    <w:p w14:paraId="3A62D092" w14:textId="77777777" w:rsidR="002426EF" w:rsidRPr="003D1F31" w:rsidRDefault="00D00E26">
      <w:pPr>
        <w:pStyle w:val="RTDBody"/>
        <w:rPr>
          <w:b/>
          <w:sz w:val="22"/>
        </w:rPr>
      </w:pPr>
      <w:r w:rsidRPr="003D1F31">
        <w:rPr>
          <w:b/>
          <w:sz w:val="22"/>
        </w:rPr>
        <w:t>List of Figures</w:t>
      </w:r>
    </w:p>
    <w:p w14:paraId="19533D74" w14:textId="34E0E84C" w:rsidR="00300C47" w:rsidRPr="00300C47" w:rsidRDefault="00D00E26"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3D1F31">
        <w:fldChar w:fldCharType="begin"/>
      </w:r>
      <w:r w:rsidRPr="003D1F31">
        <w:rPr>
          <w:rStyle w:val="IndexLink"/>
        </w:rPr>
        <w:instrText>TOC \c "Figure"</w:instrText>
      </w:r>
      <w:r w:rsidRPr="003D1F31">
        <w:rPr>
          <w:rStyle w:val="IndexLink"/>
        </w:rPr>
        <w:fldChar w:fldCharType="separate"/>
      </w:r>
      <w:r w:rsidR="00300C47" w:rsidRPr="0019138F">
        <w:rPr>
          <w:noProof/>
        </w:rPr>
        <w:t>Figure 1: Overview on the Research Design</w:t>
      </w:r>
      <w:r w:rsidR="00300C47">
        <w:rPr>
          <w:noProof/>
        </w:rPr>
        <w:tab/>
      </w:r>
      <w:r w:rsidR="00300C47">
        <w:rPr>
          <w:noProof/>
        </w:rPr>
        <w:fldChar w:fldCharType="begin"/>
      </w:r>
      <w:r w:rsidR="00300C47">
        <w:rPr>
          <w:noProof/>
        </w:rPr>
        <w:instrText xml:space="preserve"> PAGEREF _Toc106728166 \h </w:instrText>
      </w:r>
      <w:r w:rsidR="00300C47">
        <w:rPr>
          <w:noProof/>
        </w:rPr>
      </w:r>
      <w:r w:rsidR="00300C47">
        <w:rPr>
          <w:noProof/>
        </w:rPr>
        <w:fldChar w:fldCharType="separate"/>
      </w:r>
      <w:r w:rsidR="00300C47">
        <w:rPr>
          <w:noProof/>
        </w:rPr>
        <w:t>5</w:t>
      </w:r>
      <w:r w:rsidR="00300C47">
        <w:rPr>
          <w:noProof/>
        </w:rPr>
        <w:fldChar w:fldCharType="end"/>
      </w:r>
    </w:p>
    <w:p w14:paraId="29694057" w14:textId="65E1BA13"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 xml:space="preserve">Figure 2: </w:t>
      </w:r>
      <w:r w:rsidRPr="0019138F">
        <w:rPr>
          <w:rFonts w:cstheme="minorHAnsi"/>
          <w:noProof/>
        </w:rPr>
        <w:t>Multi-method approach</w:t>
      </w:r>
      <w:r>
        <w:rPr>
          <w:noProof/>
        </w:rPr>
        <w:tab/>
      </w:r>
      <w:r>
        <w:rPr>
          <w:noProof/>
        </w:rPr>
        <w:fldChar w:fldCharType="begin"/>
      </w:r>
      <w:r>
        <w:rPr>
          <w:noProof/>
        </w:rPr>
        <w:instrText xml:space="preserve"> PAGEREF _Toc106728167 \h </w:instrText>
      </w:r>
      <w:r>
        <w:rPr>
          <w:noProof/>
        </w:rPr>
      </w:r>
      <w:r>
        <w:rPr>
          <w:noProof/>
        </w:rPr>
        <w:fldChar w:fldCharType="separate"/>
      </w:r>
      <w:r>
        <w:rPr>
          <w:noProof/>
        </w:rPr>
        <w:t>6</w:t>
      </w:r>
      <w:r>
        <w:rPr>
          <w:noProof/>
        </w:rPr>
        <w:fldChar w:fldCharType="end"/>
      </w:r>
    </w:p>
    <w:p w14:paraId="45D62219" w14:textId="055149A2"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3: SI-familiarity, familiarity with transdisciplinarity, and project’s contribution to SI (self-assessment)</w:t>
      </w:r>
      <w:r>
        <w:rPr>
          <w:noProof/>
        </w:rPr>
        <w:tab/>
      </w:r>
      <w:r>
        <w:rPr>
          <w:noProof/>
        </w:rPr>
        <w:fldChar w:fldCharType="begin"/>
      </w:r>
      <w:r>
        <w:rPr>
          <w:noProof/>
        </w:rPr>
        <w:instrText xml:space="preserve"> PAGEREF _Toc106728168 \h </w:instrText>
      </w:r>
      <w:r>
        <w:rPr>
          <w:noProof/>
        </w:rPr>
      </w:r>
      <w:r>
        <w:rPr>
          <w:noProof/>
        </w:rPr>
        <w:fldChar w:fldCharType="separate"/>
      </w:r>
      <w:r>
        <w:rPr>
          <w:noProof/>
        </w:rPr>
        <w:t>9</w:t>
      </w:r>
      <w:r>
        <w:rPr>
          <w:noProof/>
        </w:rPr>
        <w:fldChar w:fldCharType="end"/>
      </w:r>
    </w:p>
    <w:p w14:paraId="42E6E06A" w14:textId="6474889A"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4: Distribution of self-assessed SI-Contribution</w:t>
      </w:r>
      <w:r>
        <w:rPr>
          <w:noProof/>
        </w:rPr>
        <w:tab/>
      </w:r>
      <w:r>
        <w:rPr>
          <w:noProof/>
        </w:rPr>
        <w:fldChar w:fldCharType="begin"/>
      </w:r>
      <w:r>
        <w:rPr>
          <w:noProof/>
        </w:rPr>
        <w:instrText xml:space="preserve"> PAGEREF _Toc106728169 \h </w:instrText>
      </w:r>
      <w:r>
        <w:rPr>
          <w:noProof/>
        </w:rPr>
      </w:r>
      <w:r>
        <w:rPr>
          <w:noProof/>
        </w:rPr>
        <w:fldChar w:fldCharType="separate"/>
      </w:r>
      <w:r>
        <w:rPr>
          <w:noProof/>
        </w:rPr>
        <w:t>10</w:t>
      </w:r>
      <w:r>
        <w:rPr>
          <w:noProof/>
        </w:rPr>
        <w:fldChar w:fldCharType="end"/>
      </w:r>
    </w:p>
    <w:p w14:paraId="2E3C195A" w14:textId="083C997A"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5: Distribution of the familiarity with SI</w:t>
      </w:r>
      <w:r>
        <w:rPr>
          <w:noProof/>
        </w:rPr>
        <w:tab/>
      </w:r>
      <w:r>
        <w:rPr>
          <w:noProof/>
        </w:rPr>
        <w:fldChar w:fldCharType="begin"/>
      </w:r>
      <w:r>
        <w:rPr>
          <w:noProof/>
        </w:rPr>
        <w:instrText xml:space="preserve"> PAGEREF _Toc106728170 \h </w:instrText>
      </w:r>
      <w:r>
        <w:rPr>
          <w:noProof/>
        </w:rPr>
      </w:r>
      <w:r>
        <w:rPr>
          <w:noProof/>
        </w:rPr>
        <w:fldChar w:fldCharType="separate"/>
      </w:r>
      <w:r>
        <w:rPr>
          <w:noProof/>
        </w:rPr>
        <w:t>10</w:t>
      </w:r>
      <w:r>
        <w:rPr>
          <w:noProof/>
        </w:rPr>
        <w:fldChar w:fldCharType="end"/>
      </w:r>
    </w:p>
    <w:p w14:paraId="52A5592D" w14:textId="581B3BE9"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6: Distribution of the familiarity with SI between different scientific domains</w:t>
      </w:r>
      <w:r>
        <w:rPr>
          <w:noProof/>
        </w:rPr>
        <w:tab/>
      </w:r>
      <w:r>
        <w:rPr>
          <w:noProof/>
        </w:rPr>
        <w:fldChar w:fldCharType="begin"/>
      </w:r>
      <w:r>
        <w:rPr>
          <w:noProof/>
        </w:rPr>
        <w:instrText xml:space="preserve"> PAGEREF _Toc106728171 \h </w:instrText>
      </w:r>
      <w:r>
        <w:rPr>
          <w:noProof/>
        </w:rPr>
      </w:r>
      <w:r>
        <w:rPr>
          <w:noProof/>
        </w:rPr>
        <w:fldChar w:fldCharType="separate"/>
      </w:r>
      <w:r>
        <w:rPr>
          <w:noProof/>
        </w:rPr>
        <w:t>11</w:t>
      </w:r>
      <w:r>
        <w:rPr>
          <w:noProof/>
        </w:rPr>
        <w:fldChar w:fldCharType="end"/>
      </w:r>
    </w:p>
    <w:p w14:paraId="2C5AF821" w14:textId="2FBF8E7E"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7:  Level of interdisciplinary and transdisciplinary involvement</w:t>
      </w:r>
      <w:r>
        <w:rPr>
          <w:noProof/>
        </w:rPr>
        <w:tab/>
      </w:r>
      <w:r>
        <w:rPr>
          <w:noProof/>
        </w:rPr>
        <w:fldChar w:fldCharType="begin"/>
      </w:r>
      <w:r>
        <w:rPr>
          <w:noProof/>
        </w:rPr>
        <w:instrText xml:space="preserve"> PAGEREF _Toc106728172 \h </w:instrText>
      </w:r>
      <w:r>
        <w:rPr>
          <w:noProof/>
        </w:rPr>
      </w:r>
      <w:r>
        <w:rPr>
          <w:noProof/>
        </w:rPr>
        <w:fldChar w:fldCharType="separate"/>
      </w:r>
      <w:r>
        <w:rPr>
          <w:noProof/>
        </w:rPr>
        <w:t>13</w:t>
      </w:r>
      <w:r>
        <w:rPr>
          <w:noProof/>
        </w:rPr>
        <w:fldChar w:fldCharType="end"/>
      </w:r>
    </w:p>
    <w:p w14:paraId="38EDC93B" w14:textId="59D70B57"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8: Stakeholder groups involved in transdisciplinary research</w:t>
      </w:r>
      <w:r>
        <w:rPr>
          <w:noProof/>
        </w:rPr>
        <w:tab/>
      </w:r>
      <w:r>
        <w:rPr>
          <w:noProof/>
        </w:rPr>
        <w:fldChar w:fldCharType="begin"/>
      </w:r>
      <w:r>
        <w:rPr>
          <w:noProof/>
        </w:rPr>
        <w:instrText xml:space="preserve"> PAGEREF _Toc106728173 \h </w:instrText>
      </w:r>
      <w:r>
        <w:rPr>
          <w:noProof/>
        </w:rPr>
      </w:r>
      <w:r>
        <w:rPr>
          <w:noProof/>
        </w:rPr>
        <w:fldChar w:fldCharType="separate"/>
      </w:r>
      <w:r>
        <w:rPr>
          <w:noProof/>
        </w:rPr>
        <w:t>13</w:t>
      </w:r>
      <w:r>
        <w:rPr>
          <w:noProof/>
        </w:rPr>
        <w:fldChar w:fldCharType="end"/>
      </w:r>
    </w:p>
    <w:p w14:paraId="154D9B9A" w14:textId="6CC87B5B"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9: Nature of transdisciplinary involvement per stakeholder group</w:t>
      </w:r>
      <w:r>
        <w:rPr>
          <w:noProof/>
        </w:rPr>
        <w:tab/>
      </w:r>
      <w:r>
        <w:rPr>
          <w:noProof/>
        </w:rPr>
        <w:fldChar w:fldCharType="begin"/>
      </w:r>
      <w:r>
        <w:rPr>
          <w:noProof/>
        </w:rPr>
        <w:instrText xml:space="preserve"> PAGEREF _Toc106728174 \h </w:instrText>
      </w:r>
      <w:r>
        <w:rPr>
          <w:noProof/>
        </w:rPr>
      </w:r>
      <w:r>
        <w:rPr>
          <w:noProof/>
        </w:rPr>
        <w:fldChar w:fldCharType="separate"/>
      </w:r>
      <w:r>
        <w:rPr>
          <w:noProof/>
        </w:rPr>
        <w:t>14</w:t>
      </w:r>
      <w:r>
        <w:rPr>
          <w:noProof/>
        </w:rPr>
        <w:fldChar w:fldCharType="end"/>
      </w:r>
    </w:p>
    <w:p w14:paraId="5D571B24" w14:textId="6C4E8A01"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10: Relation between the deliberate design for benefits for and the nature of involvement of target groups outside academia in the research process</w:t>
      </w:r>
      <w:r>
        <w:rPr>
          <w:noProof/>
        </w:rPr>
        <w:tab/>
      </w:r>
      <w:r>
        <w:rPr>
          <w:noProof/>
        </w:rPr>
        <w:fldChar w:fldCharType="begin"/>
      </w:r>
      <w:r>
        <w:rPr>
          <w:noProof/>
        </w:rPr>
        <w:instrText xml:space="preserve"> PAGEREF _Toc106728175 \h </w:instrText>
      </w:r>
      <w:r>
        <w:rPr>
          <w:noProof/>
        </w:rPr>
      </w:r>
      <w:r>
        <w:rPr>
          <w:noProof/>
        </w:rPr>
        <w:fldChar w:fldCharType="separate"/>
      </w:r>
      <w:r>
        <w:rPr>
          <w:noProof/>
        </w:rPr>
        <w:t>15</w:t>
      </w:r>
      <w:r>
        <w:rPr>
          <w:noProof/>
        </w:rPr>
        <w:fldChar w:fldCharType="end"/>
      </w:r>
    </w:p>
    <w:p w14:paraId="71B916C2" w14:textId="13CE1D8E"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10</w:t>
      </w:r>
      <w:r w:rsidRPr="0019138F">
        <w:rPr>
          <w:b/>
          <w:noProof/>
        </w:rPr>
        <w:t>: R&amp;D phases and procedures for social innovation research</w:t>
      </w:r>
      <w:r>
        <w:rPr>
          <w:noProof/>
        </w:rPr>
        <w:tab/>
      </w:r>
      <w:r>
        <w:rPr>
          <w:noProof/>
        </w:rPr>
        <w:fldChar w:fldCharType="begin"/>
      </w:r>
      <w:r>
        <w:rPr>
          <w:noProof/>
        </w:rPr>
        <w:instrText xml:space="preserve"> PAGEREF _Toc106728176 \h </w:instrText>
      </w:r>
      <w:r>
        <w:rPr>
          <w:noProof/>
        </w:rPr>
      </w:r>
      <w:r>
        <w:rPr>
          <w:noProof/>
        </w:rPr>
        <w:fldChar w:fldCharType="separate"/>
      </w:r>
      <w:r>
        <w:rPr>
          <w:noProof/>
        </w:rPr>
        <w:t>18</w:t>
      </w:r>
      <w:r>
        <w:rPr>
          <w:noProof/>
        </w:rPr>
        <w:fldChar w:fldCharType="end"/>
      </w:r>
    </w:p>
    <w:p w14:paraId="64AAF2C8" w14:textId="3761DA3F"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11</w:t>
      </w:r>
      <w:r w:rsidRPr="0019138F">
        <w:rPr>
          <w:b/>
          <w:noProof/>
        </w:rPr>
        <w:t>: Transdisciplinary advantages during project phases</w:t>
      </w:r>
      <w:r>
        <w:rPr>
          <w:noProof/>
        </w:rPr>
        <w:tab/>
      </w:r>
      <w:r>
        <w:rPr>
          <w:noProof/>
        </w:rPr>
        <w:fldChar w:fldCharType="begin"/>
      </w:r>
      <w:r>
        <w:rPr>
          <w:noProof/>
        </w:rPr>
        <w:instrText xml:space="preserve"> PAGEREF _Toc106728177 \h </w:instrText>
      </w:r>
      <w:r>
        <w:rPr>
          <w:noProof/>
        </w:rPr>
      </w:r>
      <w:r>
        <w:rPr>
          <w:noProof/>
        </w:rPr>
        <w:fldChar w:fldCharType="separate"/>
      </w:r>
      <w:r>
        <w:rPr>
          <w:noProof/>
        </w:rPr>
        <w:t>24</w:t>
      </w:r>
      <w:r>
        <w:rPr>
          <w:noProof/>
        </w:rPr>
        <w:fldChar w:fldCharType="end"/>
      </w:r>
    </w:p>
    <w:p w14:paraId="0D30C87D" w14:textId="2B2E77EF"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12: Distribution of different motivation types</w:t>
      </w:r>
      <w:r>
        <w:rPr>
          <w:noProof/>
        </w:rPr>
        <w:tab/>
      </w:r>
      <w:r>
        <w:rPr>
          <w:noProof/>
        </w:rPr>
        <w:fldChar w:fldCharType="begin"/>
      </w:r>
      <w:r>
        <w:rPr>
          <w:noProof/>
        </w:rPr>
        <w:instrText xml:space="preserve"> PAGEREF _Toc106728178 \h </w:instrText>
      </w:r>
      <w:r>
        <w:rPr>
          <w:noProof/>
        </w:rPr>
      </w:r>
      <w:r>
        <w:rPr>
          <w:noProof/>
        </w:rPr>
        <w:fldChar w:fldCharType="separate"/>
      </w:r>
      <w:r>
        <w:rPr>
          <w:noProof/>
        </w:rPr>
        <w:t>33</w:t>
      </w:r>
      <w:r>
        <w:rPr>
          <w:noProof/>
        </w:rPr>
        <w:fldChar w:fldCharType="end"/>
      </w:r>
    </w:p>
    <w:p w14:paraId="2388111E" w14:textId="3EB3D362"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13: Relation between transdisciplinary experience and the motivation to affect change outside academia</w:t>
      </w:r>
      <w:r>
        <w:rPr>
          <w:noProof/>
        </w:rPr>
        <w:tab/>
      </w:r>
      <w:r>
        <w:rPr>
          <w:noProof/>
        </w:rPr>
        <w:fldChar w:fldCharType="begin"/>
      </w:r>
      <w:r>
        <w:rPr>
          <w:noProof/>
        </w:rPr>
        <w:instrText xml:space="preserve"> PAGEREF _Toc106728179 \h </w:instrText>
      </w:r>
      <w:r>
        <w:rPr>
          <w:noProof/>
        </w:rPr>
      </w:r>
      <w:r>
        <w:rPr>
          <w:noProof/>
        </w:rPr>
        <w:fldChar w:fldCharType="separate"/>
      </w:r>
      <w:r>
        <w:rPr>
          <w:noProof/>
        </w:rPr>
        <w:t>35</w:t>
      </w:r>
      <w:r>
        <w:rPr>
          <w:noProof/>
        </w:rPr>
        <w:fldChar w:fldCharType="end"/>
      </w:r>
    </w:p>
    <w:p w14:paraId="36057E19" w14:textId="52B51FB4"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14: Distribution of extent to benefit target groups outside the academic world</w:t>
      </w:r>
      <w:r>
        <w:rPr>
          <w:noProof/>
        </w:rPr>
        <w:tab/>
      </w:r>
      <w:r>
        <w:rPr>
          <w:noProof/>
        </w:rPr>
        <w:fldChar w:fldCharType="begin"/>
      </w:r>
      <w:r>
        <w:rPr>
          <w:noProof/>
        </w:rPr>
        <w:instrText xml:space="preserve"> PAGEREF _Toc106728180 \h </w:instrText>
      </w:r>
      <w:r>
        <w:rPr>
          <w:noProof/>
        </w:rPr>
      </w:r>
      <w:r>
        <w:rPr>
          <w:noProof/>
        </w:rPr>
        <w:fldChar w:fldCharType="separate"/>
      </w:r>
      <w:r>
        <w:rPr>
          <w:noProof/>
        </w:rPr>
        <w:t>36</w:t>
      </w:r>
      <w:r>
        <w:rPr>
          <w:noProof/>
        </w:rPr>
        <w:fldChar w:fldCharType="end"/>
      </w:r>
    </w:p>
    <w:p w14:paraId="0BC34287" w14:textId="429FCCB3"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15: Distribution of extent to benefit target groups outside the academic world across scientific domains</w:t>
      </w:r>
      <w:r>
        <w:rPr>
          <w:noProof/>
        </w:rPr>
        <w:tab/>
      </w:r>
      <w:r>
        <w:rPr>
          <w:noProof/>
        </w:rPr>
        <w:fldChar w:fldCharType="begin"/>
      </w:r>
      <w:r>
        <w:rPr>
          <w:noProof/>
        </w:rPr>
        <w:instrText xml:space="preserve"> PAGEREF _Toc106728181 \h </w:instrText>
      </w:r>
      <w:r>
        <w:rPr>
          <w:noProof/>
        </w:rPr>
      </w:r>
      <w:r>
        <w:rPr>
          <w:noProof/>
        </w:rPr>
        <w:fldChar w:fldCharType="separate"/>
      </w:r>
      <w:r>
        <w:rPr>
          <w:noProof/>
        </w:rPr>
        <w:t>37</w:t>
      </w:r>
      <w:r>
        <w:rPr>
          <w:noProof/>
        </w:rPr>
        <w:fldChar w:fldCharType="end"/>
      </w:r>
    </w:p>
    <w:p w14:paraId="5CDBE66B" w14:textId="321C3AA2"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16: Distribution of impulses from the non-academic world (multiple choice)</w:t>
      </w:r>
      <w:r>
        <w:rPr>
          <w:noProof/>
        </w:rPr>
        <w:tab/>
      </w:r>
      <w:r>
        <w:rPr>
          <w:noProof/>
        </w:rPr>
        <w:fldChar w:fldCharType="begin"/>
      </w:r>
      <w:r>
        <w:rPr>
          <w:noProof/>
        </w:rPr>
        <w:instrText xml:space="preserve"> PAGEREF _Toc106728182 \h </w:instrText>
      </w:r>
      <w:r>
        <w:rPr>
          <w:noProof/>
        </w:rPr>
      </w:r>
      <w:r>
        <w:rPr>
          <w:noProof/>
        </w:rPr>
        <w:fldChar w:fldCharType="separate"/>
      </w:r>
      <w:r>
        <w:rPr>
          <w:noProof/>
        </w:rPr>
        <w:t>39</w:t>
      </w:r>
      <w:r>
        <w:rPr>
          <w:noProof/>
        </w:rPr>
        <w:fldChar w:fldCharType="end"/>
      </w:r>
    </w:p>
    <w:p w14:paraId="7B238B9B" w14:textId="3E484110"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17: Distribution of intended change</w:t>
      </w:r>
      <w:r>
        <w:rPr>
          <w:noProof/>
        </w:rPr>
        <w:tab/>
      </w:r>
      <w:r>
        <w:rPr>
          <w:noProof/>
        </w:rPr>
        <w:fldChar w:fldCharType="begin"/>
      </w:r>
      <w:r>
        <w:rPr>
          <w:noProof/>
        </w:rPr>
        <w:instrText xml:space="preserve"> PAGEREF _Toc106728183 \h </w:instrText>
      </w:r>
      <w:r>
        <w:rPr>
          <w:noProof/>
        </w:rPr>
      </w:r>
      <w:r>
        <w:rPr>
          <w:noProof/>
        </w:rPr>
        <w:fldChar w:fldCharType="separate"/>
      </w:r>
      <w:r>
        <w:rPr>
          <w:noProof/>
        </w:rPr>
        <w:t>45</w:t>
      </w:r>
      <w:r>
        <w:rPr>
          <w:noProof/>
        </w:rPr>
        <w:fldChar w:fldCharType="end"/>
      </w:r>
    </w:p>
    <w:p w14:paraId="1DAFB95D" w14:textId="4EE16AF4"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18: Interview findings differentiated between change categories and target groups</w:t>
      </w:r>
      <w:r>
        <w:rPr>
          <w:noProof/>
        </w:rPr>
        <w:tab/>
      </w:r>
      <w:r>
        <w:rPr>
          <w:noProof/>
        </w:rPr>
        <w:fldChar w:fldCharType="begin"/>
      </w:r>
      <w:r>
        <w:rPr>
          <w:noProof/>
        </w:rPr>
        <w:instrText xml:space="preserve"> PAGEREF _Toc106728184 \h </w:instrText>
      </w:r>
      <w:r>
        <w:rPr>
          <w:noProof/>
        </w:rPr>
      </w:r>
      <w:r>
        <w:rPr>
          <w:noProof/>
        </w:rPr>
        <w:fldChar w:fldCharType="separate"/>
      </w:r>
      <w:r>
        <w:rPr>
          <w:noProof/>
        </w:rPr>
        <w:t>46</w:t>
      </w:r>
      <w:r>
        <w:rPr>
          <w:noProof/>
        </w:rPr>
        <w:fldChar w:fldCharType="end"/>
      </w:r>
    </w:p>
    <w:p w14:paraId="7966E898" w14:textId="4053B003"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19: Direct contribution to target group(s)</w:t>
      </w:r>
      <w:r>
        <w:rPr>
          <w:noProof/>
        </w:rPr>
        <w:tab/>
      </w:r>
      <w:r>
        <w:rPr>
          <w:noProof/>
        </w:rPr>
        <w:fldChar w:fldCharType="begin"/>
      </w:r>
      <w:r>
        <w:rPr>
          <w:noProof/>
        </w:rPr>
        <w:instrText xml:space="preserve"> PAGEREF _Toc106728185 \h </w:instrText>
      </w:r>
      <w:r>
        <w:rPr>
          <w:noProof/>
        </w:rPr>
      </w:r>
      <w:r>
        <w:rPr>
          <w:noProof/>
        </w:rPr>
        <w:fldChar w:fldCharType="separate"/>
      </w:r>
      <w:r>
        <w:rPr>
          <w:noProof/>
        </w:rPr>
        <w:t>49</w:t>
      </w:r>
      <w:r>
        <w:rPr>
          <w:noProof/>
        </w:rPr>
        <w:fldChar w:fldCharType="end"/>
      </w:r>
    </w:p>
    <w:p w14:paraId="7BF5F7D1" w14:textId="7CA44280"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20: Relation between the motivation to improve the human condition/welfare and the direct contribution of the project results towards...</w:t>
      </w:r>
      <w:r>
        <w:rPr>
          <w:noProof/>
        </w:rPr>
        <w:tab/>
      </w:r>
      <w:r>
        <w:rPr>
          <w:noProof/>
        </w:rPr>
        <w:fldChar w:fldCharType="begin"/>
      </w:r>
      <w:r>
        <w:rPr>
          <w:noProof/>
        </w:rPr>
        <w:instrText xml:space="preserve"> PAGEREF _Toc106728186 \h </w:instrText>
      </w:r>
      <w:r>
        <w:rPr>
          <w:noProof/>
        </w:rPr>
      </w:r>
      <w:r>
        <w:rPr>
          <w:noProof/>
        </w:rPr>
        <w:fldChar w:fldCharType="separate"/>
      </w:r>
      <w:r>
        <w:rPr>
          <w:noProof/>
        </w:rPr>
        <w:t>50</w:t>
      </w:r>
      <w:r>
        <w:rPr>
          <w:noProof/>
        </w:rPr>
        <w:fldChar w:fldCharType="end"/>
      </w:r>
    </w:p>
    <w:p w14:paraId="2630FCA5" w14:textId="6FEB68EC"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22: Uptake of project results by policy-makers</w:t>
      </w:r>
      <w:r>
        <w:rPr>
          <w:noProof/>
        </w:rPr>
        <w:tab/>
      </w:r>
      <w:r>
        <w:rPr>
          <w:noProof/>
        </w:rPr>
        <w:fldChar w:fldCharType="begin"/>
      </w:r>
      <w:r>
        <w:rPr>
          <w:noProof/>
        </w:rPr>
        <w:instrText xml:space="preserve"> PAGEREF _Toc106728187 \h </w:instrText>
      </w:r>
      <w:r>
        <w:rPr>
          <w:noProof/>
        </w:rPr>
      </w:r>
      <w:r>
        <w:rPr>
          <w:noProof/>
        </w:rPr>
        <w:fldChar w:fldCharType="separate"/>
      </w:r>
      <w:r>
        <w:rPr>
          <w:noProof/>
        </w:rPr>
        <w:t>52</w:t>
      </w:r>
      <w:r>
        <w:rPr>
          <w:noProof/>
        </w:rPr>
        <w:fldChar w:fldCharType="end"/>
      </w:r>
    </w:p>
    <w:p w14:paraId="40591930" w14:textId="0ED3FD77"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23: Kind of uptake of project results by policy-makers</w:t>
      </w:r>
      <w:r>
        <w:rPr>
          <w:noProof/>
        </w:rPr>
        <w:tab/>
      </w:r>
      <w:r>
        <w:rPr>
          <w:noProof/>
        </w:rPr>
        <w:fldChar w:fldCharType="begin"/>
      </w:r>
      <w:r>
        <w:rPr>
          <w:noProof/>
        </w:rPr>
        <w:instrText xml:space="preserve"> PAGEREF _Toc106728188 \h </w:instrText>
      </w:r>
      <w:r>
        <w:rPr>
          <w:noProof/>
        </w:rPr>
      </w:r>
      <w:r>
        <w:rPr>
          <w:noProof/>
        </w:rPr>
        <w:fldChar w:fldCharType="separate"/>
      </w:r>
      <w:r>
        <w:rPr>
          <w:noProof/>
        </w:rPr>
        <w:t>53</w:t>
      </w:r>
      <w:r>
        <w:rPr>
          <w:noProof/>
        </w:rPr>
        <w:fldChar w:fldCharType="end"/>
      </w:r>
    </w:p>
    <w:p w14:paraId="352818B6" w14:textId="1C615485"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24: Impact statements – change affected through the funded research project</w:t>
      </w:r>
      <w:r>
        <w:rPr>
          <w:noProof/>
        </w:rPr>
        <w:tab/>
      </w:r>
      <w:r>
        <w:rPr>
          <w:noProof/>
        </w:rPr>
        <w:fldChar w:fldCharType="begin"/>
      </w:r>
      <w:r>
        <w:rPr>
          <w:noProof/>
        </w:rPr>
        <w:instrText xml:space="preserve"> PAGEREF _Toc106728189 \h </w:instrText>
      </w:r>
      <w:r>
        <w:rPr>
          <w:noProof/>
        </w:rPr>
      </w:r>
      <w:r>
        <w:rPr>
          <w:noProof/>
        </w:rPr>
        <w:fldChar w:fldCharType="separate"/>
      </w:r>
      <w:r>
        <w:rPr>
          <w:noProof/>
        </w:rPr>
        <w:t>53</w:t>
      </w:r>
      <w:r>
        <w:rPr>
          <w:noProof/>
        </w:rPr>
        <w:fldChar w:fldCharType="end"/>
      </w:r>
    </w:p>
    <w:p w14:paraId="5E48C286" w14:textId="699F7FC1"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25: Types of scalability</w:t>
      </w:r>
      <w:r>
        <w:rPr>
          <w:noProof/>
        </w:rPr>
        <w:tab/>
      </w:r>
      <w:r>
        <w:rPr>
          <w:noProof/>
        </w:rPr>
        <w:fldChar w:fldCharType="begin"/>
      </w:r>
      <w:r>
        <w:rPr>
          <w:noProof/>
        </w:rPr>
        <w:instrText xml:space="preserve"> PAGEREF _Toc106728190 \h </w:instrText>
      </w:r>
      <w:r>
        <w:rPr>
          <w:noProof/>
        </w:rPr>
      </w:r>
      <w:r>
        <w:rPr>
          <w:noProof/>
        </w:rPr>
        <w:fldChar w:fldCharType="separate"/>
      </w:r>
      <w:r>
        <w:rPr>
          <w:noProof/>
        </w:rPr>
        <w:t>55</w:t>
      </w:r>
      <w:r>
        <w:rPr>
          <w:noProof/>
        </w:rPr>
        <w:fldChar w:fldCharType="end"/>
      </w:r>
    </w:p>
    <w:p w14:paraId="285B88AA" w14:textId="5990F0D5"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26: Relation between citizens' level of involvement and selected outcome variables</w:t>
      </w:r>
      <w:r>
        <w:rPr>
          <w:noProof/>
        </w:rPr>
        <w:tab/>
      </w:r>
      <w:r>
        <w:rPr>
          <w:noProof/>
        </w:rPr>
        <w:fldChar w:fldCharType="begin"/>
      </w:r>
      <w:r>
        <w:rPr>
          <w:noProof/>
        </w:rPr>
        <w:instrText xml:space="preserve"> PAGEREF _Toc106728191 \h </w:instrText>
      </w:r>
      <w:r>
        <w:rPr>
          <w:noProof/>
        </w:rPr>
      </w:r>
      <w:r>
        <w:rPr>
          <w:noProof/>
        </w:rPr>
        <w:fldChar w:fldCharType="separate"/>
      </w:r>
      <w:r>
        <w:rPr>
          <w:noProof/>
        </w:rPr>
        <w:t>56</w:t>
      </w:r>
      <w:r>
        <w:rPr>
          <w:noProof/>
        </w:rPr>
        <w:fldChar w:fldCharType="end"/>
      </w:r>
    </w:p>
    <w:p w14:paraId="5A96B082" w14:textId="294B42B0"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highlight w:val="yellow"/>
        </w:rPr>
        <w:lastRenderedPageBreak/>
        <w:t>Figure 27: Distribution of dissemination channel</w:t>
      </w:r>
      <w:r>
        <w:rPr>
          <w:noProof/>
        </w:rPr>
        <w:tab/>
      </w:r>
      <w:r>
        <w:rPr>
          <w:noProof/>
        </w:rPr>
        <w:fldChar w:fldCharType="begin"/>
      </w:r>
      <w:r>
        <w:rPr>
          <w:noProof/>
        </w:rPr>
        <w:instrText xml:space="preserve"> PAGEREF _Toc106728192 \h </w:instrText>
      </w:r>
      <w:r>
        <w:rPr>
          <w:noProof/>
        </w:rPr>
      </w:r>
      <w:r>
        <w:rPr>
          <w:noProof/>
        </w:rPr>
        <w:fldChar w:fldCharType="separate"/>
      </w:r>
      <w:r>
        <w:rPr>
          <w:noProof/>
        </w:rPr>
        <w:t>60</w:t>
      </w:r>
      <w:r>
        <w:rPr>
          <w:noProof/>
        </w:rPr>
        <w:fldChar w:fldCharType="end"/>
      </w:r>
    </w:p>
    <w:p w14:paraId="2863EA28" w14:textId="5F173B85" w:rsidR="002426EF" w:rsidRPr="003D1F31" w:rsidRDefault="00D00E26" w:rsidP="00300C47">
      <w:pPr>
        <w:pStyle w:val="TableofFigures"/>
        <w:tabs>
          <w:tab w:val="clear" w:pos="7655"/>
          <w:tab w:val="right" w:leader="dot" w:pos="9072"/>
        </w:tabs>
        <w:rPr>
          <w:rFonts w:asciiTheme="minorHAnsi" w:eastAsiaTheme="minorEastAsia" w:hAnsiTheme="minorHAnsi" w:cstheme="minorBidi"/>
          <w:sz w:val="22"/>
          <w:szCs w:val="22"/>
          <w:lang w:eastAsia="de-AT"/>
        </w:rPr>
      </w:pPr>
      <w:r w:rsidRPr="003D1F31">
        <w:rPr>
          <w:rStyle w:val="IndexLink"/>
        </w:rPr>
        <w:fldChar w:fldCharType="end"/>
      </w:r>
    </w:p>
    <w:p w14:paraId="1C1ABBE1" w14:textId="77777777" w:rsidR="002426EF" w:rsidRPr="003D1F31" w:rsidRDefault="002426EF">
      <w:pPr>
        <w:tabs>
          <w:tab w:val="right" w:leader="dot" w:pos="9072"/>
        </w:tabs>
        <w:spacing w:after="0"/>
        <w:ind w:left="1134" w:hanging="1134"/>
        <w:rPr>
          <w:rFonts w:ascii="Verdana" w:hAnsi="Verdana"/>
        </w:rPr>
      </w:pPr>
    </w:p>
    <w:p w14:paraId="48A654D2" w14:textId="77777777" w:rsidR="002426EF" w:rsidRPr="003D1F31" w:rsidRDefault="002426EF">
      <w:pPr>
        <w:spacing w:after="0"/>
        <w:rPr>
          <w:rFonts w:ascii="Verdana" w:hAnsi="Verdana"/>
        </w:rPr>
      </w:pPr>
    </w:p>
    <w:p w14:paraId="3010CAF7" w14:textId="77777777" w:rsidR="002426EF" w:rsidRPr="003D1F31" w:rsidRDefault="00D00E26">
      <w:pPr>
        <w:spacing w:after="0"/>
        <w:rPr>
          <w:rFonts w:ascii="Verdana" w:hAnsi="Verdana"/>
          <w:b/>
          <w:caps/>
          <w:sz w:val="24"/>
          <w:szCs w:val="24"/>
        </w:rPr>
      </w:pPr>
      <w:r w:rsidRPr="003D1F31">
        <w:br w:type="page"/>
      </w:r>
    </w:p>
    <w:p w14:paraId="0F4734EF" w14:textId="77777777" w:rsidR="002426EF" w:rsidRPr="003D1F31" w:rsidRDefault="00D00E26">
      <w:pPr>
        <w:pStyle w:val="RTDHeading02"/>
        <w:numPr>
          <w:ilvl w:val="0"/>
          <w:numId w:val="2"/>
        </w:numPr>
        <w:ind w:left="709" w:hanging="709"/>
        <w:outlineLvl w:val="0"/>
        <w:rPr>
          <w:sz w:val="28"/>
          <w:szCs w:val="28"/>
        </w:rPr>
      </w:pPr>
      <w:bookmarkStart w:id="1" w:name="_Toc412647353"/>
      <w:bookmarkStart w:id="2" w:name="_Toc106728058"/>
      <w:bookmarkEnd w:id="1"/>
      <w:r w:rsidRPr="003D1F31">
        <w:rPr>
          <w:sz w:val="28"/>
          <w:szCs w:val="28"/>
        </w:rPr>
        <w:lastRenderedPageBreak/>
        <w:t>EXECUTIVE SUMMARY</w:t>
      </w:r>
      <w:bookmarkEnd w:id="2"/>
    </w:p>
    <w:p w14:paraId="39C66813"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0B938409" w14:textId="77777777" w:rsidR="002426EF" w:rsidRPr="003D1F31" w:rsidRDefault="00D00E26">
      <w:pPr>
        <w:pStyle w:val="RTDHeading02"/>
        <w:numPr>
          <w:ilvl w:val="0"/>
          <w:numId w:val="2"/>
        </w:numPr>
        <w:ind w:left="709" w:hanging="709"/>
        <w:outlineLvl w:val="0"/>
        <w:rPr>
          <w:sz w:val="28"/>
          <w:szCs w:val="28"/>
        </w:rPr>
      </w:pPr>
      <w:bookmarkStart w:id="3" w:name="_Toc106728059"/>
      <w:r w:rsidRPr="003D1F31">
        <w:rPr>
          <w:sz w:val="28"/>
          <w:szCs w:val="28"/>
        </w:rPr>
        <w:t>INTRODUCTION</w:t>
      </w:r>
      <w:bookmarkEnd w:id="3"/>
    </w:p>
    <w:p w14:paraId="353D0CA9" w14:textId="77777777" w:rsidR="002426EF" w:rsidRPr="003D1F31" w:rsidRDefault="00D00E26">
      <w:pPr>
        <w:pStyle w:val="RTDHeading04"/>
        <w:tabs>
          <w:tab w:val="left" w:pos="709"/>
        </w:tabs>
        <w:ind w:left="709" w:hanging="709"/>
        <w:outlineLvl w:val="1"/>
        <w:rPr>
          <w:sz w:val="22"/>
          <w:szCs w:val="22"/>
        </w:rPr>
      </w:pPr>
      <w:bookmarkStart w:id="4" w:name="_Toc106728060"/>
      <w:r w:rsidRPr="003D1F31">
        <w:rPr>
          <w:sz w:val="22"/>
          <w:szCs w:val="22"/>
        </w:rPr>
        <w:t>2.1</w:t>
      </w:r>
      <w:r w:rsidRPr="003D1F31">
        <w:rPr>
          <w:sz w:val="22"/>
          <w:szCs w:val="22"/>
        </w:rPr>
        <w:tab/>
        <w:t>Rational and background of this study</w:t>
      </w:r>
      <w:bookmarkEnd w:id="4"/>
    </w:p>
    <w:p w14:paraId="021B7C80"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7383EA74" w14:textId="77777777" w:rsidR="002426EF" w:rsidRPr="003D1F31" w:rsidRDefault="00D00E26">
      <w:pPr>
        <w:pStyle w:val="RTDHeading04"/>
        <w:tabs>
          <w:tab w:val="left" w:pos="709"/>
        </w:tabs>
        <w:ind w:left="709" w:hanging="709"/>
        <w:outlineLvl w:val="1"/>
        <w:rPr>
          <w:sz w:val="22"/>
          <w:szCs w:val="22"/>
        </w:rPr>
      </w:pPr>
      <w:bookmarkStart w:id="5" w:name="_Toc106728061"/>
      <w:r w:rsidRPr="003D1F31">
        <w:rPr>
          <w:sz w:val="22"/>
          <w:szCs w:val="22"/>
        </w:rPr>
        <w:t xml:space="preserve">2.2 </w:t>
      </w:r>
      <w:r w:rsidRPr="003D1F31">
        <w:rPr>
          <w:sz w:val="22"/>
          <w:szCs w:val="22"/>
        </w:rPr>
        <w:tab/>
        <w:t>Study design and applied methods</w:t>
      </w:r>
      <w:bookmarkEnd w:id="5"/>
    </w:p>
    <w:p w14:paraId="26C64793"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1FB49E4F" w14:textId="6FBADF33" w:rsidR="002426EF" w:rsidRPr="003D1F31" w:rsidRDefault="00151791" w:rsidP="00151791">
      <w:pPr>
        <w:pStyle w:val="Caption"/>
        <w:rPr>
          <w:rFonts w:ascii="Verdana" w:hAnsi="Verdana" w:cstheme="minorHAnsi"/>
          <w:sz w:val="19"/>
          <w:szCs w:val="19"/>
        </w:rPr>
      </w:pPr>
      <w:bookmarkStart w:id="6" w:name="_Toc106728166"/>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1</w:t>
      </w:r>
      <w:r w:rsidRPr="00151791">
        <w:rPr>
          <w:rFonts w:ascii="Verdana" w:hAnsi="Verdana"/>
        </w:rPr>
        <w:fldChar w:fldCharType="end"/>
      </w:r>
      <w:r w:rsidR="00D00E26" w:rsidRPr="003D1F31">
        <w:rPr>
          <w:rFonts w:ascii="Verdana" w:hAnsi="Verdana"/>
        </w:rPr>
        <w:t xml:space="preserve">: </w:t>
      </w:r>
      <w:r w:rsidR="00D00E26" w:rsidRPr="00300C47">
        <w:rPr>
          <w:rFonts w:ascii="Verdana" w:hAnsi="Verdana"/>
        </w:rPr>
        <w:t>Overview on the Research Design</w:t>
      </w:r>
      <w:bookmarkEnd w:id="6"/>
    </w:p>
    <w:p w14:paraId="6F29F03F" w14:textId="77777777" w:rsidR="002426EF" w:rsidRPr="003D1F31" w:rsidRDefault="00D00E26">
      <w:pPr>
        <w:pStyle w:val="Default"/>
        <w:spacing w:after="120" w:line="240" w:lineRule="atLeast"/>
        <w:jc w:val="both"/>
        <w:rPr>
          <w:rFonts w:cstheme="minorHAnsi"/>
          <w:sz w:val="19"/>
          <w:szCs w:val="19"/>
          <w:lang w:val="en-GB"/>
        </w:rPr>
      </w:pPr>
      <w:r w:rsidRPr="003D1F31">
        <w:rPr>
          <w:noProof/>
          <w:lang w:eastAsia="de-AT"/>
        </w:rPr>
        <w:drawing>
          <wp:inline distT="0" distB="0" distL="0" distR="0" wp14:anchorId="4A871B68" wp14:editId="3C33333B">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1"/>
                    <a:stretch>
                      <a:fillRect/>
                    </a:stretch>
                  </pic:blipFill>
                  <pic:spPr bwMode="auto">
                    <a:xfrm>
                      <a:off x="0" y="0"/>
                      <a:ext cx="5760720" cy="3240405"/>
                    </a:xfrm>
                    <a:prstGeom prst="rect">
                      <a:avLst/>
                    </a:prstGeom>
                  </pic:spPr>
                </pic:pic>
              </a:graphicData>
            </a:graphic>
          </wp:inline>
        </w:drawing>
      </w:r>
    </w:p>
    <w:p w14:paraId="36F29FE4" w14:textId="77777777" w:rsidR="002426EF" w:rsidRPr="003D1F31" w:rsidRDefault="00D00E26">
      <w:pPr>
        <w:pStyle w:val="RTDBody"/>
        <w:rPr>
          <w:sz w:val="16"/>
          <w:szCs w:val="16"/>
        </w:rPr>
      </w:pPr>
      <w:r w:rsidRPr="003D1F31">
        <w:rPr>
          <w:sz w:val="16"/>
          <w:szCs w:val="16"/>
        </w:rPr>
        <w:t>Source: Own illustration</w:t>
      </w:r>
    </w:p>
    <w:p w14:paraId="14ECC32D"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5A08448D" w14:textId="65E417C6" w:rsidR="002426EF" w:rsidRPr="003D1F31" w:rsidRDefault="00D00E26">
      <w:pPr>
        <w:pStyle w:val="Caption"/>
        <w:rPr>
          <w:rFonts w:ascii="Verdana" w:hAnsi="Verdana" w:cstheme="minorHAnsi"/>
          <w:b/>
        </w:rPr>
      </w:pPr>
      <w:bookmarkStart w:id="7" w:name="_Toc106728167"/>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2</w:t>
      </w:r>
      <w:r w:rsidRPr="003D1F31">
        <w:rPr>
          <w:rFonts w:ascii="Verdana" w:hAnsi="Verdana"/>
        </w:rPr>
        <w:fldChar w:fldCharType="end"/>
      </w:r>
      <w:r w:rsidRPr="003D1F31">
        <w:rPr>
          <w:rFonts w:ascii="Verdana" w:hAnsi="Verdana"/>
        </w:rPr>
        <w:t xml:space="preserve">: </w:t>
      </w:r>
      <w:r w:rsidRPr="00300C47">
        <w:rPr>
          <w:rFonts w:ascii="Verdana" w:hAnsi="Verdana" w:cstheme="minorHAnsi"/>
        </w:rPr>
        <w:t>Multi-method approach</w:t>
      </w:r>
      <w:bookmarkEnd w:id="7"/>
    </w:p>
    <w:p w14:paraId="0A3ABFB3" w14:textId="77777777" w:rsidR="002426EF" w:rsidRPr="003D1F31" w:rsidRDefault="00D00E26">
      <w:pPr>
        <w:jc w:val="both"/>
        <w:rPr>
          <w:rFonts w:ascii="Verdana" w:hAnsi="Verdana" w:cstheme="minorHAnsi"/>
          <w:sz w:val="19"/>
          <w:szCs w:val="19"/>
        </w:rPr>
      </w:pPr>
      <w:r w:rsidRPr="003D1F31">
        <w:rPr>
          <w:noProof/>
          <w:lang w:val="de-AT" w:eastAsia="de-AT"/>
        </w:rPr>
        <w:drawing>
          <wp:inline distT="0" distB="0" distL="0" distR="0" wp14:anchorId="13413F18" wp14:editId="491E3B55">
            <wp:extent cx="5760720" cy="3240405"/>
            <wp:effectExtent l="0" t="0" r="0" b="0"/>
            <wp:docPr id="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5"/>
                    <pic:cNvPicPr>
                      <a:picLocks noChangeAspect="1" noChangeArrowheads="1"/>
                    </pic:cNvPicPr>
                  </pic:nvPicPr>
                  <pic:blipFill>
                    <a:blip r:embed="rId12"/>
                    <a:stretch>
                      <a:fillRect/>
                    </a:stretch>
                  </pic:blipFill>
                  <pic:spPr bwMode="auto">
                    <a:xfrm>
                      <a:off x="0" y="0"/>
                      <a:ext cx="5760720" cy="3240405"/>
                    </a:xfrm>
                    <a:prstGeom prst="rect">
                      <a:avLst/>
                    </a:prstGeom>
                  </pic:spPr>
                </pic:pic>
              </a:graphicData>
            </a:graphic>
          </wp:inline>
        </w:drawing>
      </w:r>
    </w:p>
    <w:p w14:paraId="0AD8EDC7" w14:textId="77777777" w:rsidR="002426EF" w:rsidRPr="003D1F31" w:rsidRDefault="00D00E26">
      <w:pPr>
        <w:pStyle w:val="RTDBody"/>
        <w:rPr>
          <w:sz w:val="16"/>
          <w:szCs w:val="16"/>
        </w:rPr>
      </w:pPr>
      <w:r w:rsidRPr="003D1F31">
        <w:rPr>
          <w:sz w:val="16"/>
          <w:szCs w:val="16"/>
        </w:rPr>
        <w:t>Source: own illustration</w:t>
      </w:r>
    </w:p>
    <w:p w14:paraId="3F26A42A" w14:textId="77777777" w:rsidR="002426EF" w:rsidRPr="003D1F31" w:rsidRDefault="002426EF">
      <w:pPr>
        <w:pStyle w:val="RTDBody"/>
      </w:pPr>
    </w:p>
    <w:p w14:paraId="4874B3ED" w14:textId="77777777" w:rsidR="002426EF" w:rsidRPr="003D1F31" w:rsidRDefault="00D00E26">
      <w:pPr>
        <w:pStyle w:val="RTDHeading02"/>
        <w:numPr>
          <w:ilvl w:val="0"/>
          <w:numId w:val="2"/>
        </w:numPr>
        <w:ind w:left="709" w:hanging="709"/>
        <w:outlineLvl w:val="0"/>
        <w:rPr>
          <w:sz w:val="28"/>
          <w:szCs w:val="28"/>
        </w:rPr>
      </w:pPr>
      <w:bookmarkStart w:id="8" w:name="_Toc106728062"/>
      <w:r w:rsidRPr="003D1F31">
        <w:rPr>
          <w:sz w:val="28"/>
          <w:szCs w:val="28"/>
        </w:rPr>
        <w:t>SOCIAL INNOVATION AS A RESEARCH CATEGORY</w:t>
      </w:r>
      <w:bookmarkEnd w:id="8"/>
    </w:p>
    <w:p w14:paraId="40276EAD" w14:textId="77777777" w:rsidR="002426EF" w:rsidRPr="003D1F31" w:rsidRDefault="00D00E26">
      <w:pPr>
        <w:pStyle w:val="RTDHeading04"/>
        <w:tabs>
          <w:tab w:val="left" w:pos="709"/>
        </w:tabs>
        <w:ind w:left="709" w:hanging="709"/>
        <w:outlineLvl w:val="1"/>
        <w:rPr>
          <w:sz w:val="22"/>
          <w:szCs w:val="22"/>
        </w:rPr>
      </w:pPr>
      <w:bookmarkStart w:id="9" w:name="_Toc106728063"/>
      <w:r w:rsidRPr="003D1F31">
        <w:rPr>
          <w:sz w:val="22"/>
          <w:szCs w:val="22"/>
        </w:rPr>
        <w:t>3.1</w:t>
      </w:r>
      <w:r w:rsidRPr="003D1F31">
        <w:rPr>
          <w:sz w:val="22"/>
          <w:szCs w:val="22"/>
        </w:rPr>
        <w:tab/>
        <w:t xml:space="preserve">Meaning of Social </w:t>
      </w:r>
      <w:commentRangeStart w:id="10"/>
      <w:r w:rsidRPr="003D1F31">
        <w:rPr>
          <w:sz w:val="22"/>
          <w:szCs w:val="22"/>
        </w:rPr>
        <w:t>Innovation</w:t>
      </w:r>
      <w:commentRangeEnd w:id="10"/>
      <w:r w:rsidRPr="003D1F31">
        <w:commentReference w:id="10"/>
      </w:r>
      <w:bookmarkEnd w:id="9"/>
    </w:p>
    <w:p w14:paraId="7C5E6EA5"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4DC7A49B" w14:textId="77777777" w:rsidR="002426EF" w:rsidRPr="003D1F31" w:rsidRDefault="00D00E26">
      <w:pPr>
        <w:pStyle w:val="RTDHeading04"/>
        <w:tabs>
          <w:tab w:val="left" w:pos="709"/>
        </w:tabs>
        <w:ind w:left="709" w:hanging="709"/>
        <w:outlineLvl w:val="1"/>
        <w:rPr>
          <w:sz w:val="22"/>
          <w:szCs w:val="22"/>
        </w:rPr>
      </w:pPr>
      <w:bookmarkStart w:id="11" w:name="_Toc106728064"/>
      <w:r w:rsidRPr="003D1F31">
        <w:rPr>
          <w:sz w:val="22"/>
          <w:szCs w:val="22"/>
        </w:rPr>
        <w:t>3.2</w:t>
      </w:r>
      <w:r w:rsidRPr="003D1F31">
        <w:rPr>
          <w:sz w:val="22"/>
          <w:szCs w:val="22"/>
        </w:rPr>
        <w:tab/>
        <w:t>Attributes of Social Innovation</w:t>
      </w:r>
      <w:bookmarkEnd w:id="11"/>
    </w:p>
    <w:p w14:paraId="7F02A11A"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22EB57A3" w14:textId="32EFCB03" w:rsidR="002426EF" w:rsidRPr="00300C47" w:rsidRDefault="00D00E26">
      <w:pPr>
        <w:pStyle w:val="Caption"/>
        <w:rPr>
          <w:rFonts w:ascii="Verdana" w:hAnsi="Verdana" w:cs="Times New Roman"/>
        </w:rPr>
      </w:pPr>
      <w:bookmarkStart w:id="12" w:name="_Toc106728148"/>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1</w:t>
      </w:r>
      <w:r w:rsidRPr="003D1F31">
        <w:rPr>
          <w:rFonts w:ascii="Verdana" w:hAnsi="Verdana"/>
        </w:rPr>
        <w:fldChar w:fldCharType="end"/>
      </w:r>
      <w:r w:rsidRPr="003D1F31">
        <w:rPr>
          <w:rFonts w:ascii="Verdana" w:hAnsi="Verdana" w:cs="Times New Roman"/>
          <w:b/>
        </w:rPr>
        <w:t xml:space="preserve">: </w:t>
      </w:r>
      <w:r w:rsidRPr="00300C47">
        <w:rPr>
          <w:rFonts w:ascii="Verdana" w:hAnsi="Verdana" w:cs="Times New Roman"/>
        </w:rPr>
        <w:t>Analytical dimensions to identify social innovations</w:t>
      </w:r>
      <w:bookmarkEnd w:id="12"/>
      <w:r w:rsidRPr="00300C47">
        <w:rPr>
          <w:rFonts w:ascii="Verdana" w:hAnsi="Verdana" w:cs="Times New Roman"/>
        </w:rPr>
        <w:t xml:space="preserve">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4"/>
        <w:gridCol w:w="6663"/>
      </w:tblGrid>
      <w:tr w:rsidR="002426EF" w:rsidRPr="003D1F31" w14:paraId="1BD7CB0A" w14:textId="77777777" w:rsidTr="00151791">
        <w:tc>
          <w:tcPr>
            <w:tcW w:w="2404" w:type="dxa"/>
            <w:vMerge w:val="restart"/>
          </w:tcPr>
          <w:p w14:paraId="398DBEFD" w14:textId="77777777" w:rsidR="002426EF" w:rsidRPr="003D1F31" w:rsidRDefault="00D00E26">
            <w:pPr>
              <w:widowControl w:val="0"/>
              <w:rPr>
                <w:rStyle w:val="jlqj4b"/>
                <w:rFonts w:ascii="Verdana" w:hAnsi="Verdana" w:cstheme="minorHAnsi"/>
                <w:sz w:val="18"/>
                <w:szCs w:val="18"/>
              </w:rPr>
            </w:pPr>
            <w:r w:rsidRPr="003D1F31">
              <w:rPr>
                <w:rStyle w:val="jlqj4b"/>
                <w:rFonts w:ascii="Verdana" w:hAnsi="Verdana" w:cstheme="minorHAnsi"/>
                <w:sz w:val="18"/>
                <w:szCs w:val="18"/>
              </w:rPr>
              <w:t>Analytical dimensions</w:t>
            </w:r>
          </w:p>
        </w:tc>
        <w:tc>
          <w:tcPr>
            <w:tcW w:w="6662" w:type="dxa"/>
          </w:tcPr>
          <w:p w14:paraId="0DE4C149" w14:textId="77777777" w:rsidR="002426EF" w:rsidRPr="003D1F31" w:rsidRDefault="00D00E26">
            <w:pPr>
              <w:pStyle w:val="ListParagraph"/>
              <w:widowControl w:val="0"/>
              <w:numPr>
                <w:ilvl w:val="0"/>
                <w:numId w:val="1"/>
              </w:numPr>
              <w:rPr>
                <w:rStyle w:val="jlqj4b"/>
                <w:rFonts w:ascii="Verdana" w:hAnsi="Verdana" w:cstheme="minorHAnsi"/>
                <w:sz w:val="18"/>
                <w:szCs w:val="18"/>
              </w:rPr>
            </w:pPr>
            <w:r w:rsidRPr="003D1F31">
              <w:rPr>
                <w:rStyle w:val="jlqj4b"/>
                <w:rFonts w:ascii="Verdana" w:hAnsi="Verdana" w:cstheme="minorHAnsi"/>
                <w:sz w:val="18"/>
                <w:szCs w:val="18"/>
              </w:rPr>
              <w:t xml:space="preserve">Social innovation results in a </w:t>
            </w:r>
            <w:r w:rsidRPr="003D1F31">
              <w:rPr>
                <w:rStyle w:val="jlqj4b"/>
                <w:rFonts w:ascii="Verdana" w:hAnsi="Verdana" w:cstheme="minorHAnsi"/>
                <w:i/>
                <w:sz w:val="18"/>
                <w:szCs w:val="18"/>
              </w:rPr>
              <w:t>changed social practice</w:t>
            </w:r>
            <w:r w:rsidRPr="003D1F31">
              <w:rPr>
                <w:rStyle w:val="jlqj4b"/>
                <w:rFonts w:ascii="Verdana" w:hAnsi="Verdana" w:cstheme="minorHAnsi"/>
                <w:sz w:val="18"/>
                <w:szCs w:val="18"/>
              </w:rPr>
              <w:t xml:space="preserve"> (= object of a social innovation).</w:t>
            </w:r>
          </w:p>
        </w:tc>
      </w:tr>
      <w:tr w:rsidR="002426EF" w:rsidRPr="003D1F31" w14:paraId="304A33C1" w14:textId="77777777" w:rsidTr="00151791">
        <w:tc>
          <w:tcPr>
            <w:tcW w:w="2404" w:type="dxa"/>
            <w:vMerge/>
          </w:tcPr>
          <w:p w14:paraId="4094F6FB" w14:textId="77777777" w:rsidR="002426EF" w:rsidRPr="003D1F31" w:rsidRDefault="002426EF">
            <w:pPr>
              <w:widowControl w:val="0"/>
              <w:rPr>
                <w:rStyle w:val="jlqj4b"/>
                <w:rFonts w:ascii="Verdana" w:hAnsi="Verdana" w:cstheme="minorHAnsi"/>
                <w:sz w:val="18"/>
                <w:szCs w:val="18"/>
              </w:rPr>
            </w:pPr>
          </w:p>
        </w:tc>
        <w:tc>
          <w:tcPr>
            <w:tcW w:w="6662" w:type="dxa"/>
          </w:tcPr>
          <w:p w14:paraId="2DD3C570" w14:textId="77777777" w:rsidR="002426EF" w:rsidRPr="003D1F31" w:rsidRDefault="00D00E26">
            <w:pPr>
              <w:pStyle w:val="ListParagraph"/>
              <w:widowControl w:val="0"/>
              <w:numPr>
                <w:ilvl w:val="0"/>
                <w:numId w:val="1"/>
              </w:numPr>
              <w:rPr>
                <w:rStyle w:val="jlqj4b"/>
                <w:rFonts w:ascii="Verdana" w:hAnsi="Verdana" w:cstheme="minorHAnsi"/>
                <w:sz w:val="18"/>
                <w:szCs w:val="18"/>
              </w:rPr>
            </w:pPr>
            <w:r w:rsidRPr="003D1F31">
              <w:rPr>
                <w:rStyle w:val="jlqj4b"/>
                <w:rFonts w:ascii="Verdana" w:hAnsi="Verdana" w:cstheme="minorHAnsi"/>
                <w:sz w:val="18"/>
                <w:szCs w:val="18"/>
              </w:rPr>
              <w:t xml:space="preserve">A social innovation must be </w:t>
            </w:r>
            <w:r w:rsidRPr="003D1F31">
              <w:rPr>
                <w:rStyle w:val="jlqj4b"/>
                <w:rFonts w:ascii="Verdana" w:hAnsi="Verdana" w:cstheme="minorHAnsi"/>
                <w:i/>
                <w:sz w:val="18"/>
                <w:szCs w:val="18"/>
              </w:rPr>
              <w:t>new in a specific context or for a specific actor.</w:t>
            </w:r>
          </w:p>
        </w:tc>
      </w:tr>
      <w:tr w:rsidR="002426EF" w:rsidRPr="003D1F31" w14:paraId="160BA5D9" w14:textId="77777777" w:rsidTr="00151791">
        <w:tc>
          <w:tcPr>
            <w:tcW w:w="2404" w:type="dxa"/>
            <w:vMerge/>
          </w:tcPr>
          <w:p w14:paraId="29B03354" w14:textId="77777777" w:rsidR="002426EF" w:rsidRPr="003D1F31" w:rsidRDefault="002426EF">
            <w:pPr>
              <w:widowControl w:val="0"/>
              <w:rPr>
                <w:rStyle w:val="jlqj4b"/>
                <w:rFonts w:ascii="Verdana" w:hAnsi="Verdana" w:cstheme="minorHAnsi"/>
                <w:sz w:val="18"/>
                <w:szCs w:val="18"/>
              </w:rPr>
            </w:pPr>
          </w:p>
        </w:tc>
        <w:tc>
          <w:tcPr>
            <w:tcW w:w="6662" w:type="dxa"/>
          </w:tcPr>
          <w:p w14:paraId="67ADEA8A" w14:textId="77777777" w:rsidR="002426EF" w:rsidRPr="003D1F31" w:rsidRDefault="00D00E26">
            <w:pPr>
              <w:pStyle w:val="ListParagraph"/>
              <w:widowControl w:val="0"/>
              <w:numPr>
                <w:ilvl w:val="0"/>
                <w:numId w:val="1"/>
              </w:numPr>
              <w:rPr>
                <w:rStyle w:val="jlqj4b"/>
                <w:rFonts w:ascii="Verdana" w:hAnsi="Verdana" w:cstheme="minorHAnsi"/>
                <w:sz w:val="18"/>
                <w:szCs w:val="18"/>
              </w:rPr>
            </w:pPr>
            <w:r w:rsidRPr="003D1F31">
              <w:rPr>
                <w:rStyle w:val="jlqj4b"/>
                <w:rFonts w:ascii="Verdana" w:hAnsi="Verdana" w:cstheme="minorHAnsi"/>
                <w:sz w:val="18"/>
                <w:szCs w:val="18"/>
              </w:rPr>
              <w:t xml:space="preserve">A social innovation is </w:t>
            </w:r>
            <w:r w:rsidRPr="003D1F31">
              <w:rPr>
                <w:rStyle w:val="jlqj4b"/>
                <w:rFonts w:ascii="Verdana" w:hAnsi="Verdana" w:cstheme="minorHAnsi"/>
                <w:i/>
                <w:sz w:val="18"/>
                <w:szCs w:val="18"/>
              </w:rPr>
              <w:t>developed to fulfil a social purpose</w:t>
            </w:r>
            <w:r w:rsidRPr="003D1F31">
              <w:rPr>
                <w:rStyle w:val="jlqj4b"/>
                <w:rFonts w:ascii="Verdana" w:hAnsi="Verdana" w:cstheme="minorHAnsi"/>
                <w:sz w:val="18"/>
                <w:szCs w:val="18"/>
              </w:rPr>
              <w:t xml:space="preserve"> in that sense that it</w:t>
            </w:r>
            <w:r w:rsidRPr="003D1F31">
              <w:rPr>
                <w:rFonts w:cstheme="minorHAnsi"/>
              </w:rPr>
              <w:t xml:space="preserve"> aims to better cope with needs and problems than is possible by using existing practices</w:t>
            </w:r>
          </w:p>
        </w:tc>
      </w:tr>
      <w:tr w:rsidR="002426EF" w:rsidRPr="003D1F31" w14:paraId="775100E4" w14:textId="77777777" w:rsidTr="00151791">
        <w:tc>
          <w:tcPr>
            <w:tcW w:w="2404" w:type="dxa"/>
            <w:vMerge/>
          </w:tcPr>
          <w:p w14:paraId="57E63705" w14:textId="77777777" w:rsidR="002426EF" w:rsidRPr="003D1F31" w:rsidRDefault="002426EF">
            <w:pPr>
              <w:widowControl w:val="0"/>
              <w:rPr>
                <w:rStyle w:val="jlqj4b"/>
                <w:rFonts w:ascii="Verdana" w:hAnsi="Verdana" w:cstheme="minorHAnsi"/>
                <w:sz w:val="18"/>
                <w:szCs w:val="18"/>
              </w:rPr>
            </w:pPr>
          </w:p>
        </w:tc>
        <w:tc>
          <w:tcPr>
            <w:tcW w:w="6662" w:type="dxa"/>
          </w:tcPr>
          <w:p w14:paraId="35D995B5" w14:textId="77777777" w:rsidR="002426EF" w:rsidRPr="003D1F31" w:rsidRDefault="00D00E26">
            <w:pPr>
              <w:pStyle w:val="ListParagraph"/>
              <w:widowControl w:val="0"/>
              <w:numPr>
                <w:ilvl w:val="0"/>
                <w:numId w:val="1"/>
              </w:numPr>
              <w:rPr>
                <w:rStyle w:val="jlqj4b"/>
                <w:rFonts w:ascii="Verdana" w:hAnsi="Verdana" w:cstheme="minorHAnsi"/>
                <w:sz w:val="18"/>
                <w:szCs w:val="18"/>
              </w:rPr>
            </w:pPr>
            <w:r w:rsidRPr="003D1F31">
              <w:rPr>
                <w:rStyle w:val="jlqj4b"/>
                <w:rFonts w:ascii="Verdana" w:hAnsi="Verdana" w:cstheme="minorHAnsi"/>
                <w:sz w:val="18"/>
                <w:szCs w:val="18"/>
              </w:rPr>
              <w:t xml:space="preserve">Social innovations are </w:t>
            </w:r>
            <w:r w:rsidRPr="003D1F31">
              <w:rPr>
                <w:rStyle w:val="jlqj4b"/>
                <w:rFonts w:ascii="Verdana" w:hAnsi="Verdana" w:cstheme="minorHAnsi"/>
                <w:i/>
                <w:sz w:val="18"/>
                <w:szCs w:val="18"/>
              </w:rPr>
              <w:t>intentionally solution-oriented</w:t>
            </w:r>
            <w:r w:rsidRPr="003D1F31">
              <w:rPr>
                <w:rStyle w:val="jlqj4b"/>
                <w:rFonts w:ascii="Verdana" w:hAnsi="Verdana" w:cstheme="minorHAnsi"/>
                <w:sz w:val="18"/>
                <w:szCs w:val="18"/>
              </w:rPr>
              <w:t xml:space="preserve"> </w:t>
            </w:r>
            <w:r w:rsidRPr="003D1F31">
              <w:rPr>
                <w:rStyle w:val="jlqj4b"/>
                <w:rFonts w:ascii="Verdana" w:hAnsi="Verdana" w:cstheme="minorHAnsi"/>
                <w:i/>
                <w:sz w:val="18"/>
                <w:szCs w:val="18"/>
              </w:rPr>
              <w:t xml:space="preserve">and </w:t>
            </w:r>
            <w:r w:rsidRPr="003D1F31">
              <w:rPr>
                <w:rStyle w:val="jlqj4b"/>
                <w:rFonts w:ascii="Verdana" w:hAnsi="Verdana" w:cstheme="minorHAnsi"/>
                <w:i/>
                <w:sz w:val="18"/>
                <w:szCs w:val="18"/>
              </w:rPr>
              <w:lastRenderedPageBreak/>
              <w:t>prompted by actors or a constellation of actors</w:t>
            </w:r>
            <w:r w:rsidRPr="003D1F31">
              <w:rPr>
                <w:rStyle w:val="jlqj4b"/>
                <w:rFonts w:ascii="Verdana" w:hAnsi="Verdana" w:cstheme="minorHAnsi"/>
                <w:sz w:val="18"/>
                <w:szCs w:val="18"/>
              </w:rPr>
              <w:t>. They do not just happen and they are not the same as social change, but they can contribute to it.</w:t>
            </w:r>
          </w:p>
        </w:tc>
      </w:tr>
      <w:tr w:rsidR="002426EF" w:rsidRPr="003D1F31" w14:paraId="2794EAF8" w14:textId="77777777" w:rsidTr="00151791">
        <w:tc>
          <w:tcPr>
            <w:tcW w:w="2404" w:type="dxa"/>
            <w:vMerge/>
          </w:tcPr>
          <w:p w14:paraId="799C173F" w14:textId="77777777" w:rsidR="002426EF" w:rsidRPr="003D1F31" w:rsidRDefault="002426EF">
            <w:pPr>
              <w:widowControl w:val="0"/>
              <w:rPr>
                <w:rStyle w:val="jlqj4b"/>
                <w:rFonts w:ascii="Verdana" w:hAnsi="Verdana" w:cstheme="minorHAnsi"/>
                <w:sz w:val="18"/>
                <w:szCs w:val="18"/>
              </w:rPr>
            </w:pPr>
          </w:p>
        </w:tc>
        <w:tc>
          <w:tcPr>
            <w:tcW w:w="6662" w:type="dxa"/>
          </w:tcPr>
          <w:p w14:paraId="7434C5CB" w14:textId="77777777" w:rsidR="002426EF" w:rsidRPr="003D1F31" w:rsidRDefault="00D00E26">
            <w:pPr>
              <w:pStyle w:val="ListParagraph"/>
              <w:widowControl w:val="0"/>
              <w:numPr>
                <w:ilvl w:val="0"/>
                <w:numId w:val="1"/>
              </w:numPr>
              <w:rPr>
                <w:rStyle w:val="jlqj4b"/>
                <w:rFonts w:ascii="Verdana" w:hAnsi="Verdana" w:cstheme="minorHAnsi"/>
                <w:sz w:val="18"/>
                <w:szCs w:val="18"/>
              </w:rPr>
            </w:pPr>
            <w:r w:rsidRPr="003D1F31">
              <w:rPr>
                <w:rStyle w:val="jlqj4b"/>
                <w:rFonts w:ascii="Verdana" w:hAnsi="Verdana" w:cstheme="minorHAnsi"/>
                <w:sz w:val="18"/>
                <w:szCs w:val="18"/>
              </w:rPr>
              <w:t xml:space="preserve">A social innovation is more than an idea and must be </w:t>
            </w:r>
            <w:r w:rsidRPr="003D1F31">
              <w:rPr>
                <w:rStyle w:val="jlqj4b"/>
                <w:rFonts w:ascii="Verdana" w:hAnsi="Verdana" w:cstheme="minorHAnsi"/>
                <w:i/>
                <w:sz w:val="18"/>
                <w:szCs w:val="18"/>
              </w:rPr>
              <w:t xml:space="preserve">put into practice </w:t>
            </w:r>
            <w:r w:rsidRPr="003D1F31">
              <w:rPr>
                <w:rStyle w:val="jlqj4b"/>
                <w:rFonts w:ascii="Verdana" w:hAnsi="Verdana" w:cstheme="minorHAnsi"/>
                <w:sz w:val="18"/>
                <w:szCs w:val="18"/>
              </w:rPr>
              <w:t>(i.e. difference between idea, invention and innovation in analogy with techno-economic innovation)</w:t>
            </w:r>
          </w:p>
        </w:tc>
      </w:tr>
    </w:tbl>
    <w:p w14:paraId="1706E711" w14:textId="2D48708C" w:rsidR="002426EF" w:rsidRPr="003D1F31" w:rsidRDefault="00151791">
      <w:pPr>
        <w:rPr>
          <w:rStyle w:val="jlqj4b"/>
          <w:rFonts w:ascii="Verdana" w:hAnsi="Verdana" w:cstheme="minorHAnsi"/>
          <w:sz w:val="16"/>
          <w:szCs w:val="16"/>
        </w:rPr>
      </w:pPr>
      <w:r>
        <w:rPr>
          <w:rStyle w:val="jlqj4b"/>
          <w:rFonts w:ascii="Verdana" w:hAnsi="Verdana" w:cstheme="minorHAnsi"/>
          <w:sz w:val="16"/>
          <w:szCs w:val="16"/>
        </w:rPr>
        <w:t xml:space="preserve">Source: </w:t>
      </w:r>
    </w:p>
    <w:p w14:paraId="7EDB28C6"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38B83D93" w14:textId="77777777" w:rsidR="002426EF" w:rsidRPr="003D1F31" w:rsidRDefault="00D00E26">
      <w:pPr>
        <w:pStyle w:val="RTDHeading02"/>
        <w:numPr>
          <w:ilvl w:val="0"/>
          <w:numId w:val="2"/>
        </w:numPr>
        <w:ind w:left="709" w:hanging="709"/>
        <w:outlineLvl w:val="0"/>
        <w:rPr>
          <w:sz w:val="28"/>
          <w:szCs w:val="28"/>
        </w:rPr>
      </w:pPr>
      <w:bookmarkStart w:id="13" w:name="_Toc106728065"/>
      <w:r w:rsidRPr="003D1F31">
        <w:rPr>
          <w:sz w:val="28"/>
          <w:szCs w:val="28"/>
        </w:rPr>
        <w:t>SOCIAL INNOVATION IN SNSF FUNDED PROJECTS</w:t>
      </w:r>
      <w:bookmarkEnd w:id="13"/>
    </w:p>
    <w:p w14:paraId="785CB3B3" w14:textId="696D9535" w:rsidR="002426EF" w:rsidRPr="003D1F31" w:rsidRDefault="00D00E26" w:rsidP="000A117A">
      <w:pPr>
        <w:jc w:val="both"/>
        <w:rPr>
          <w:rFonts w:ascii="Verdana" w:hAnsi="Verdana"/>
          <w:sz w:val="19"/>
          <w:szCs w:val="19"/>
        </w:rPr>
      </w:pPr>
      <w:r w:rsidRPr="003D1F31">
        <w:rPr>
          <w:rFonts w:ascii="Verdana" w:hAnsi="Verdana"/>
          <w:sz w:val="19"/>
          <w:szCs w:val="19"/>
        </w:rPr>
        <w:t xml:space="preserve">Both the survey directed to a representative sample of the SNSF funded </w:t>
      </w:r>
      <w:r w:rsidR="000A117A" w:rsidRPr="003D1F31">
        <w:rPr>
          <w:rFonts w:ascii="Verdana" w:hAnsi="Verdana"/>
          <w:sz w:val="19"/>
          <w:szCs w:val="19"/>
        </w:rPr>
        <w:t>PIs</w:t>
      </w:r>
      <w:r w:rsidRPr="003D1F31">
        <w:rPr>
          <w:rFonts w:ascii="Verdana" w:hAnsi="Verdana"/>
          <w:sz w:val="19"/>
          <w:szCs w:val="19"/>
        </w:rPr>
        <w:t xml:space="preserve"> </w:t>
      </w:r>
      <w:r w:rsidR="004331C4" w:rsidRPr="003D1F31">
        <w:rPr>
          <w:rFonts w:ascii="Verdana" w:hAnsi="Verdana"/>
          <w:sz w:val="19"/>
          <w:szCs w:val="19"/>
        </w:rPr>
        <w:t>as well as</w:t>
      </w:r>
      <w:r w:rsidRPr="003D1F31">
        <w:rPr>
          <w:rFonts w:ascii="Verdana" w:hAnsi="Verdana"/>
          <w:sz w:val="19"/>
          <w:szCs w:val="19"/>
        </w:rPr>
        <w:t xml:space="preserve"> the </w:t>
      </w:r>
      <w:r w:rsidR="004331C4" w:rsidRPr="003D1F31">
        <w:rPr>
          <w:rFonts w:ascii="Verdana" w:hAnsi="Verdana"/>
          <w:sz w:val="19"/>
          <w:szCs w:val="19"/>
        </w:rPr>
        <w:t xml:space="preserve">follow-up </w:t>
      </w:r>
      <w:r w:rsidRPr="003D1F31">
        <w:rPr>
          <w:rFonts w:ascii="Verdana" w:hAnsi="Verdana"/>
          <w:sz w:val="19"/>
          <w:szCs w:val="19"/>
        </w:rPr>
        <w:t xml:space="preserve">interviews </w:t>
      </w:r>
      <w:r w:rsidR="004331C4" w:rsidRPr="003D1F31">
        <w:rPr>
          <w:rFonts w:ascii="Verdana" w:hAnsi="Verdana"/>
          <w:sz w:val="19"/>
          <w:szCs w:val="19"/>
        </w:rPr>
        <w:t xml:space="preserve">with </w:t>
      </w:r>
      <w:r w:rsidRPr="003D1F31">
        <w:rPr>
          <w:rFonts w:ascii="Verdana" w:hAnsi="Verdana"/>
          <w:sz w:val="19"/>
          <w:szCs w:val="19"/>
        </w:rPr>
        <w:t xml:space="preserve">a subset of survey participants were geared towards extracting SI related aspects in SNSF funded projects. This chapter </w:t>
      </w:r>
      <w:r w:rsidR="004331C4" w:rsidRPr="003D1F31">
        <w:rPr>
          <w:rFonts w:ascii="Verdana" w:hAnsi="Verdana"/>
          <w:sz w:val="19"/>
          <w:szCs w:val="19"/>
        </w:rPr>
        <w:t>discusses</w:t>
      </w:r>
      <w:r w:rsidRPr="003D1F31">
        <w:rPr>
          <w:rFonts w:ascii="Verdana" w:hAnsi="Verdana"/>
          <w:sz w:val="19"/>
          <w:szCs w:val="19"/>
        </w:rPr>
        <w:t xml:space="preserve"> </w:t>
      </w:r>
      <w:r w:rsidR="004331C4" w:rsidRPr="003D1F31">
        <w:rPr>
          <w:rFonts w:ascii="Verdana" w:hAnsi="Verdana"/>
          <w:sz w:val="19"/>
          <w:szCs w:val="19"/>
        </w:rPr>
        <w:t>thre</w:t>
      </w:r>
      <w:r w:rsidR="000A117A" w:rsidRPr="003D1F31">
        <w:rPr>
          <w:rFonts w:ascii="Verdana" w:hAnsi="Verdana"/>
          <w:sz w:val="19"/>
          <w:szCs w:val="19"/>
        </w:rPr>
        <w:t>e</w:t>
      </w:r>
      <w:r w:rsidRPr="003D1F31">
        <w:rPr>
          <w:rFonts w:ascii="Verdana" w:hAnsi="Verdana"/>
          <w:sz w:val="19"/>
          <w:szCs w:val="19"/>
        </w:rPr>
        <w:t xml:space="preserve"> main parts of the analysis, namely;</w:t>
      </w:r>
    </w:p>
    <w:p w14:paraId="1766DD28" w14:textId="3A0AFA11" w:rsidR="002426EF" w:rsidRPr="003D1F31" w:rsidRDefault="00D00E26" w:rsidP="000A117A">
      <w:pPr>
        <w:pStyle w:val="Default"/>
        <w:numPr>
          <w:ilvl w:val="0"/>
          <w:numId w:val="63"/>
        </w:numPr>
        <w:spacing w:after="120"/>
        <w:ind w:left="714" w:hanging="357"/>
        <w:rPr>
          <w:sz w:val="19"/>
          <w:szCs w:val="19"/>
          <w:lang w:val="en-GB"/>
        </w:rPr>
      </w:pPr>
      <w:r w:rsidRPr="003D1F31">
        <w:rPr>
          <w:sz w:val="19"/>
          <w:szCs w:val="19"/>
          <w:lang w:val="en-GB"/>
        </w:rPr>
        <w:t xml:space="preserve">self-reflection of the SNSF funded </w:t>
      </w:r>
      <w:r w:rsidR="004331C4" w:rsidRPr="003D1F31">
        <w:rPr>
          <w:sz w:val="19"/>
          <w:szCs w:val="19"/>
          <w:lang w:val="en-GB"/>
        </w:rPr>
        <w:t xml:space="preserve">Principal Investigators (PIs) regarding </w:t>
      </w:r>
      <w:r w:rsidRPr="003D1F31">
        <w:rPr>
          <w:sz w:val="19"/>
          <w:szCs w:val="19"/>
          <w:lang w:val="en-GB"/>
        </w:rPr>
        <w:t xml:space="preserve">their familiarity with SI and transdisciplinarity as well as their self-assessment of social innovation </w:t>
      </w:r>
      <w:r w:rsidR="004331C4" w:rsidRPr="003D1F31">
        <w:rPr>
          <w:sz w:val="19"/>
          <w:szCs w:val="19"/>
          <w:lang w:val="en-GB"/>
        </w:rPr>
        <w:t>contributions of</w:t>
      </w:r>
      <w:r w:rsidRPr="003D1F31">
        <w:rPr>
          <w:sz w:val="19"/>
          <w:szCs w:val="19"/>
          <w:lang w:val="en-GB"/>
        </w:rPr>
        <w:t xml:space="preserve"> their research projects,</w:t>
      </w:r>
    </w:p>
    <w:p w14:paraId="603EF636" w14:textId="1EC25516" w:rsidR="002426EF" w:rsidRPr="003D1F31" w:rsidRDefault="00D00E26" w:rsidP="000A117A">
      <w:pPr>
        <w:pStyle w:val="Default"/>
        <w:numPr>
          <w:ilvl w:val="0"/>
          <w:numId w:val="63"/>
        </w:numPr>
        <w:spacing w:after="120"/>
        <w:ind w:left="714" w:hanging="357"/>
        <w:rPr>
          <w:sz w:val="19"/>
          <w:szCs w:val="19"/>
          <w:lang w:val="en-GB"/>
        </w:rPr>
      </w:pPr>
      <w:r w:rsidRPr="003D1F31">
        <w:rPr>
          <w:sz w:val="19"/>
          <w:szCs w:val="19"/>
          <w:lang w:val="en-GB"/>
        </w:rPr>
        <w:t xml:space="preserve">transdisciplinarity involvement </w:t>
      </w:r>
      <w:r w:rsidR="004331C4" w:rsidRPr="003D1F31">
        <w:rPr>
          <w:sz w:val="19"/>
          <w:szCs w:val="19"/>
          <w:lang w:val="en-GB"/>
        </w:rPr>
        <w:t xml:space="preserve">of non-academic actors </w:t>
      </w:r>
      <w:r w:rsidRPr="003D1F31">
        <w:rPr>
          <w:sz w:val="19"/>
          <w:szCs w:val="19"/>
          <w:lang w:val="en-GB"/>
        </w:rPr>
        <w:t>in the SNSF funded projects,</w:t>
      </w:r>
    </w:p>
    <w:p w14:paraId="6A7855AC" w14:textId="66217040" w:rsidR="002426EF" w:rsidRPr="003D1F31" w:rsidRDefault="004331C4" w:rsidP="000A117A">
      <w:pPr>
        <w:pStyle w:val="Default"/>
        <w:numPr>
          <w:ilvl w:val="0"/>
          <w:numId w:val="63"/>
        </w:numPr>
        <w:spacing w:after="120"/>
        <w:ind w:left="714" w:hanging="357"/>
        <w:rPr>
          <w:sz w:val="19"/>
          <w:szCs w:val="19"/>
          <w:lang w:val="en-GB"/>
        </w:rPr>
      </w:pPr>
      <w:r w:rsidRPr="003D1F31">
        <w:rPr>
          <w:sz w:val="19"/>
          <w:szCs w:val="19"/>
          <w:lang w:val="en-GB"/>
        </w:rPr>
        <w:t xml:space="preserve">perceived </w:t>
      </w:r>
      <w:r w:rsidR="00D00E26" w:rsidRPr="003D1F31">
        <w:rPr>
          <w:sz w:val="19"/>
          <w:szCs w:val="19"/>
          <w:lang w:val="en-GB"/>
        </w:rPr>
        <w:t>challenges</w:t>
      </w:r>
      <w:r w:rsidRPr="003D1F31">
        <w:rPr>
          <w:sz w:val="19"/>
          <w:szCs w:val="19"/>
          <w:lang w:val="en-GB"/>
        </w:rPr>
        <w:t xml:space="preserve"> respectively </w:t>
      </w:r>
      <w:r w:rsidR="00D00E26" w:rsidRPr="003D1F31">
        <w:rPr>
          <w:sz w:val="19"/>
          <w:szCs w:val="19"/>
          <w:lang w:val="en-GB"/>
        </w:rPr>
        <w:t xml:space="preserve">attempted solutions </w:t>
      </w:r>
      <w:r w:rsidR="003D1F31" w:rsidRPr="003D1F31">
        <w:rPr>
          <w:sz w:val="19"/>
          <w:szCs w:val="19"/>
          <w:lang w:val="en-GB"/>
        </w:rPr>
        <w:t>in creating and maintaining “productive interactions” with non-academic actors.</w:t>
      </w:r>
      <w:r w:rsidR="000A117A" w:rsidRPr="003D1F31">
        <w:rPr>
          <w:sz w:val="19"/>
          <w:szCs w:val="19"/>
          <w:lang w:val="en-GB"/>
        </w:rPr>
        <w:t xml:space="preserve"> </w:t>
      </w:r>
    </w:p>
    <w:p w14:paraId="257BA272" w14:textId="77777777" w:rsidR="002426EF" w:rsidRPr="003D1F31" w:rsidRDefault="00D00E26">
      <w:pPr>
        <w:pStyle w:val="RTDHeading04"/>
        <w:tabs>
          <w:tab w:val="left" w:pos="709"/>
        </w:tabs>
        <w:ind w:left="709" w:hanging="709"/>
        <w:outlineLvl w:val="1"/>
        <w:rPr>
          <w:sz w:val="22"/>
          <w:szCs w:val="22"/>
        </w:rPr>
      </w:pPr>
      <w:bookmarkStart w:id="14" w:name="_Toc106728066"/>
      <w:r w:rsidRPr="003D1F31">
        <w:rPr>
          <w:sz w:val="22"/>
          <w:szCs w:val="22"/>
        </w:rPr>
        <w:t>4.1</w:t>
      </w:r>
      <w:r w:rsidRPr="003D1F31">
        <w:rPr>
          <w:sz w:val="22"/>
          <w:szCs w:val="22"/>
        </w:rPr>
        <w:tab/>
        <w:t>Familiarity and self-assessment – a first approximation</w:t>
      </w:r>
      <w:bookmarkEnd w:id="14"/>
    </w:p>
    <w:p w14:paraId="73C731B6" w14:textId="096C797D" w:rsidR="002426EF" w:rsidRPr="003D1F31" w:rsidRDefault="00D00E26" w:rsidP="004331C4">
      <w:pPr>
        <w:jc w:val="both"/>
        <w:rPr>
          <w:rFonts w:ascii="Verdana" w:hAnsi="Verdana"/>
          <w:sz w:val="19"/>
          <w:szCs w:val="19"/>
        </w:rPr>
      </w:pPr>
      <w:r w:rsidRPr="003D1F31">
        <w:rPr>
          <w:rFonts w:ascii="Verdana" w:hAnsi="Verdana"/>
          <w:sz w:val="19"/>
          <w:szCs w:val="19"/>
        </w:rPr>
        <w:t>The first step of capturing social innovation (SI) in SNSF funded research</w:t>
      </w:r>
      <w:r w:rsidR="004331C4" w:rsidRPr="003D1F31">
        <w:rPr>
          <w:rFonts w:ascii="Verdana" w:hAnsi="Verdana"/>
          <w:sz w:val="19"/>
          <w:szCs w:val="19"/>
        </w:rPr>
        <w:t xml:space="preserve"> projects</w:t>
      </w:r>
      <w:r w:rsidRPr="003D1F31">
        <w:rPr>
          <w:rFonts w:ascii="Verdana" w:hAnsi="Verdana"/>
          <w:sz w:val="19"/>
          <w:szCs w:val="19"/>
        </w:rPr>
        <w:t xml:space="preserve"> was to gather researchers’ </w:t>
      </w:r>
      <w:r w:rsidR="004331C4" w:rsidRPr="003D1F31">
        <w:rPr>
          <w:rFonts w:ascii="Verdana" w:hAnsi="Verdana"/>
          <w:sz w:val="19"/>
          <w:szCs w:val="19"/>
        </w:rPr>
        <w:t>perception</w:t>
      </w:r>
      <w:r w:rsidRPr="003D1F31">
        <w:rPr>
          <w:rFonts w:ascii="Verdana" w:hAnsi="Verdana"/>
          <w:sz w:val="19"/>
          <w:szCs w:val="19"/>
        </w:rPr>
        <w:t xml:space="preserve"> of their own </w:t>
      </w:r>
      <w:r w:rsidR="004331C4" w:rsidRPr="003D1F31">
        <w:rPr>
          <w:rFonts w:ascii="Verdana" w:hAnsi="Verdana"/>
          <w:sz w:val="19"/>
          <w:szCs w:val="19"/>
        </w:rPr>
        <w:t>familiarity with the topic</w:t>
      </w:r>
      <w:r w:rsidRPr="003D1F31">
        <w:rPr>
          <w:rFonts w:ascii="Verdana" w:hAnsi="Verdana"/>
          <w:sz w:val="19"/>
          <w:szCs w:val="19"/>
        </w:rPr>
        <w:t xml:space="preserve"> and their projects’ relation to social innovation. This reflection has been addressed both in the survey and </w:t>
      </w:r>
      <w:r w:rsidR="004331C4" w:rsidRPr="003D1F31">
        <w:rPr>
          <w:rFonts w:ascii="Verdana" w:hAnsi="Verdana"/>
          <w:sz w:val="19"/>
          <w:szCs w:val="19"/>
        </w:rPr>
        <w:t xml:space="preserve">the follow-up </w:t>
      </w:r>
      <w:r w:rsidRPr="003D1F31">
        <w:rPr>
          <w:rFonts w:ascii="Verdana" w:hAnsi="Verdana"/>
          <w:sz w:val="19"/>
          <w:szCs w:val="19"/>
        </w:rPr>
        <w:t>interview</w:t>
      </w:r>
      <w:r w:rsidR="004331C4" w:rsidRPr="003D1F31">
        <w:rPr>
          <w:rFonts w:ascii="Verdana" w:hAnsi="Verdana"/>
          <w:sz w:val="19"/>
          <w:szCs w:val="19"/>
        </w:rPr>
        <w:t xml:space="preserve">s </w:t>
      </w:r>
      <w:r w:rsidRPr="003D1F31">
        <w:rPr>
          <w:rFonts w:ascii="Verdana" w:hAnsi="Verdana"/>
          <w:sz w:val="19"/>
          <w:szCs w:val="19"/>
        </w:rPr>
        <w:t xml:space="preserve">with SNSF funded </w:t>
      </w:r>
      <w:r w:rsidR="004331C4" w:rsidRPr="003D1F31">
        <w:rPr>
          <w:rFonts w:ascii="Verdana" w:hAnsi="Verdana"/>
          <w:sz w:val="19"/>
          <w:szCs w:val="19"/>
        </w:rPr>
        <w:t>PIs</w:t>
      </w:r>
      <w:r w:rsidRPr="003D1F31">
        <w:rPr>
          <w:rFonts w:ascii="Verdana" w:hAnsi="Verdana"/>
          <w:sz w:val="19"/>
          <w:szCs w:val="19"/>
        </w:rPr>
        <w:t xml:space="preserve">. </w:t>
      </w:r>
    </w:p>
    <w:p w14:paraId="26B91C94" w14:textId="07901646" w:rsidR="0091546D" w:rsidRPr="003D1F31" w:rsidRDefault="003D1F31" w:rsidP="0091546D">
      <w:pPr>
        <w:jc w:val="both"/>
        <w:rPr>
          <w:rFonts w:ascii="Verdana" w:hAnsi="Verdana"/>
          <w:sz w:val="19"/>
          <w:szCs w:val="19"/>
        </w:rPr>
      </w:pPr>
      <w:r w:rsidRPr="003D1F31">
        <w:rPr>
          <w:rFonts w:ascii="Verdana" w:hAnsi="Verdana"/>
          <w:sz w:val="19"/>
          <w:szCs w:val="19"/>
        </w:rPr>
        <w:t>First we scrutinised</w:t>
      </w:r>
      <w:r w:rsidR="00D00E26" w:rsidRPr="003D1F31">
        <w:rPr>
          <w:rFonts w:ascii="Verdana" w:hAnsi="Verdana"/>
          <w:sz w:val="19"/>
          <w:szCs w:val="19"/>
        </w:rPr>
        <w:t xml:space="preserve"> the </w:t>
      </w:r>
      <w:r w:rsidR="00D45A4B" w:rsidRPr="003D1F31">
        <w:rPr>
          <w:rFonts w:ascii="Verdana" w:hAnsi="Verdana"/>
          <w:sz w:val="19"/>
          <w:szCs w:val="19"/>
        </w:rPr>
        <w:t xml:space="preserve">PIs </w:t>
      </w:r>
      <w:r w:rsidR="00D00E26" w:rsidRPr="003D1F31">
        <w:rPr>
          <w:rFonts w:ascii="Verdana" w:hAnsi="Verdana"/>
          <w:i/>
          <w:iCs/>
          <w:sz w:val="19"/>
          <w:szCs w:val="19"/>
        </w:rPr>
        <w:t>experience with</w:t>
      </w:r>
      <w:r w:rsidR="00D00E26" w:rsidRPr="003D1F31">
        <w:rPr>
          <w:rFonts w:ascii="Verdana" w:hAnsi="Verdana"/>
          <w:sz w:val="19"/>
          <w:szCs w:val="19"/>
        </w:rPr>
        <w:t xml:space="preserve"> </w:t>
      </w:r>
      <w:r w:rsidR="00D00E26" w:rsidRPr="003D1F31">
        <w:rPr>
          <w:rFonts w:ascii="Verdana" w:hAnsi="Verdana"/>
          <w:i/>
          <w:iCs/>
          <w:sz w:val="19"/>
          <w:szCs w:val="19"/>
        </w:rPr>
        <w:t>transdisciplinary research</w:t>
      </w:r>
      <w:r w:rsidR="00D00E26" w:rsidRPr="003D1F31">
        <w:rPr>
          <w:rFonts w:ascii="Verdana" w:hAnsi="Verdana"/>
          <w:sz w:val="19"/>
          <w:szCs w:val="19"/>
        </w:rPr>
        <w:t xml:space="preserve">. There are several ways to understand the concept of transdisciplinarity. In the context of this study, we </w:t>
      </w:r>
      <w:r w:rsidR="00D45A4B" w:rsidRPr="003D1F31">
        <w:rPr>
          <w:rFonts w:ascii="Verdana" w:hAnsi="Verdana"/>
          <w:sz w:val="19"/>
          <w:szCs w:val="19"/>
        </w:rPr>
        <w:t>depart from</w:t>
      </w:r>
      <w:r w:rsidR="00D00E26" w:rsidRPr="003D1F31">
        <w:rPr>
          <w:rFonts w:ascii="Verdana" w:hAnsi="Verdana"/>
          <w:sz w:val="19"/>
          <w:szCs w:val="19"/>
        </w:rPr>
        <w:t xml:space="preserve"> the Swiss Academy of Sciences' </w:t>
      </w:r>
      <w:r w:rsidR="007A13EC" w:rsidRPr="003D1F31">
        <w:rPr>
          <w:rFonts w:ascii="Verdana" w:hAnsi="Verdana"/>
          <w:sz w:val="19"/>
          <w:szCs w:val="19"/>
        </w:rPr>
        <w:t>definition</w:t>
      </w:r>
      <w:r w:rsidR="00D00E26" w:rsidRPr="003D1F31">
        <w:rPr>
          <w:rStyle w:val="FootnoteAnchor"/>
          <w:rFonts w:ascii="Verdana" w:hAnsi="Verdana"/>
          <w:sz w:val="19"/>
          <w:szCs w:val="19"/>
        </w:rPr>
        <w:footnoteReference w:id="1"/>
      </w:r>
      <w:r w:rsidR="007A13EC" w:rsidRPr="003D1F31">
        <w:rPr>
          <w:rFonts w:ascii="Verdana" w:hAnsi="Verdana"/>
          <w:sz w:val="19"/>
          <w:szCs w:val="19"/>
        </w:rPr>
        <w:t xml:space="preserve"> of</w:t>
      </w:r>
      <w:r w:rsidR="00D00E26" w:rsidRPr="003D1F31">
        <w:rPr>
          <w:rFonts w:ascii="Verdana" w:hAnsi="Verdana"/>
          <w:sz w:val="19"/>
          <w:szCs w:val="19"/>
        </w:rPr>
        <w:t xml:space="preserve"> </w:t>
      </w:r>
      <w:r w:rsidR="00D00E26" w:rsidRPr="003D1F31">
        <w:rPr>
          <w:rFonts w:ascii="Verdana" w:hAnsi="Verdana"/>
          <w:i/>
          <w:iCs/>
          <w:sz w:val="19"/>
          <w:szCs w:val="19"/>
        </w:rPr>
        <w:t>transdisciplinary research</w:t>
      </w:r>
      <w:r w:rsidR="00D00E26" w:rsidRPr="003D1F31">
        <w:rPr>
          <w:rFonts w:ascii="Verdana" w:hAnsi="Verdana"/>
          <w:sz w:val="19"/>
          <w:szCs w:val="19"/>
        </w:rPr>
        <w:t xml:space="preserve"> as a “[…] </w:t>
      </w:r>
      <w:r w:rsidR="00D00E26" w:rsidRPr="003D1F31">
        <w:rPr>
          <w:rFonts w:ascii="Verdana" w:hAnsi="Verdana"/>
          <w:i/>
          <w:iCs/>
          <w:sz w:val="19"/>
          <w:szCs w:val="19"/>
        </w:rPr>
        <w:t>societal problem solving with scientific knowledge production in a process of co-producing knowledge</w:t>
      </w:r>
      <w:r w:rsidR="00D00E26" w:rsidRPr="003D1F31">
        <w:rPr>
          <w:rFonts w:ascii="Verdana" w:hAnsi="Verdana"/>
          <w:sz w:val="19"/>
          <w:szCs w:val="19"/>
        </w:rPr>
        <w:t xml:space="preserve">.” </w:t>
      </w:r>
      <w:r w:rsidR="00D45A4B" w:rsidRPr="003D1F31">
        <w:rPr>
          <w:rFonts w:ascii="Verdana" w:hAnsi="Verdana"/>
          <w:sz w:val="19"/>
          <w:szCs w:val="19"/>
        </w:rPr>
        <w:t xml:space="preserve">Following-up this definition, we define transdisciplinary research as a research process that includes non-academic knowledge embedded in non-academic actors in a consultative, contributory, cooperative or co-creating way. </w:t>
      </w:r>
      <w:r w:rsidR="0091546D" w:rsidRPr="003D1F31">
        <w:rPr>
          <w:rFonts w:ascii="Verdana" w:hAnsi="Verdana"/>
          <w:sz w:val="19"/>
          <w:szCs w:val="19"/>
        </w:rPr>
        <w:t>With this definition, we refer to Shirk et al. (2012)</w:t>
      </w:r>
      <w:r w:rsidR="0091546D" w:rsidRPr="003D1F31">
        <w:rPr>
          <w:rStyle w:val="FootnoteReference"/>
          <w:rFonts w:ascii="Verdana" w:hAnsi="Verdana"/>
          <w:sz w:val="19"/>
          <w:szCs w:val="19"/>
        </w:rPr>
        <w:footnoteReference w:id="2"/>
      </w:r>
      <w:r w:rsidR="0091546D" w:rsidRPr="003D1F31">
        <w:rPr>
          <w:rFonts w:ascii="Verdana" w:hAnsi="Verdana"/>
          <w:sz w:val="19"/>
          <w:szCs w:val="19"/>
        </w:rPr>
        <w:t xml:space="preserve">, who differentiate five ways of participation of non-academic actors in research: </w:t>
      </w:r>
    </w:p>
    <w:p w14:paraId="268A2A3E" w14:textId="7D5A5C34" w:rsidR="0091546D" w:rsidRPr="003D1F31" w:rsidRDefault="0091546D" w:rsidP="0091546D">
      <w:pPr>
        <w:pStyle w:val="RTDBody"/>
        <w:numPr>
          <w:ilvl w:val="0"/>
          <w:numId w:val="65"/>
        </w:numPr>
        <w:suppressAutoHyphens w:val="0"/>
        <w:spacing w:after="120"/>
      </w:pPr>
      <w:r w:rsidRPr="003D1F31">
        <w:rPr>
          <w:rStyle w:val="tlid-translation"/>
        </w:rPr>
        <w:t xml:space="preserve">contractual projects (professional researchers are commissioned by citizens, </w:t>
      </w:r>
      <w:r w:rsidR="003D1F31" w:rsidRPr="003D1F31">
        <w:rPr>
          <w:rStyle w:val="tlid-translation"/>
        </w:rPr>
        <w:t xml:space="preserve">public authorities, </w:t>
      </w:r>
      <w:r w:rsidRPr="003D1F31">
        <w:rPr>
          <w:rStyle w:val="tlid-translation"/>
        </w:rPr>
        <w:t xml:space="preserve">municipalities or </w:t>
      </w:r>
      <w:r w:rsidR="003D1F31" w:rsidRPr="003D1F31">
        <w:rPr>
          <w:rStyle w:val="tlid-translation"/>
        </w:rPr>
        <w:t xml:space="preserve">other </w:t>
      </w:r>
      <w:r w:rsidRPr="003D1F31">
        <w:rPr>
          <w:rStyle w:val="tlid-translation"/>
        </w:rPr>
        <w:t>organisations)</w:t>
      </w:r>
    </w:p>
    <w:p w14:paraId="1D834326" w14:textId="77777777" w:rsidR="0091546D" w:rsidRPr="003D1F31" w:rsidRDefault="0091546D" w:rsidP="0091546D">
      <w:pPr>
        <w:pStyle w:val="RTDBody"/>
        <w:numPr>
          <w:ilvl w:val="0"/>
          <w:numId w:val="65"/>
        </w:numPr>
        <w:suppressAutoHyphens w:val="0"/>
        <w:spacing w:after="120"/>
      </w:pPr>
      <w:r w:rsidRPr="003D1F31">
        <w:rPr>
          <w:rStyle w:val="tlid-translation"/>
        </w:rPr>
        <w:t>contributory projects (citizens collect data for scientific projects)</w:t>
      </w:r>
    </w:p>
    <w:p w14:paraId="4FB3CC3D" w14:textId="30326412" w:rsidR="0091546D" w:rsidRPr="003D1F31" w:rsidRDefault="0091546D" w:rsidP="0091546D">
      <w:pPr>
        <w:pStyle w:val="RTDBody"/>
        <w:numPr>
          <w:ilvl w:val="0"/>
          <w:numId w:val="65"/>
        </w:numPr>
        <w:suppressAutoHyphens w:val="0"/>
        <w:spacing w:after="120"/>
      </w:pPr>
      <w:r w:rsidRPr="003D1F31">
        <w:rPr>
          <w:rStyle w:val="tlid-translation"/>
        </w:rPr>
        <w:t>collaborative projects (citizens not only collect data, but also help</w:t>
      </w:r>
      <w:r w:rsidR="003D1F31">
        <w:rPr>
          <w:rStyle w:val="tlid-translation"/>
        </w:rPr>
        <w:t xml:space="preserve"> refine the study design, analys</w:t>
      </w:r>
      <w:r w:rsidRPr="003D1F31">
        <w:rPr>
          <w:rStyle w:val="tlid-translation"/>
        </w:rPr>
        <w:t>e data and / or disseminate results)</w:t>
      </w:r>
    </w:p>
    <w:p w14:paraId="3FAF2C48" w14:textId="77777777" w:rsidR="0091546D" w:rsidRPr="003D1F31" w:rsidRDefault="0091546D" w:rsidP="0091546D">
      <w:pPr>
        <w:pStyle w:val="RTDBody"/>
        <w:numPr>
          <w:ilvl w:val="0"/>
          <w:numId w:val="65"/>
        </w:numPr>
        <w:suppressAutoHyphens w:val="0"/>
        <w:spacing w:after="120"/>
      </w:pPr>
      <w:r w:rsidRPr="003D1F31">
        <w:rPr>
          <w:rStyle w:val="tlid-translation"/>
        </w:rPr>
        <w:lastRenderedPageBreak/>
        <w:t>co-created projects (which are designed jointly by researchers and the public and for which at least some of the citizens are actively involved in aspects of the research process), and finally</w:t>
      </w:r>
    </w:p>
    <w:p w14:paraId="3E42A41E" w14:textId="77777777" w:rsidR="0091546D" w:rsidRPr="003D1F31" w:rsidRDefault="0091546D" w:rsidP="0091546D">
      <w:pPr>
        <w:pStyle w:val="RTDBody"/>
        <w:numPr>
          <w:ilvl w:val="0"/>
          <w:numId w:val="65"/>
        </w:numPr>
        <w:suppressAutoHyphens w:val="0"/>
      </w:pPr>
      <w:r w:rsidRPr="003D1F31">
        <w:rPr>
          <w:rStyle w:val="tlid-translation"/>
        </w:rPr>
        <w:t>collegial contributions (where people without academic qualifications carry out independent research and share their results with researchers).</w:t>
      </w:r>
    </w:p>
    <w:p w14:paraId="269590E0" w14:textId="0587BDAE" w:rsidR="007A13EC" w:rsidRPr="003D1F31" w:rsidRDefault="007A13EC" w:rsidP="0091546D">
      <w:pPr>
        <w:pStyle w:val="RTDBody"/>
        <w:rPr>
          <w:rStyle w:val="tlid-translation"/>
        </w:rPr>
      </w:pPr>
      <w:r w:rsidRPr="003D1F31">
        <w:t xml:space="preserve">The </w:t>
      </w:r>
      <w:r w:rsidR="0091546D" w:rsidRPr="003D1F31">
        <w:t xml:space="preserve">general </w:t>
      </w:r>
      <w:r w:rsidRPr="003D1F31">
        <w:t xml:space="preserve">background for this understanding is the insight that research, which is early and continuously involving non-academic actors with a specific </w:t>
      </w:r>
      <w:r w:rsidR="0091546D" w:rsidRPr="003D1F31">
        <w:t>purpose,</w:t>
      </w:r>
      <w:r w:rsidRPr="003D1F31">
        <w:t xml:space="preserve"> has positive effects both on conducting more </w:t>
      </w:r>
      <w:r w:rsidR="0091546D" w:rsidRPr="003D1F31">
        <w:t>user</w:t>
      </w:r>
      <w:r w:rsidRPr="003D1F31">
        <w:t>-centred research and on the impact of research (Staley, 2009)</w:t>
      </w:r>
      <w:r w:rsidRPr="003D1F31">
        <w:rPr>
          <w:rStyle w:val="FootnoteReference"/>
        </w:rPr>
        <w:footnoteReference w:id="3"/>
      </w:r>
      <w:r w:rsidRPr="003D1F31">
        <w:t xml:space="preserve">. </w:t>
      </w:r>
      <w:r w:rsidRPr="003D1F31">
        <w:rPr>
          <w:rStyle w:val="tlid-translation"/>
        </w:rPr>
        <w:t>There is well-established knowledge that 'public engagement' is suitable for various RTI</w:t>
      </w:r>
      <w:r w:rsidRPr="003D1F31">
        <w:rPr>
          <w:rStyle w:val="FootnoteReference"/>
        </w:rPr>
        <w:footnoteReference w:id="4"/>
      </w:r>
      <w:r w:rsidRPr="003D1F31">
        <w:rPr>
          <w:rStyle w:val="tlid-translation"/>
        </w:rPr>
        <w:t>-political issues, not at least in cases of scientific and technology conflicts or related value conflicts. Public involvement enables alternative rationalities, problem perspectives and solution preferences to be taken into account. It contributes to the democratization of scientific and technological developments, enables knowledge transfer (in both directions) and creates awareness (Schuch et al., 2016)</w:t>
      </w:r>
      <w:r w:rsidRPr="003D1F31">
        <w:rPr>
          <w:rStyle w:val="FootnoteReference"/>
        </w:rPr>
        <w:footnoteReference w:id="5"/>
      </w:r>
      <w:r w:rsidRPr="003D1F31">
        <w:rPr>
          <w:rStyle w:val="tlid-translation"/>
        </w:rPr>
        <w:t>.</w:t>
      </w:r>
    </w:p>
    <w:p w14:paraId="43355D1A" w14:textId="44DE2718" w:rsidR="0091546D" w:rsidRPr="003D1F31" w:rsidRDefault="0091546D" w:rsidP="0091546D">
      <w:pPr>
        <w:jc w:val="both"/>
        <w:rPr>
          <w:rStyle w:val="tlid-translation"/>
          <w:rFonts w:ascii="Verdana" w:hAnsi="Verdana"/>
          <w:sz w:val="19"/>
          <w:szCs w:val="19"/>
        </w:rPr>
      </w:pPr>
      <w:r w:rsidRPr="003D1F31">
        <w:rPr>
          <w:rStyle w:val="tlid-translation"/>
          <w:rFonts w:ascii="Verdana" w:hAnsi="Verdana"/>
          <w:sz w:val="19"/>
          <w:szCs w:val="19"/>
        </w:rPr>
        <w:t>At this point, however, it has to be noted, that also possible disadvantages or risks might occur: ‘involvement’ generally connotes terms of inclusion, openness and democratization. Nevertheless, the associated processes and activities may include also ethical risks of exploitation, manipulation and control. Moreover, not infrequently, the definition of the terms ‘participation’, ‘engagement’ or ‘involvement’ is diffuse. Public participation</w:t>
      </w:r>
      <w:r w:rsidRPr="003D1F31">
        <w:rPr>
          <w:rStyle w:val="FootnoteReference"/>
          <w:rFonts w:ascii="Verdana" w:hAnsi="Verdana"/>
          <w:sz w:val="19"/>
          <w:szCs w:val="19"/>
        </w:rPr>
        <w:footnoteReference w:id="6"/>
      </w:r>
      <w:r w:rsidRPr="003D1F31">
        <w:rPr>
          <w:rStyle w:val="tlid-translation"/>
          <w:rFonts w:ascii="Verdana" w:hAnsi="Verdana"/>
          <w:sz w:val="19"/>
          <w:szCs w:val="19"/>
        </w:rPr>
        <w:t xml:space="preserve"> is often understood as umbrella term. The</w:t>
      </w:r>
      <w:r w:rsidRPr="003D1F31">
        <w:rPr>
          <w:rStyle w:val="tlid-translation"/>
          <w:rFonts w:ascii="Verdana" w:hAnsi="Verdana"/>
          <w:i/>
          <w:sz w:val="19"/>
          <w:szCs w:val="19"/>
        </w:rPr>
        <w:t xml:space="preserve"> functional understanding of public participation</w:t>
      </w:r>
      <w:r w:rsidRPr="003D1F31">
        <w:rPr>
          <w:rStyle w:val="tlid-translation"/>
          <w:rFonts w:ascii="Verdana" w:hAnsi="Verdana"/>
          <w:sz w:val="19"/>
          <w:szCs w:val="19"/>
        </w:rPr>
        <w:t xml:space="preserve"> has different granularities and ranges from information, inclusion, participation, co-creation, to co-determination. In this broad sense, participation fulfills several functions that are oriented towards the degree of involvement and empowerment of the public: information function, consultation function, involvement function, collaboration function and empowerment function.</w:t>
      </w:r>
    </w:p>
    <w:p w14:paraId="3BCB13D8" w14:textId="218567A8" w:rsidR="002426EF" w:rsidRDefault="003D1F31">
      <w:pPr>
        <w:jc w:val="both"/>
        <w:rPr>
          <w:rFonts w:ascii="Verdana" w:hAnsi="Verdana"/>
          <w:sz w:val="19"/>
          <w:szCs w:val="19"/>
        </w:rPr>
      </w:pPr>
      <w:r>
        <w:rPr>
          <w:rFonts w:ascii="Verdana" w:hAnsi="Verdana"/>
          <w:sz w:val="19"/>
          <w:szCs w:val="19"/>
        </w:rPr>
        <w:t>In view of social i</w:t>
      </w:r>
      <w:r w:rsidR="0091546D" w:rsidRPr="003D1F31">
        <w:rPr>
          <w:rFonts w:ascii="Verdana" w:hAnsi="Verdana"/>
          <w:sz w:val="19"/>
          <w:szCs w:val="19"/>
        </w:rPr>
        <w:t>nnovation</w:t>
      </w:r>
      <w:r>
        <w:rPr>
          <w:rFonts w:ascii="Verdana" w:hAnsi="Verdana"/>
          <w:sz w:val="19"/>
          <w:szCs w:val="19"/>
        </w:rPr>
        <w:t xml:space="preserve"> (SI)</w:t>
      </w:r>
      <w:r w:rsidR="0091546D" w:rsidRPr="003D1F31">
        <w:rPr>
          <w:rFonts w:ascii="Verdana" w:hAnsi="Verdana"/>
          <w:sz w:val="19"/>
          <w:szCs w:val="19"/>
        </w:rPr>
        <w:t xml:space="preserve">, </w:t>
      </w:r>
      <w:r w:rsidR="0078715D" w:rsidRPr="003D1F31">
        <w:rPr>
          <w:rFonts w:ascii="Verdana" w:hAnsi="Verdana"/>
          <w:sz w:val="19"/>
          <w:szCs w:val="19"/>
        </w:rPr>
        <w:t>s</w:t>
      </w:r>
      <w:r w:rsidR="00D00E26" w:rsidRPr="003D1F31">
        <w:rPr>
          <w:rFonts w:ascii="Verdana" w:hAnsi="Verdana"/>
          <w:sz w:val="19"/>
          <w:szCs w:val="19"/>
        </w:rPr>
        <w:t>cholarly litera</w:t>
      </w:r>
      <w:r w:rsidR="0078715D" w:rsidRPr="003D1F31">
        <w:rPr>
          <w:rFonts w:ascii="Verdana" w:hAnsi="Verdana"/>
          <w:sz w:val="19"/>
          <w:szCs w:val="19"/>
        </w:rPr>
        <w:t>ture</w:t>
      </w:r>
      <w:r w:rsidR="00D00E26" w:rsidRPr="003D1F31">
        <w:rPr>
          <w:rFonts w:ascii="Verdana" w:hAnsi="Verdana"/>
          <w:sz w:val="19"/>
          <w:szCs w:val="19"/>
        </w:rPr>
        <w:t xml:space="preserve"> goes as far as stating that </w:t>
      </w:r>
      <w:r w:rsidR="00D00E26" w:rsidRPr="003D1F31">
        <w:rPr>
          <w:rFonts w:ascii="Verdana" w:hAnsi="Verdana"/>
          <w:i/>
          <w:iCs/>
          <w:sz w:val="19"/>
          <w:szCs w:val="19"/>
        </w:rPr>
        <w:t>transdisciplinary aspects</w:t>
      </w:r>
      <w:r w:rsidR="00D00E26" w:rsidRPr="003D1F31">
        <w:rPr>
          <w:rFonts w:ascii="Verdana" w:hAnsi="Verdana"/>
          <w:sz w:val="19"/>
          <w:szCs w:val="19"/>
        </w:rPr>
        <w:t xml:space="preserve"> are central (and necessary) to SI-related research. </w:t>
      </w:r>
      <w:r w:rsidR="0078715D" w:rsidRPr="003D1F31">
        <w:rPr>
          <w:rFonts w:ascii="Verdana" w:hAnsi="Verdana"/>
          <w:sz w:val="19"/>
          <w:szCs w:val="19"/>
        </w:rPr>
        <w:t>Murray et al. (2010, p. 3)</w:t>
      </w:r>
      <w:r w:rsidR="0078715D" w:rsidRPr="003D1F31">
        <w:rPr>
          <w:rStyle w:val="FootnoteReference"/>
          <w:rFonts w:ascii="Verdana" w:hAnsi="Verdana"/>
          <w:sz w:val="19"/>
          <w:szCs w:val="19"/>
        </w:rPr>
        <w:footnoteReference w:id="7"/>
      </w:r>
      <w:r w:rsidR="0078715D" w:rsidRPr="003D1F31">
        <w:rPr>
          <w:rFonts w:ascii="Verdana" w:hAnsi="Verdana"/>
          <w:sz w:val="19"/>
          <w:szCs w:val="19"/>
        </w:rPr>
        <w:t xml:space="preserve"> define SI </w:t>
      </w:r>
      <w:r w:rsidR="0078715D" w:rsidRPr="003D1F31">
        <w:rPr>
          <w:rFonts w:ascii="Verdana" w:hAnsi="Verdana"/>
          <w:i/>
          <w:sz w:val="19"/>
          <w:szCs w:val="19"/>
        </w:rPr>
        <w:t>as social in their ends and their means</w:t>
      </w:r>
      <w:r w:rsidR="0078715D" w:rsidRPr="003D1F31">
        <w:rPr>
          <w:rFonts w:ascii="Verdana" w:hAnsi="Verdana"/>
          <w:sz w:val="19"/>
          <w:szCs w:val="19"/>
        </w:rPr>
        <w:t xml:space="preserve">. By </w:t>
      </w:r>
      <w:r w:rsidR="0078715D" w:rsidRPr="003D1F31">
        <w:rPr>
          <w:rFonts w:ascii="Verdana" w:hAnsi="Verdana"/>
          <w:i/>
          <w:sz w:val="19"/>
          <w:szCs w:val="19"/>
        </w:rPr>
        <w:t>social in their means,</w:t>
      </w:r>
      <w:r w:rsidR="0078715D" w:rsidRPr="003D1F31">
        <w:rPr>
          <w:rFonts w:ascii="Verdana" w:hAnsi="Verdana"/>
          <w:sz w:val="19"/>
          <w:szCs w:val="19"/>
        </w:rPr>
        <w:t xml:space="preserve"> the authors refer to an inclusive approach that not only reaches out, but also includes the target groups or beneficiaries of a social innovation in an intervention. </w:t>
      </w:r>
      <w:r w:rsidR="00D00E26" w:rsidRPr="003D1F31">
        <w:rPr>
          <w:rFonts w:ascii="Verdana" w:hAnsi="Verdana"/>
          <w:sz w:val="19"/>
          <w:szCs w:val="19"/>
        </w:rPr>
        <w:t xml:space="preserve">Thus, it </w:t>
      </w:r>
      <w:r w:rsidR="0078715D" w:rsidRPr="003D1F31">
        <w:rPr>
          <w:rFonts w:ascii="Verdana" w:hAnsi="Verdana"/>
          <w:sz w:val="19"/>
          <w:szCs w:val="19"/>
        </w:rPr>
        <w:t>can</w:t>
      </w:r>
      <w:r w:rsidR="00D00E26" w:rsidRPr="003D1F31">
        <w:rPr>
          <w:rFonts w:ascii="Verdana" w:hAnsi="Verdana"/>
          <w:sz w:val="19"/>
          <w:szCs w:val="19"/>
        </w:rPr>
        <w:t xml:space="preserve"> be argued that </w:t>
      </w:r>
      <w:r w:rsidR="00D00E26" w:rsidRPr="003D1F31">
        <w:rPr>
          <w:rFonts w:ascii="Verdana" w:hAnsi="Verdana"/>
          <w:i/>
          <w:iCs/>
          <w:sz w:val="19"/>
          <w:szCs w:val="19"/>
        </w:rPr>
        <w:t>transdisciplinarity</w:t>
      </w:r>
      <w:r w:rsidR="00D00E26" w:rsidRPr="003D1F31">
        <w:rPr>
          <w:rFonts w:ascii="Verdana" w:hAnsi="Verdana"/>
          <w:sz w:val="19"/>
          <w:szCs w:val="19"/>
        </w:rPr>
        <w:t xml:space="preserve"> </w:t>
      </w:r>
      <w:r w:rsidR="0078715D" w:rsidRPr="003D1F31">
        <w:rPr>
          <w:rFonts w:ascii="Verdana" w:hAnsi="Verdana"/>
          <w:sz w:val="19"/>
          <w:szCs w:val="19"/>
        </w:rPr>
        <w:t>needs to be</w:t>
      </w:r>
      <w:r w:rsidR="00D00E26" w:rsidRPr="003D1F31">
        <w:rPr>
          <w:rFonts w:ascii="Verdana" w:hAnsi="Verdana"/>
          <w:sz w:val="19"/>
          <w:szCs w:val="19"/>
        </w:rPr>
        <w:t xml:space="preserve"> regarded as a </w:t>
      </w:r>
      <w:r w:rsidR="0078715D" w:rsidRPr="003D1F31">
        <w:rPr>
          <w:rFonts w:ascii="Verdana" w:hAnsi="Verdana"/>
          <w:sz w:val="19"/>
          <w:szCs w:val="19"/>
        </w:rPr>
        <w:t>centrally</w:t>
      </w:r>
      <w:r w:rsidR="00D00E26" w:rsidRPr="003D1F31">
        <w:rPr>
          <w:rFonts w:ascii="Verdana" w:hAnsi="Verdana"/>
          <w:sz w:val="19"/>
          <w:szCs w:val="19"/>
        </w:rPr>
        <w:t xml:space="preserve"> important indicator for SI-relevant </w:t>
      </w:r>
      <w:r w:rsidR="001228F4" w:rsidRPr="003D1F31">
        <w:rPr>
          <w:rFonts w:ascii="Verdana" w:hAnsi="Verdana"/>
          <w:sz w:val="19"/>
          <w:szCs w:val="19"/>
        </w:rPr>
        <w:t>endeavours</w:t>
      </w:r>
      <w:r w:rsidR="00D00E26" w:rsidRPr="003D1F31">
        <w:rPr>
          <w:rFonts w:ascii="Verdana" w:hAnsi="Verdana"/>
          <w:sz w:val="19"/>
          <w:szCs w:val="19"/>
        </w:rPr>
        <w:t xml:space="preserve">. In contrast to this notion, however, our theoretical framework does </w:t>
      </w:r>
      <w:r w:rsidR="00D00E26" w:rsidRPr="003D1F31">
        <w:rPr>
          <w:rFonts w:ascii="Verdana" w:hAnsi="Verdana"/>
          <w:sz w:val="19"/>
          <w:szCs w:val="19"/>
          <w:u w:val="single"/>
        </w:rPr>
        <w:t>not</w:t>
      </w:r>
      <w:r w:rsidR="00D00E26" w:rsidRPr="003D1F31">
        <w:rPr>
          <w:rFonts w:ascii="Verdana" w:hAnsi="Verdana"/>
          <w:sz w:val="19"/>
          <w:szCs w:val="19"/>
        </w:rPr>
        <w:t xml:space="preserve"> consider </w:t>
      </w:r>
      <w:r w:rsidR="00D00E26" w:rsidRPr="003D1F31">
        <w:rPr>
          <w:rFonts w:ascii="Verdana" w:hAnsi="Verdana"/>
          <w:i/>
          <w:iCs/>
          <w:sz w:val="19"/>
          <w:szCs w:val="19"/>
        </w:rPr>
        <w:t>transdisciplinary involvement</w:t>
      </w:r>
      <w:r w:rsidR="00D00E26" w:rsidRPr="003D1F31">
        <w:rPr>
          <w:rFonts w:ascii="Verdana" w:hAnsi="Verdana"/>
          <w:sz w:val="19"/>
          <w:szCs w:val="19"/>
        </w:rPr>
        <w:t xml:space="preserve"> a</w:t>
      </w:r>
      <w:r w:rsidR="001228F4" w:rsidRPr="003D1F31">
        <w:rPr>
          <w:rFonts w:ascii="Verdana" w:hAnsi="Verdana"/>
          <w:sz w:val="19"/>
          <w:szCs w:val="19"/>
        </w:rPr>
        <w:t>s sine qua non (i.e. as a</w:t>
      </w:r>
      <w:r w:rsidR="00D00E26" w:rsidRPr="003D1F31">
        <w:rPr>
          <w:rFonts w:ascii="Verdana" w:hAnsi="Verdana"/>
          <w:sz w:val="19"/>
          <w:szCs w:val="19"/>
        </w:rPr>
        <w:t xml:space="preserve"> necessary </w:t>
      </w:r>
      <w:r w:rsidR="00D00E26" w:rsidRPr="003D1F31">
        <w:rPr>
          <w:rFonts w:ascii="Verdana" w:hAnsi="Verdana"/>
          <w:sz w:val="19"/>
          <w:szCs w:val="19"/>
          <w:u w:val="single"/>
        </w:rPr>
        <w:t>prerequisite</w:t>
      </w:r>
      <w:r w:rsidR="001228F4" w:rsidRPr="003D1F31">
        <w:rPr>
          <w:rFonts w:ascii="Verdana" w:hAnsi="Verdana"/>
          <w:sz w:val="19"/>
          <w:szCs w:val="19"/>
          <w:u w:val="single"/>
        </w:rPr>
        <w:t>)</w:t>
      </w:r>
      <w:r w:rsidR="00D00E26" w:rsidRPr="003D1F31">
        <w:rPr>
          <w:rFonts w:ascii="Verdana" w:hAnsi="Verdana"/>
          <w:sz w:val="19"/>
          <w:szCs w:val="19"/>
        </w:rPr>
        <w:t xml:space="preserve"> for research projects to contribute to SI. That said, we still expect it to be more influential than other factors.</w:t>
      </w:r>
    </w:p>
    <w:p w14:paraId="15E65A7F" w14:textId="78F37DCB" w:rsidR="0000348A" w:rsidRDefault="0000348A">
      <w:pPr>
        <w:jc w:val="both"/>
        <w:rPr>
          <w:rFonts w:ascii="Verdana" w:hAnsi="Verdana"/>
          <w:sz w:val="19"/>
          <w:szCs w:val="19"/>
        </w:rPr>
      </w:pPr>
    </w:p>
    <w:p w14:paraId="302DDEFD" w14:textId="77777777" w:rsidR="00A605F1" w:rsidRDefault="00A605F1">
      <w:pPr>
        <w:jc w:val="both"/>
        <w:rPr>
          <w:rFonts w:ascii="Verdana" w:hAnsi="Verdana"/>
          <w:sz w:val="19"/>
          <w:szCs w:val="19"/>
        </w:rPr>
      </w:pPr>
    </w:p>
    <w:p w14:paraId="2A57E50F" w14:textId="5D535971" w:rsidR="00BA3E0C" w:rsidRDefault="00BA3E0C" w:rsidP="00BA3E0C">
      <w:pPr>
        <w:pStyle w:val="Caption"/>
        <w:keepNext/>
      </w:pPr>
      <w:r>
        <w:lastRenderedPageBreak/>
        <w:t xml:space="preserve">Table </w:t>
      </w:r>
      <w:r>
        <w:fldChar w:fldCharType="begin"/>
      </w:r>
      <w:r>
        <w:instrText xml:space="preserve"> SEQ Table \* ARABIC </w:instrText>
      </w:r>
      <w:r>
        <w:fldChar w:fldCharType="separate"/>
      </w:r>
      <w:r w:rsidR="004A129B">
        <w:rPr>
          <w:noProof/>
        </w:rPr>
        <w:t>2</w:t>
      </w:r>
      <w:r>
        <w:fldChar w:fldCharType="end"/>
      </w:r>
      <w:r>
        <w:t xml:space="preserve">: </w:t>
      </w:r>
      <w:r w:rsidRPr="00751D7C">
        <w:t xml:space="preserve">Distribution of </w:t>
      </w:r>
      <w:r>
        <w:t>transdisciplinarity experience among scientific domains</w:t>
      </w:r>
    </w:p>
    <w:tbl>
      <w:tblPr>
        <w:tblStyle w:val="ListTable3"/>
        <w:tblW w:w="5000" w:type="pct"/>
        <w:tblLayout w:type="fixed"/>
        <w:tblLook w:val="0420" w:firstRow="1" w:lastRow="0" w:firstColumn="0" w:lastColumn="0" w:noHBand="0" w:noVBand="1"/>
      </w:tblPr>
      <w:tblGrid>
        <w:gridCol w:w="1129"/>
        <w:gridCol w:w="851"/>
        <w:gridCol w:w="1559"/>
        <w:gridCol w:w="1276"/>
        <w:gridCol w:w="1559"/>
        <w:gridCol w:w="1260"/>
        <w:gridCol w:w="1428"/>
      </w:tblGrid>
      <w:tr w:rsidR="00A605F1" w:rsidRPr="003D1F31" w14:paraId="1F0C253C" w14:textId="77777777" w:rsidTr="00E020DA">
        <w:trPr>
          <w:cnfStyle w:val="100000000000" w:firstRow="1" w:lastRow="0" w:firstColumn="0" w:lastColumn="0" w:oddVBand="0" w:evenVBand="0" w:oddHBand="0" w:evenHBand="0" w:firstRowFirstColumn="0" w:firstRowLastColumn="0" w:lastRowFirstColumn="0" w:lastRowLastColumn="0"/>
        </w:trPr>
        <w:tc>
          <w:tcPr>
            <w:tcW w:w="1129" w:type="dxa"/>
            <w:tcBorders>
              <w:bottom w:val="nil"/>
              <w:right w:val="nil"/>
            </w:tcBorders>
            <w:vAlign w:val="bottom"/>
          </w:tcPr>
          <w:p w14:paraId="3CCB8662" w14:textId="77777777" w:rsidR="0000348A" w:rsidRPr="003D1F31" w:rsidRDefault="0000348A" w:rsidP="005819A4">
            <w:pPr>
              <w:spacing w:before="100" w:after="100" w:line="240" w:lineRule="auto"/>
              <w:ind w:left="100" w:right="100"/>
              <w:jc w:val="center"/>
              <w:rPr>
                <w:rFonts w:ascii="Verdana" w:eastAsia="Calibri" w:hAnsi="Verdana"/>
                <w:color w:val="FFFFFF"/>
                <w:sz w:val="16"/>
                <w:szCs w:val="16"/>
              </w:rPr>
            </w:pPr>
            <w:r w:rsidRPr="003D1F31">
              <w:rPr>
                <w:rFonts w:ascii="Verdana" w:eastAsia="Calibri" w:hAnsi="Verdana"/>
                <w:color w:val="FFFFFF"/>
                <w:sz w:val="16"/>
                <w:szCs w:val="16"/>
              </w:rPr>
              <w:t>rating</w:t>
            </w:r>
          </w:p>
        </w:tc>
        <w:tc>
          <w:tcPr>
            <w:tcW w:w="2410" w:type="dxa"/>
            <w:gridSpan w:val="2"/>
            <w:tcBorders>
              <w:left w:val="nil"/>
              <w:bottom w:val="nil"/>
              <w:right w:val="nil"/>
            </w:tcBorders>
            <w:vAlign w:val="bottom"/>
          </w:tcPr>
          <w:p w14:paraId="6758D211" w14:textId="1CC77E69" w:rsidR="0074400C" w:rsidRDefault="0074400C" w:rsidP="0074400C">
            <w:pPr>
              <w:spacing w:before="100" w:after="100" w:line="240" w:lineRule="auto"/>
              <w:ind w:left="100" w:right="100"/>
              <w:jc w:val="center"/>
              <w:rPr>
                <w:rFonts w:ascii="Verdana" w:eastAsia="Helvetica" w:hAnsi="Verdana" w:cs="Helvetica"/>
                <w:b w:val="0"/>
                <w:bCs w:val="0"/>
                <w:color w:val="FFFFFF"/>
                <w:sz w:val="16"/>
                <w:szCs w:val="16"/>
              </w:rPr>
            </w:pPr>
            <w:r w:rsidRPr="0074400C">
              <w:rPr>
                <w:rFonts w:ascii="Verdana" w:eastAsia="Helvetica" w:hAnsi="Verdana" w:cs="Helvetica"/>
                <w:color w:val="FFFFFF"/>
                <w:sz w:val="16"/>
                <w:szCs w:val="16"/>
              </w:rPr>
              <w:t>Biology and Medicine</w:t>
            </w:r>
            <w:r w:rsidRPr="0074400C">
              <w:rPr>
                <w:rFonts w:ascii="Verdana" w:eastAsia="Helvetica" w:hAnsi="Verdana" w:cs="Helvetica"/>
                <w:color w:val="FFFFFF"/>
                <w:sz w:val="16"/>
                <w:szCs w:val="16"/>
              </w:rPr>
              <w:t xml:space="preserve"> </w:t>
            </w:r>
          </w:p>
          <w:p w14:paraId="0003F4B0" w14:textId="1231028F" w:rsidR="0000348A" w:rsidRPr="003D1F31" w:rsidRDefault="0000348A" w:rsidP="005819A4">
            <w:pPr>
              <w:spacing w:before="100" w:after="100" w:line="240" w:lineRule="auto"/>
              <w:ind w:left="100" w:right="100"/>
              <w:jc w:val="center"/>
              <w:rPr>
                <w:rFonts w:ascii="Verdana" w:hAnsi="Verdana"/>
                <w:b w:val="0"/>
                <w:bCs w:val="0"/>
                <w:sz w:val="16"/>
                <w:szCs w:val="16"/>
              </w:rPr>
            </w:pPr>
            <w:r w:rsidRPr="003D1F31">
              <w:rPr>
                <w:rFonts w:ascii="Verdana" w:eastAsia="Calibri" w:hAnsi="Verdana"/>
                <w:b w:val="0"/>
                <w:bCs w:val="0"/>
                <w:color w:val="FFFFFF"/>
                <w:sz w:val="16"/>
                <w:szCs w:val="16"/>
              </w:rPr>
              <w:t>(n=</w:t>
            </w:r>
            <w:r w:rsidR="00BA3E0C">
              <w:rPr>
                <w:rFonts w:ascii="Verdana" w:eastAsia="Calibri" w:hAnsi="Verdana"/>
                <w:b w:val="0"/>
                <w:bCs w:val="0"/>
                <w:color w:val="FFFFFF"/>
                <w:sz w:val="16"/>
                <w:szCs w:val="16"/>
              </w:rPr>
              <w:t>10</w:t>
            </w:r>
            <w:r w:rsidR="003D4DDB">
              <w:rPr>
                <w:rFonts w:ascii="Verdana" w:eastAsia="Calibri" w:hAnsi="Verdana"/>
                <w:b w:val="0"/>
                <w:bCs w:val="0"/>
                <w:color w:val="FFFFFF"/>
                <w:sz w:val="16"/>
                <w:szCs w:val="16"/>
              </w:rPr>
              <w:t>6</w:t>
            </w:r>
            <w:r w:rsidRPr="003D1F31">
              <w:rPr>
                <w:rFonts w:ascii="Verdana" w:eastAsia="Calibri" w:hAnsi="Verdana"/>
                <w:b w:val="0"/>
                <w:bCs w:val="0"/>
                <w:color w:val="FFFFFF"/>
                <w:sz w:val="16"/>
                <w:szCs w:val="16"/>
              </w:rPr>
              <w:t>)</w:t>
            </w:r>
          </w:p>
        </w:tc>
        <w:tc>
          <w:tcPr>
            <w:tcW w:w="2835" w:type="dxa"/>
            <w:gridSpan w:val="2"/>
            <w:tcBorders>
              <w:left w:val="nil"/>
              <w:bottom w:val="nil"/>
              <w:right w:val="nil"/>
            </w:tcBorders>
            <w:vAlign w:val="bottom"/>
          </w:tcPr>
          <w:p w14:paraId="2358E409" w14:textId="630AC29A" w:rsidR="0074400C" w:rsidRDefault="0074400C" w:rsidP="0074400C">
            <w:pPr>
              <w:spacing w:before="100" w:after="100" w:line="240" w:lineRule="auto"/>
              <w:ind w:left="100" w:right="100"/>
              <w:jc w:val="center"/>
              <w:rPr>
                <w:rFonts w:ascii="Verdana" w:eastAsia="Helvetica" w:hAnsi="Verdana" w:cs="Helvetica"/>
                <w:b w:val="0"/>
                <w:bCs w:val="0"/>
                <w:color w:val="FFFFFF"/>
                <w:sz w:val="16"/>
                <w:szCs w:val="16"/>
              </w:rPr>
            </w:pPr>
            <w:r w:rsidRPr="0074400C">
              <w:rPr>
                <w:rFonts w:ascii="Verdana" w:eastAsia="Helvetica" w:hAnsi="Verdana" w:cs="Helvetica"/>
                <w:color w:val="FFFFFF"/>
                <w:sz w:val="16"/>
                <w:szCs w:val="16"/>
              </w:rPr>
              <w:t xml:space="preserve">Humanities and Social </w:t>
            </w:r>
            <w:r>
              <w:rPr>
                <w:rFonts w:ascii="Verdana" w:eastAsia="Helvetica" w:hAnsi="Verdana" w:cs="Helvetica"/>
                <w:color w:val="FFFFFF"/>
                <w:sz w:val="16"/>
                <w:szCs w:val="16"/>
              </w:rPr>
              <w:t>Sci.</w:t>
            </w:r>
          </w:p>
          <w:p w14:paraId="3DC421AD" w14:textId="7B160502" w:rsidR="0000348A" w:rsidRPr="0074400C" w:rsidRDefault="0000348A" w:rsidP="0074400C">
            <w:pPr>
              <w:spacing w:before="100" w:after="100" w:line="240" w:lineRule="auto"/>
              <w:ind w:left="100" w:right="100"/>
              <w:jc w:val="center"/>
              <w:rPr>
                <w:rFonts w:ascii="Verdana" w:eastAsia="Helvetica" w:hAnsi="Verdana" w:cs="Helvetica"/>
                <w:b w:val="0"/>
                <w:bCs w:val="0"/>
                <w:sz w:val="16"/>
                <w:szCs w:val="16"/>
              </w:rPr>
            </w:pPr>
            <w:r w:rsidRPr="003D1F31">
              <w:rPr>
                <w:rFonts w:ascii="Verdana" w:eastAsia="Helvetica" w:hAnsi="Verdana" w:cs="Helvetica"/>
                <w:color w:val="FFFFFF"/>
                <w:sz w:val="16"/>
                <w:szCs w:val="16"/>
              </w:rPr>
              <w:t xml:space="preserve"> </w:t>
            </w:r>
            <w:r w:rsidRPr="003D1F31">
              <w:rPr>
                <w:rFonts w:ascii="Verdana" w:eastAsia="Calibri" w:hAnsi="Verdana"/>
                <w:b w:val="0"/>
                <w:bCs w:val="0"/>
                <w:color w:val="FFFFFF"/>
                <w:sz w:val="16"/>
                <w:szCs w:val="16"/>
              </w:rPr>
              <w:t>(n=</w:t>
            </w:r>
            <w:r w:rsidR="00BA3E0C">
              <w:rPr>
                <w:rFonts w:ascii="Verdana" w:eastAsia="Calibri" w:hAnsi="Verdana"/>
                <w:b w:val="0"/>
                <w:bCs w:val="0"/>
                <w:color w:val="FFFFFF"/>
                <w:sz w:val="16"/>
                <w:szCs w:val="16"/>
              </w:rPr>
              <w:t>12</w:t>
            </w:r>
            <w:r w:rsidR="003D4DDB">
              <w:rPr>
                <w:rFonts w:ascii="Verdana" w:eastAsia="Calibri" w:hAnsi="Verdana"/>
                <w:b w:val="0"/>
                <w:bCs w:val="0"/>
                <w:color w:val="FFFFFF"/>
                <w:sz w:val="16"/>
                <w:szCs w:val="16"/>
              </w:rPr>
              <w:t>6</w:t>
            </w:r>
            <w:r w:rsidRPr="003D1F31">
              <w:rPr>
                <w:rFonts w:ascii="Verdana" w:eastAsia="Calibri" w:hAnsi="Verdana"/>
                <w:b w:val="0"/>
                <w:bCs w:val="0"/>
                <w:color w:val="FFFFFF"/>
                <w:sz w:val="16"/>
                <w:szCs w:val="16"/>
              </w:rPr>
              <w:t>)</w:t>
            </w:r>
          </w:p>
        </w:tc>
        <w:tc>
          <w:tcPr>
            <w:tcW w:w="2688" w:type="dxa"/>
            <w:gridSpan w:val="2"/>
            <w:tcBorders>
              <w:left w:val="nil"/>
              <w:bottom w:val="nil"/>
            </w:tcBorders>
            <w:vAlign w:val="bottom"/>
          </w:tcPr>
          <w:p w14:paraId="7CA487FC" w14:textId="6F32DEBF" w:rsidR="00A605F1" w:rsidRDefault="00A605F1" w:rsidP="005819A4">
            <w:pPr>
              <w:spacing w:before="100" w:after="100" w:line="240" w:lineRule="auto"/>
              <w:ind w:left="100" w:right="100"/>
              <w:jc w:val="center"/>
              <w:rPr>
                <w:rFonts w:ascii="Verdana" w:eastAsia="Helvetica" w:hAnsi="Verdana" w:cs="Helvetica"/>
                <w:b w:val="0"/>
                <w:bCs w:val="0"/>
                <w:color w:val="FFFFFF"/>
                <w:sz w:val="16"/>
                <w:szCs w:val="16"/>
              </w:rPr>
            </w:pPr>
            <w:r w:rsidRPr="00A605F1">
              <w:rPr>
                <w:rFonts w:ascii="Verdana" w:eastAsia="Helvetica" w:hAnsi="Verdana" w:cs="Helvetica"/>
                <w:color w:val="FFFFFF"/>
                <w:sz w:val="16"/>
                <w:szCs w:val="16"/>
              </w:rPr>
              <w:t>Math</w:t>
            </w:r>
            <w:r>
              <w:rPr>
                <w:rFonts w:ascii="Verdana" w:eastAsia="Helvetica" w:hAnsi="Verdana" w:cs="Helvetica"/>
                <w:color w:val="FFFFFF"/>
                <w:sz w:val="16"/>
                <w:szCs w:val="16"/>
              </w:rPr>
              <w:t>.</w:t>
            </w:r>
            <w:r w:rsidRPr="00A605F1">
              <w:rPr>
                <w:rFonts w:ascii="Verdana" w:eastAsia="Helvetica" w:hAnsi="Verdana" w:cs="Helvetica"/>
                <w:color w:val="FFFFFF"/>
                <w:sz w:val="16"/>
                <w:szCs w:val="16"/>
              </w:rPr>
              <w:t>, Nat</w:t>
            </w:r>
            <w:r>
              <w:rPr>
                <w:rFonts w:ascii="Verdana" w:eastAsia="Helvetica" w:hAnsi="Verdana" w:cs="Helvetica"/>
                <w:color w:val="FFFFFF"/>
                <w:sz w:val="16"/>
                <w:szCs w:val="16"/>
              </w:rPr>
              <w:t>.</w:t>
            </w:r>
            <w:r w:rsidRPr="00A605F1">
              <w:rPr>
                <w:rFonts w:ascii="Verdana" w:eastAsia="Helvetica" w:hAnsi="Verdana" w:cs="Helvetica"/>
                <w:color w:val="FFFFFF"/>
                <w:sz w:val="16"/>
                <w:szCs w:val="16"/>
              </w:rPr>
              <w:t xml:space="preserve"> and Engi</w:t>
            </w:r>
            <w:r>
              <w:rPr>
                <w:rFonts w:ascii="Verdana" w:eastAsia="Helvetica" w:hAnsi="Verdana" w:cs="Helvetica"/>
                <w:color w:val="FFFFFF"/>
                <w:sz w:val="16"/>
                <w:szCs w:val="16"/>
              </w:rPr>
              <w:t>.</w:t>
            </w:r>
            <w:r w:rsidRPr="00A605F1">
              <w:rPr>
                <w:rFonts w:ascii="Verdana" w:eastAsia="Helvetica" w:hAnsi="Verdana" w:cs="Helvetica"/>
                <w:color w:val="FFFFFF"/>
                <w:sz w:val="16"/>
                <w:szCs w:val="16"/>
              </w:rPr>
              <w:t xml:space="preserve"> Sci</w:t>
            </w:r>
            <w:r>
              <w:rPr>
                <w:rFonts w:ascii="Verdana" w:eastAsia="Helvetica" w:hAnsi="Verdana" w:cs="Helvetica"/>
                <w:color w:val="FFFFFF"/>
                <w:sz w:val="16"/>
                <w:szCs w:val="16"/>
              </w:rPr>
              <w:t>.</w:t>
            </w:r>
          </w:p>
          <w:p w14:paraId="22512BDB" w14:textId="0AA0F5B1" w:rsidR="0000348A" w:rsidRPr="003D1F31" w:rsidRDefault="00A605F1" w:rsidP="005819A4">
            <w:pPr>
              <w:spacing w:before="100" w:after="100" w:line="240" w:lineRule="auto"/>
              <w:ind w:left="100" w:right="100"/>
              <w:jc w:val="center"/>
              <w:rPr>
                <w:rFonts w:ascii="Verdana" w:hAnsi="Verdana"/>
                <w:b w:val="0"/>
                <w:bCs w:val="0"/>
                <w:sz w:val="16"/>
                <w:szCs w:val="16"/>
              </w:rPr>
            </w:pPr>
            <w:r w:rsidRPr="00A605F1">
              <w:rPr>
                <w:rFonts w:ascii="Verdana" w:eastAsia="Helvetica" w:hAnsi="Verdana" w:cs="Helvetica"/>
                <w:color w:val="FFFFFF"/>
                <w:sz w:val="16"/>
                <w:szCs w:val="16"/>
              </w:rPr>
              <w:t xml:space="preserve"> </w:t>
            </w:r>
            <w:r w:rsidR="0000348A" w:rsidRPr="003D1F31">
              <w:rPr>
                <w:rFonts w:ascii="Verdana" w:eastAsia="Calibri" w:hAnsi="Verdana"/>
                <w:b w:val="0"/>
                <w:bCs w:val="0"/>
                <w:color w:val="FFFFFF"/>
                <w:sz w:val="16"/>
                <w:szCs w:val="16"/>
              </w:rPr>
              <w:t>(n=</w:t>
            </w:r>
            <w:r w:rsidR="00BA3E0C">
              <w:rPr>
                <w:rFonts w:ascii="Verdana" w:eastAsia="Calibri" w:hAnsi="Verdana"/>
                <w:b w:val="0"/>
                <w:bCs w:val="0"/>
                <w:color w:val="FFFFFF"/>
                <w:sz w:val="16"/>
                <w:szCs w:val="16"/>
              </w:rPr>
              <w:t>12</w:t>
            </w:r>
            <w:r w:rsidR="003D4DDB">
              <w:rPr>
                <w:rFonts w:ascii="Verdana" w:eastAsia="Calibri" w:hAnsi="Verdana"/>
                <w:b w:val="0"/>
                <w:bCs w:val="0"/>
                <w:color w:val="FFFFFF"/>
                <w:sz w:val="16"/>
                <w:szCs w:val="16"/>
              </w:rPr>
              <w:t>4</w:t>
            </w:r>
            <w:r w:rsidR="0000348A" w:rsidRPr="003D1F31">
              <w:rPr>
                <w:rFonts w:ascii="Verdana" w:eastAsia="Calibri" w:hAnsi="Verdana"/>
                <w:b w:val="0"/>
                <w:bCs w:val="0"/>
                <w:color w:val="FFFFFF"/>
                <w:sz w:val="16"/>
                <w:szCs w:val="16"/>
              </w:rPr>
              <w:t>)</w:t>
            </w:r>
          </w:p>
        </w:tc>
      </w:tr>
      <w:tr w:rsidR="0000348A" w:rsidRPr="003D1F31" w14:paraId="5E510CAD" w14:textId="77777777" w:rsidTr="00E020DA">
        <w:trPr>
          <w:cnfStyle w:val="000000100000" w:firstRow="0" w:lastRow="0" w:firstColumn="0" w:lastColumn="0" w:oddVBand="0" w:evenVBand="0" w:oddHBand="1" w:evenHBand="0" w:firstRowFirstColumn="0" w:firstRowLastColumn="0" w:lastRowFirstColumn="0" w:lastRowLastColumn="0"/>
        </w:trPr>
        <w:tc>
          <w:tcPr>
            <w:tcW w:w="1129" w:type="dxa"/>
            <w:tcBorders>
              <w:right w:val="nil"/>
            </w:tcBorders>
            <w:vAlign w:val="center"/>
          </w:tcPr>
          <w:p w14:paraId="2FFD3CE0" w14:textId="77777777" w:rsidR="0000348A" w:rsidRPr="003D1F31" w:rsidRDefault="0000348A" w:rsidP="005819A4">
            <w:pPr>
              <w:spacing w:after="0" w:line="240" w:lineRule="auto"/>
              <w:jc w:val="center"/>
              <w:rPr>
                <w:rFonts w:ascii="Verdana" w:hAnsi="Verdana"/>
                <w:i/>
                <w:iCs/>
                <w:sz w:val="16"/>
                <w:szCs w:val="16"/>
              </w:rPr>
            </w:pPr>
            <w:r w:rsidRPr="003D1F31">
              <w:rPr>
                <w:rFonts w:ascii="Verdana" w:eastAsia="Calibri" w:hAnsi="Verdana"/>
                <w:i/>
                <w:iCs/>
                <w:sz w:val="16"/>
                <w:szCs w:val="16"/>
              </w:rPr>
              <w:t>0..lowest</w:t>
            </w:r>
          </w:p>
          <w:p w14:paraId="21151B31" w14:textId="77777777" w:rsidR="0000348A" w:rsidRPr="003D1F31" w:rsidRDefault="0000348A" w:rsidP="005819A4">
            <w:pPr>
              <w:spacing w:after="0" w:line="240" w:lineRule="auto"/>
              <w:jc w:val="center"/>
              <w:rPr>
                <w:rFonts w:ascii="Verdana" w:hAnsi="Verdana"/>
                <w:b/>
                <w:bCs/>
                <w:sz w:val="16"/>
                <w:szCs w:val="16"/>
              </w:rPr>
            </w:pPr>
            <w:r w:rsidRPr="003D1F31">
              <w:rPr>
                <w:rFonts w:ascii="Verdana" w:eastAsia="Calibri" w:hAnsi="Verdana"/>
                <w:i/>
                <w:iCs/>
                <w:sz w:val="16"/>
                <w:szCs w:val="16"/>
              </w:rPr>
              <w:t>10..highest</w:t>
            </w:r>
          </w:p>
        </w:tc>
        <w:tc>
          <w:tcPr>
            <w:tcW w:w="851" w:type="dxa"/>
            <w:tcBorders>
              <w:left w:val="nil"/>
              <w:right w:val="nil"/>
            </w:tcBorders>
            <w:vAlign w:val="bottom"/>
          </w:tcPr>
          <w:p w14:paraId="41C0FB05"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559" w:type="dxa"/>
            <w:tcBorders>
              <w:left w:val="nil"/>
              <w:right w:val="nil"/>
            </w:tcBorders>
            <w:shd w:val="clear" w:color="auto" w:fill="E7E6E6" w:themeFill="background2"/>
            <w:vAlign w:val="bottom"/>
          </w:tcPr>
          <w:p w14:paraId="236ACEF4"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276" w:type="dxa"/>
            <w:tcBorders>
              <w:left w:val="nil"/>
              <w:right w:val="nil"/>
            </w:tcBorders>
            <w:vAlign w:val="bottom"/>
          </w:tcPr>
          <w:p w14:paraId="53921BD7"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559" w:type="dxa"/>
            <w:tcBorders>
              <w:left w:val="nil"/>
              <w:right w:val="nil"/>
            </w:tcBorders>
            <w:shd w:val="clear" w:color="auto" w:fill="E7E6E6" w:themeFill="background2"/>
            <w:vAlign w:val="bottom"/>
          </w:tcPr>
          <w:p w14:paraId="2742DF99"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260" w:type="dxa"/>
            <w:tcBorders>
              <w:left w:val="nil"/>
              <w:right w:val="nil"/>
            </w:tcBorders>
            <w:vAlign w:val="bottom"/>
          </w:tcPr>
          <w:p w14:paraId="4B88B7EA"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428" w:type="dxa"/>
            <w:tcBorders>
              <w:left w:val="nil"/>
            </w:tcBorders>
            <w:shd w:val="clear" w:color="auto" w:fill="E7E6E6" w:themeFill="background2"/>
            <w:vAlign w:val="bottom"/>
          </w:tcPr>
          <w:p w14:paraId="570462D9"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r>
      <w:tr w:rsidR="0000348A" w:rsidRPr="003D1F31" w14:paraId="4177F49E" w14:textId="77777777" w:rsidTr="00E020DA">
        <w:tc>
          <w:tcPr>
            <w:tcW w:w="1129" w:type="dxa"/>
            <w:tcBorders>
              <w:top w:val="nil"/>
              <w:bottom w:val="nil"/>
              <w:right w:val="nil"/>
            </w:tcBorders>
            <w:vAlign w:val="center"/>
          </w:tcPr>
          <w:p w14:paraId="66602DA0" w14:textId="29AF08F2" w:rsidR="0000348A" w:rsidRPr="003D1F31" w:rsidRDefault="0000348A" w:rsidP="005819A4">
            <w:pPr>
              <w:spacing w:after="0" w:line="240" w:lineRule="auto"/>
              <w:jc w:val="center"/>
              <w:rPr>
                <w:rFonts w:ascii="Verdana" w:eastAsia="Calibri" w:hAnsi="Verdana"/>
                <w:sz w:val="16"/>
                <w:szCs w:val="16"/>
              </w:rPr>
            </w:pPr>
            <w:r w:rsidRPr="003D1F31">
              <w:rPr>
                <w:rFonts w:ascii="Verdana" w:eastAsia="Calibri" w:hAnsi="Verdana"/>
                <w:sz w:val="16"/>
                <w:szCs w:val="16"/>
              </w:rPr>
              <w:t>0</w:t>
            </w:r>
            <w:r w:rsidR="00342B0E">
              <w:rPr>
                <w:rFonts w:ascii="Verdana" w:eastAsia="Calibri" w:hAnsi="Verdana"/>
                <w:sz w:val="16"/>
                <w:szCs w:val="16"/>
              </w:rPr>
              <w:t xml:space="preserve"> – 3</w:t>
            </w:r>
          </w:p>
        </w:tc>
        <w:tc>
          <w:tcPr>
            <w:tcW w:w="851" w:type="dxa"/>
            <w:tcBorders>
              <w:top w:val="nil"/>
              <w:left w:val="nil"/>
              <w:bottom w:val="nil"/>
              <w:right w:val="nil"/>
            </w:tcBorders>
            <w:vAlign w:val="center"/>
          </w:tcPr>
          <w:p w14:paraId="12C338BB" w14:textId="72B5756F" w:rsidR="0000348A" w:rsidRPr="003D1F31" w:rsidRDefault="00342B0E" w:rsidP="005819A4">
            <w:pPr>
              <w:spacing w:before="100" w:after="100" w:line="240" w:lineRule="auto"/>
              <w:ind w:left="100" w:right="95"/>
              <w:jc w:val="right"/>
              <w:rPr>
                <w:rFonts w:ascii="Verdana" w:hAnsi="Verdana"/>
                <w:sz w:val="16"/>
                <w:szCs w:val="16"/>
              </w:rPr>
            </w:pPr>
            <w:r>
              <w:rPr>
                <w:rFonts w:ascii="Verdana" w:eastAsia="Calibri" w:hAnsi="Verdana"/>
                <w:sz w:val="16"/>
                <w:szCs w:val="16"/>
              </w:rPr>
              <w:t>34</w:t>
            </w:r>
          </w:p>
        </w:tc>
        <w:tc>
          <w:tcPr>
            <w:tcW w:w="1559" w:type="dxa"/>
            <w:tcBorders>
              <w:top w:val="nil"/>
              <w:left w:val="nil"/>
              <w:bottom w:val="nil"/>
              <w:right w:val="nil"/>
            </w:tcBorders>
            <w:shd w:val="clear" w:color="auto" w:fill="E7E6E6" w:themeFill="background2"/>
            <w:vAlign w:val="center"/>
          </w:tcPr>
          <w:p w14:paraId="66641D19" w14:textId="1E80608D" w:rsidR="0000348A" w:rsidRPr="003D1F31" w:rsidRDefault="00E020DA" w:rsidP="005819A4">
            <w:pPr>
              <w:spacing w:before="100" w:after="100" w:line="240" w:lineRule="auto"/>
              <w:ind w:left="100" w:right="507"/>
              <w:jc w:val="right"/>
              <w:rPr>
                <w:rFonts w:ascii="Verdana" w:hAnsi="Verdana"/>
                <w:sz w:val="16"/>
                <w:szCs w:val="16"/>
              </w:rPr>
            </w:pPr>
            <w:r>
              <w:rPr>
                <w:rFonts w:ascii="Verdana" w:eastAsia="Calibri" w:hAnsi="Verdana"/>
                <w:sz w:val="16"/>
                <w:szCs w:val="16"/>
              </w:rPr>
              <w:t>3</w:t>
            </w:r>
            <w:r w:rsidR="00D87ED7">
              <w:rPr>
                <w:rFonts w:ascii="Verdana" w:eastAsia="Calibri" w:hAnsi="Verdana"/>
                <w:sz w:val="16"/>
                <w:szCs w:val="16"/>
              </w:rPr>
              <w:t>2</w:t>
            </w:r>
            <w:r>
              <w:rPr>
                <w:rFonts w:ascii="Verdana" w:eastAsia="Calibri" w:hAnsi="Verdana"/>
                <w:sz w:val="16"/>
                <w:szCs w:val="16"/>
              </w:rPr>
              <w:t>.</w:t>
            </w:r>
            <w:r w:rsidR="00D87ED7">
              <w:rPr>
                <w:rFonts w:ascii="Verdana" w:eastAsia="Calibri" w:hAnsi="Verdana"/>
                <w:sz w:val="16"/>
                <w:szCs w:val="16"/>
              </w:rPr>
              <w:t>07</w:t>
            </w:r>
            <w:r w:rsidR="0000348A" w:rsidRPr="003D1F31">
              <w:rPr>
                <w:rFonts w:ascii="Verdana" w:eastAsia="Calibri" w:hAnsi="Verdana"/>
                <w:sz w:val="16"/>
                <w:szCs w:val="16"/>
              </w:rPr>
              <w:t>%</w:t>
            </w:r>
          </w:p>
        </w:tc>
        <w:tc>
          <w:tcPr>
            <w:tcW w:w="1276" w:type="dxa"/>
            <w:tcBorders>
              <w:top w:val="nil"/>
              <w:left w:val="nil"/>
              <w:bottom w:val="nil"/>
              <w:right w:val="nil"/>
            </w:tcBorders>
            <w:vAlign w:val="center"/>
          </w:tcPr>
          <w:p w14:paraId="29BD26A5" w14:textId="77777777" w:rsidR="0000348A" w:rsidRPr="003D1F31" w:rsidRDefault="0000348A" w:rsidP="005819A4">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23</w:t>
            </w:r>
          </w:p>
        </w:tc>
        <w:tc>
          <w:tcPr>
            <w:tcW w:w="1559" w:type="dxa"/>
            <w:tcBorders>
              <w:top w:val="nil"/>
              <w:left w:val="nil"/>
              <w:bottom w:val="nil"/>
              <w:right w:val="nil"/>
            </w:tcBorders>
            <w:shd w:val="clear" w:color="auto" w:fill="E7E6E6" w:themeFill="background2"/>
            <w:vAlign w:val="center"/>
          </w:tcPr>
          <w:p w14:paraId="58804442" w14:textId="37D54D27" w:rsidR="0000348A" w:rsidRPr="003D1F31" w:rsidRDefault="00DC67DA" w:rsidP="005819A4">
            <w:pPr>
              <w:spacing w:before="100" w:after="100" w:line="240" w:lineRule="auto"/>
              <w:ind w:left="100" w:right="226"/>
              <w:jc w:val="right"/>
              <w:rPr>
                <w:rFonts w:ascii="Verdana" w:hAnsi="Verdana"/>
                <w:sz w:val="16"/>
                <w:szCs w:val="16"/>
              </w:rPr>
            </w:pPr>
            <w:r>
              <w:rPr>
                <w:rFonts w:ascii="Verdana" w:eastAsia="Calibri" w:hAnsi="Verdana"/>
                <w:sz w:val="16"/>
                <w:szCs w:val="16"/>
              </w:rPr>
              <w:t>1</w:t>
            </w:r>
            <w:r w:rsidR="0007084D">
              <w:rPr>
                <w:rFonts w:ascii="Verdana" w:eastAsia="Calibri" w:hAnsi="Verdana"/>
                <w:sz w:val="16"/>
                <w:szCs w:val="16"/>
              </w:rPr>
              <w:t>8</w:t>
            </w:r>
            <w:r>
              <w:rPr>
                <w:rFonts w:ascii="Verdana" w:eastAsia="Calibri" w:hAnsi="Verdana"/>
                <w:sz w:val="16"/>
                <w:szCs w:val="16"/>
              </w:rPr>
              <w:t>.</w:t>
            </w:r>
            <w:r w:rsidR="0007084D">
              <w:rPr>
                <w:rFonts w:ascii="Verdana" w:eastAsia="Calibri" w:hAnsi="Verdana"/>
                <w:sz w:val="16"/>
                <w:szCs w:val="16"/>
              </w:rPr>
              <w:t>25</w:t>
            </w:r>
            <w:r w:rsidR="0000348A" w:rsidRPr="003D1F31">
              <w:rPr>
                <w:rFonts w:ascii="Verdana" w:eastAsia="Calibri" w:hAnsi="Verdana"/>
                <w:sz w:val="16"/>
                <w:szCs w:val="16"/>
              </w:rPr>
              <w:t>%</w:t>
            </w:r>
          </w:p>
        </w:tc>
        <w:tc>
          <w:tcPr>
            <w:tcW w:w="1260" w:type="dxa"/>
            <w:tcBorders>
              <w:top w:val="nil"/>
              <w:left w:val="nil"/>
              <w:bottom w:val="nil"/>
              <w:right w:val="nil"/>
            </w:tcBorders>
            <w:vAlign w:val="center"/>
          </w:tcPr>
          <w:p w14:paraId="4BC77A48" w14:textId="4EA394BB" w:rsidR="0000348A" w:rsidRPr="003D1F31" w:rsidRDefault="00342B0E" w:rsidP="005819A4">
            <w:pPr>
              <w:spacing w:before="100" w:after="100" w:line="240" w:lineRule="auto"/>
              <w:ind w:left="100" w:right="100"/>
              <w:jc w:val="right"/>
              <w:rPr>
                <w:rFonts w:ascii="Verdana" w:hAnsi="Verdana"/>
                <w:sz w:val="16"/>
                <w:szCs w:val="16"/>
              </w:rPr>
            </w:pPr>
            <w:r>
              <w:rPr>
                <w:rFonts w:ascii="Verdana" w:eastAsia="Calibri" w:hAnsi="Verdana"/>
                <w:sz w:val="16"/>
                <w:szCs w:val="16"/>
              </w:rPr>
              <w:t>36</w:t>
            </w:r>
          </w:p>
        </w:tc>
        <w:tc>
          <w:tcPr>
            <w:tcW w:w="1428" w:type="dxa"/>
            <w:tcBorders>
              <w:top w:val="nil"/>
              <w:left w:val="nil"/>
              <w:bottom w:val="nil"/>
            </w:tcBorders>
            <w:shd w:val="clear" w:color="auto" w:fill="E7E6E6" w:themeFill="background2"/>
            <w:vAlign w:val="center"/>
          </w:tcPr>
          <w:p w14:paraId="3EAB01FC" w14:textId="6C2E9B36" w:rsidR="0000348A" w:rsidRPr="003D1F31" w:rsidRDefault="00AF3AEB" w:rsidP="005819A4">
            <w:pPr>
              <w:spacing w:before="100" w:after="100" w:line="240" w:lineRule="auto"/>
              <w:ind w:left="100" w:right="221"/>
              <w:jc w:val="right"/>
              <w:rPr>
                <w:rFonts w:ascii="Verdana" w:hAnsi="Verdana"/>
                <w:sz w:val="16"/>
                <w:szCs w:val="16"/>
              </w:rPr>
            </w:pPr>
            <w:r>
              <w:rPr>
                <w:rFonts w:ascii="Verdana" w:eastAsia="Calibri" w:hAnsi="Verdana"/>
                <w:sz w:val="16"/>
                <w:szCs w:val="16"/>
              </w:rPr>
              <w:t>2</w:t>
            </w:r>
            <w:r w:rsidR="00423D18">
              <w:rPr>
                <w:rFonts w:ascii="Verdana" w:eastAsia="Calibri" w:hAnsi="Verdana"/>
                <w:sz w:val="16"/>
                <w:szCs w:val="16"/>
              </w:rPr>
              <w:t>9</w:t>
            </w:r>
            <w:r>
              <w:rPr>
                <w:rFonts w:ascii="Verdana" w:eastAsia="Calibri" w:hAnsi="Verdana"/>
                <w:sz w:val="16"/>
                <w:szCs w:val="16"/>
              </w:rPr>
              <w:t>.</w:t>
            </w:r>
            <w:r w:rsidR="00423D18">
              <w:rPr>
                <w:rFonts w:ascii="Verdana" w:eastAsia="Calibri" w:hAnsi="Verdana"/>
                <w:sz w:val="16"/>
                <w:szCs w:val="16"/>
              </w:rPr>
              <w:t>03</w:t>
            </w:r>
            <w:r w:rsidR="0000348A" w:rsidRPr="003D1F31">
              <w:rPr>
                <w:rFonts w:ascii="Verdana" w:eastAsia="Calibri" w:hAnsi="Verdana"/>
                <w:sz w:val="16"/>
                <w:szCs w:val="16"/>
              </w:rPr>
              <w:t>%</w:t>
            </w:r>
          </w:p>
        </w:tc>
      </w:tr>
      <w:tr w:rsidR="0000348A" w:rsidRPr="003D1F31" w14:paraId="0B3CA642" w14:textId="77777777" w:rsidTr="00E020DA">
        <w:trPr>
          <w:cnfStyle w:val="000000100000" w:firstRow="0" w:lastRow="0" w:firstColumn="0" w:lastColumn="0" w:oddVBand="0" w:evenVBand="0" w:oddHBand="1" w:evenHBand="0" w:firstRowFirstColumn="0" w:firstRowLastColumn="0" w:lastRowFirstColumn="0" w:lastRowLastColumn="0"/>
        </w:trPr>
        <w:tc>
          <w:tcPr>
            <w:tcW w:w="1129" w:type="dxa"/>
            <w:tcBorders>
              <w:right w:val="nil"/>
            </w:tcBorders>
            <w:vAlign w:val="center"/>
          </w:tcPr>
          <w:p w14:paraId="31F02399" w14:textId="23C34317" w:rsidR="0000348A" w:rsidRPr="003D1F31" w:rsidRDefault="00342B0E" w:rsidP="005819A4">
            <w:pPr>
              <w:spacing w:before="100" w:after="100" w:line="240" w:lineRule="auto"/>
              <w:ind w:left="100" w:right="100"/>
              <w:jc w:val="center"/>
              <w:rPr>
                <w:rFonts w:ascii="Verdana" w:eastAsia="Calibri" w:hAnsi="Verdana"/>
                <w:sz w:val="16"/>
                <w:szCs w:val="16"/>
              </w:rPr>
            </w:pPr>
            <w:r>
              <w:rPr>
                <w:rFonts w:ascii="Verdana" w:eastAsia="Calibri" w:hAnsi="Verdana"/>
                <w:sz w:val="16"/>
                <w:szCs w:val="16"/>
              </w:rPr>
              <w:t>4 - 6</w:t>
            </w:r>
          </w:p>
        </w:tc>
        <w:tc>
          <w:tcPr>
            <w:tcW w:w="851" w:type="dxa"/>
            <w:tcBorders>
              <w:left w:val="nil"/>
              <w:right w:val="nil"/>
            </w:tcBorders>
            <w:vAlign w:val="center"/>
          </w:tcPr>
          <w:p w14:paraId="64926205" w14:textId="22F446EE" w:rsidR="0000348A" w:rsidRPr="003D1F31" w:rsidRDefault="00342B0E" w:rsidP="005819A4">
            <w:pPr>
              <w:spacing w:before="100" w:after="100" w:line="240" w:lineRule="auto"/>
              <w:ind w:left="100" w:right="95"/>
              <w:jc w:val="right"/>
              <w:rPr>
                <w:rFonts w:ascii="Verdana" w:hAnsi="Verdana"/>
                <w:sz w:val="16"/>
                <w:szCs w:val="16"/>
              </w:rPr>
            </w:pPr>
            <w:r>
              <w:rPr>
                <w:rFonts w:ascii="Verdana" w:eastAsia="Calibri" w:hAnsi="Verdana"/>
                <w:sz w:val="16"/>
                <w:szCs w:val="16"/>
              </w:rPr>
              <w:t>29</w:t>
            </w:r>
          </w:p>
        </w:tc>
        <w:tc>
          <w:tcPr>
            <w:tcW w:w="1559" w:type="dxa"/>
            <w:tcBorders>
              <w:left w:val="nil"/>
              <w:right w:val="nil"/>
            </w:tcBorders>
            <w:shd w:val="clear" w:color="auto" w:fill="E7E6E6" w:themeFill="background2"/>
            <w:vAlign w:val="center"/>
          </w:tcPr>
          <w:p w14:paraId="5EC757EB" w14:textId="16131B23" w:rsidR="0000348A" w:rsidRPr="003D1F31" w:rsidRDefault="00E020DA" w:rsidP="005819A4">
            <w:pPr>
              <w:spacing w:before="100" w:after="100" w:line="240" w:lineRule="auto"/>
              <w:ind w:left="100" w:right="507"/>
              <w:jc w:val="right"/>
              <w:rPr>
                <w:rFonts w:ascii="Verdana" w:hAnsi="Verdana"/>
                <w:sz w:val="16"/>
                <w:szCs w:val="16"/>
              </w:rPr>
            </w:pPr>
            <w:r>
              <w:rPr>
                <w:rFonts w:ascii="Verdana" w:eastAsia="Calibri" w:hAnsi="Verdana"/>
                <w:sz w:val="16"/>
                <w:szCs w:val="16"/>
              </w:rPr>
              <w:t>2</w:t>
            </w:r>
            <w:r w:rsidR="00D87ED7">
              <w:rPr>
                <w:rFonts w:ascii="Verdana" w:eastAsia="Calibri" w:hAnsi="Verdana"/>
                <w:sz w:val="16"/>
                <w:szCs w:val="16"/>
              </w:rPr>
              <w:t>7</w:t>
            </w:r>
            <w:r w:rsidR="00F23322">
              <w:rPr>
                <w:rFonts w:ascii="Verdana" w:eastAsia="Calibri" w:hAnsi="Verdana"/>
                <w:sz w:val="16"/>
                <w:szCs w:val="16"/>
              </w:rPr>
              <w:t>.</w:t>
            </w:r>
            <w:r w:rsidR="00D87ED7">
              <w:rPr>
                <w:rFonts w:ascii="Verdana" w:eastAsia="Calibri" w:hAnsi="Verdana"/>
                <w:sz w:val="16"/>
                <w:szCs w:val="16"/>
              </w:rPr>
              <w:t>3</w:t>
            </w:r>
            <w:r w:rsidR="00EB2296">
              <w:rPr>
                <w:rFonts w:ascii="Verdana" w:eastAsia="Calibri" w:hAnsi="Verdana"/>
                <w:sz w:val="16"/>
                <w:szCs w:val="16"/>
              </w:rPr>
              <w:t>5</w:t>
            </w:r>
            <w:r w:rsidR="0000348A" w:rsidRPr="003D1F31">
              <w:rPr>
                <w:rFonts w:ascii="Verdana" w:eastAsia="Calibri" w:hAnsi="Verdana"/>
                <w:sz w:val="16"/>
                <w:szCs w:val="16"/>
              </w:rPr>
              <w:t>%</w:t>
            </w:r>
          </w:p>
        </w:tc>
        <w:tc>
          <w:tcPr>
            <w:tcW w:w="1276" w:type="dxa"/>
            <w:tcBorders>
              <w:left w:val="nil"/>
              <w:right w:val="nil"/>
            </w:tcBorders>
            <w:vAlign w:val="center"/>
          </w:tcPr>
          <w:p w14:paraId="2084C71D" w14:textId="69496C91" w:rsidR="0000348A" w:rsidRPr="003D1F31" w:rsidRDefault="00342B0E" w:rsidP="005819A4">
            <w:pPr>
              <w:spacing w:before="100" w:after="100" w:line="240" w:lineRule="auto"/>
              <w:ind w:left="100" w:right="100"/>
              <w:jc w:val="right"/>
              <w:rPr>
                <w:rFonts w:ascii="Verdana" w:hAnsi="Verdana"/>
                <w:sz w:val="16"/>
                <w:szCs w:val="16"/>
              </w:rPr>
            </w:pPr>
            <w:r>
              <w:rPr>
                <w:rFonts w:ascii="Verdana" w:eastAsia="Calibri" w:hAnsi="Verdana"/>
                <w:sz w:val="16"/>
                <w:szCs w:val="16"/>
              </w:rPr>
              <w:t>26</w:t>
            </w:r>
          </w:p>
        </w:tc>
        <w:tc>
          <w:tcPr>
            <w:tcW w:w="1559" w:type="dxa"/>
            <w:tcBorders>
              <w:left w:val="nil"/>
              <w:right w:val="nil"/>
            </w:tcBorders>
            <w:shd w:val="clear" w:color="auto" w:fill="E7E6E6" w:themeFill="background2"/>
            <w:vAlign w:val="center"/>
          </w:tcPr>
          <w:p w14:paraId="20D756DD" w14:textId="7157BEA5" w:rsidR="0000348A" w:rsidRPr="003D1F31" w:rsidRDefault="00DC67DA" w:rsidP="005819A4">
            <w:pPr>
              <w:spacing w:before="100" w:after="100" w:line="240" w:lineRule="auto"/>
              <w:ind w:left="100" w:right="226"/>
              <w:jc w:val="right"/>
              <w:rPr>
                <w:rFonts w:ascii="Verdana" w:hAnsi="Verdana"/>
                <w:sz w:val="16"/>
                <w:szCs w:val="16"/>
              </w:rPr>
            </w:pPr>
            <w:r>
              <w:rPr>
                <w:rFonts w:ascii="Verdana" w:eastAsia="Calibri" w:hAnsi="Verdana"/>
                <w:sz w:val="16"/>
                <w:szCs w:val="16"/>
              </w:rPr>
              <w:t>2</w:t>
            </w:r>
            <w:r w:rsidR="0007084D">
              <w:rPr>
                <w:rFonts w:ascii="Verdana" w:eastAsia="Calibri" w:hAnsi="Verdana"/>
                <w:sz w:val="16"/>
                <w:szCs w:val="16"/>
              </w:rPr>
              <w:t>0</w:t>
            </w:r>
            <w:r>
              <w:rPr>
                <w:rFonts w:ascii="Verdana" w:eastAsia="Calibri" w:hAnsi="Verdana"/>
                <w:sz w:val="16"/>
                <w:szCs w:val="16"/>
              </w:rPr>
              <w:t>.</w:t>
            </w:r>
            <w:r w:rsidR="0007084D">
              <w:rPr>
                <w:rFonts w:ascii="Verdana" w:eastAsia="Calibri" w:hAnsi="Verdana"/>
                <w:sz w:val="16"/>
                <w:szCs w:val="16"/>
              </w:rPr>
              <w:t>63</w:t>
            </w:r>
            <w:r w:rsidR="0000348A" w:rsidRPr="003D1F31">
              <w:rPr>
                <w:rFonts w:ascii="Verdana" w:eastAsia="Calibri" w:hAnsi="Verdana"/>
                <w:sz w:val="16"/>
                <w:szCs w:val="16"/>
              </w:rPr>
              <w:t>%</w:t>
            </w:r>
          </w:p>
        </w:tc>
        <w:tc>
          <w:tcPr>
            <w:tcW w:w="1260" w:type="dxa"/>
            <w:tcBorders>
              <w:left w:val="nil"/>
              <w:right w:val="nil"/>
            </w:tcBorders>
            <w:vAlign w:val="center"/>
          </w:tcPr>
          <w:p w14:paraId="002C2006" w14:textId="28DF08ED" w:rsidR="0000348A" w:rsidRPr="003D1F31" w:rsidRDefault="00342B0E" w:rsidP="005819A4">
            <w:pPr>
              <w:spacing w:before="100" w:after="100" w:line="240" w:lineRule="auto"/>
              <w:ind w:left="100" w:right="100"/>
              <w:jc w:val="right"/>
              <w:rPr>
                <w:rFonts w:ascii="Verdana" w:hAnsi="Verdana"/>
                <w:sz w:val="16"/>
                <w:szCs w:val="16"/>
              </w:rPr>
            </w:pPr>
            <w:r>
              <w:rPr>
                <w:rFonts w:ascii="Verdana" w:eastAsia="Calibri" w:hAnsi="Verdana"/>
                <w:sz w:val="16"/>
                <w:szCs w:val="16"/>
              </w:rPr>
              <w:t>35</w:t>
            </w:r>
          </w:p>
        </w:tc>
        <w:tc>
          <w:tcPr>
            <w:tcW w:w="1428" w:type="dxa"/>
            <w:tcBorders>
              <w:left w:val="nil"/>
            </w:tcBorders>
            <w:shd w:val="clear" w:color="auto" w:fill="E7E6E6" w:themeFill="background2"/>
            <w:vAlign w:val="center"/>
          </w:tcPr>
          <w:p w14:paraId="37D54173" w14:textId="6EC7986C" w:rsidR="0000348A" w:rsidRPr="003D1F31" w:rsidRDefault="00423D18" w:rsidP="005819A4">
            <w:pPr>
              <w:spacing w:before="100" w:after="100" w:line="240" w:lineRule="auto"/>
              <w:ind w:left="100" w:right="221"/>
              <w:jc w:val="right"/>
              <w:rPr>
                <w:rFonts w:ascii="Verdana" w:hAnsi="Verdana"/>
                <w:sz w:val="16"/>
                <w:szCs w:val="16"/>
              </w:rPr>
            </w:pPr>
            <w:r>
              <w:rPr>
                <w:rFonts w:ascii="Verdana" w:eastAsia="Calibri" w:hAnsi="Verdana"/>
                <w:sz w:val="16"/>
                <w:szCs w:val="16"/>
              </w:rPr>
              <w:t>28</w:t>
            </w:r>
            <w:r w:rsidR="00AF3AEB">
              <w:rPr>
                <w:rFonts w:ascii="Verdana" w:eastAsia="Calibri" w:hAnsi="Verdana"/>
                <w:sz w:val="16"/>
                <w:szCs w:val="16"/>
              </w:rPr>
              <w:t>.2</w:t>
            </w:r>
            <w:r>
              <w:rPr>
                <w:rFonts w:ascii="Verdana" w:eastAsia="Calibri" w:hAnsi="Verdana"/>
                <w:sz w:val="16"/>
                <w:szCs w:val="16"/>
              </w:rPr>
              <w:t>2</w:t>
            </w:r>
            <w:r w:rsidR="0000348A" w:rsidRPr="003D1F31">
              <w:rPr>
                <w:rFonts w:ascii="Verdana" w:eastAsia="Calibri" w:hAnsi="Verdana"/>
                <w:sz w:val="16"/>
                <w:szCs w:val="16"/>
              </w:rPr>
              <w:t>%</w:t>
            </w:r>
          </w:p>
        </w:tc>
      </w:tr>
      <w:tr w:rsidR="0000348A" w:rsidRPr="003D1F31" w14:paraId="08BBFE64" w14:textId="77777777" w:rsidTr="00E020DA">
        <w:tc>
          <w:tcPr>
            <w:tcW w:w="1129" w:type="dxa"/>
            <w:tcBorders>
              <w:top w:val="nil"/>
              <w:bottom w:val="nil"/>
              <w:right w:val="nil"/>
            </w:tcBorders>
            <w:vAlign w:val="center"/>
          </w:tcPr>
          <w:p w14:paraId="30C2ECCC" w14:textId="325C0907" w:rsidR="0000348A" w:rsidRPr="003D1F31" w:rsidRDefault="00342B0E" w:rsidP="005819A4">
            <w:pPr>
              <w:spacing w:before="100" w:after="100" w:line="240" w:lineRule="auto"/>
              <w:ind w:left="100" w:right="100"/>
              <w:jc w:val="center"/>
              <w:rPr>
                <w:rFonts w:ascii="Verdana" w:eastAsia="Calibri" w:hAnsi="Verdana"/>
                <w:sz w:val="16"/>
                <w:szCs w:val="16"/>
              </w:rPr>
            </w:pPr>
            <w:r>
              <w:rPr>
                <w:rFonts w:ascii="Verdana" w:eastAsia="Calibri" w:hAnsi="Verdana"/>
                <w:sz w:val="16"/>
                <w:szCs w:val="16"/>
              </w:rPr>
              <w:t>7 - 10</w:t>
            </w:r>
          </w:p>
        </w:tc>
        <w:tc>
          <w:tcPr>
            <w:tcW w:w="851" w:type="dxa"/>
            <w:tcBorders>
              <w:top w:val="nil"/>
              <w:left w:val="nil"/>
              <w:bottom w:val="nil"/>
              <w:right w:val="nil"/>
            </w:tcBorders>
            <w:vAlign w:val="center"/>
          </w:tcPr>
          <w:p w14:paraId="41031824" w14:textId="63E6D84F" w:rsidR="0000348A" w:rsidRPr="003D1F31" w:rsidRDefault="00310BFD" w:rsidP="005819A4">
            <w:pPr>
              <w:spacing w:before="100" w:after="100" w:line="240" w:lineRule="auto"/>
              <w:ind w:left="100" w:right="95"/>
              <w:jc w:val="right"/>
              <w:rPr>
                <w:rFonts w:ascii="Verdana" w:hAnsi="Verdana"/>
                <w:sz w:val="16"/>
                <w:szCs w:val="16"/>
              </w:rPr>
            </w:pPr>
            <w:r>
              <w:rPr>
                <w:rFonts w:ascii="Verdana" w:eastAsia="Calibri" w:hAnsi="Verdana"/>
                <w:sz w:val="16"/>
                <w:szCs w:val="16"/>
              </w:rPr>
              <w:t>43</w:t>
            </w:r>
          </w:p>
        </w:tc>
        <w:tc>
          <w:tcPr>
            <w:tcW w:w="1559" w:type="dxa"/>
            <w:tcBorders>
              <w:top w:val="nil"/>
              <w:left w:val="nil"/>
              <w:bottom w:val="nil"/>
              <w:right w:val="nil"/>
            </w:tcBorders>
            <w:shd w:val="clear" w:color="auto" w:fill="E7E6E6" w:themeFill="background2"/>
            <w:vAlign w:val="center"/>
          </w:tcPr>
          <w:p w14:paraId="2EC1E23D" w14:textId="3449B0C2" w:rsidR="0000348A" w:rsidRPr="003D1F31" w:rsidRDefault="0007084D" w:rsidP="005819A4">
            <w:pPr>
              <w:spacing w:before="100" w:after="100" w:line="240" w:lineRule="auto"/>
              <w:ind w:left="100" w:right="507"/>
              <w:jc w:val="right"/>
              <w:rPr>
                <w:rFonts w:ascii="Verdana" w:hAnsi="Verdana"/>
                <w:sz w:val="16"/>
                <w:szCs w:val="16"/>
              </w:rPr>
            </w:pPr>
            <w:r>
              <w:rPr>
                <w:rFonts w:ascii="Verdana" w:eastAsia="Calibri" w:hAnsi="Verdana"/>
                <w:sz w:val="16"/>
                <w:szCs w:val="16"/>
              </w:rPr>
              <w:t>40</w:t>
            </w:r>
            <w:r w:rsidR="00F23322">
              <w:rPr>
                <w:rFonts w:ascii="Verdana" w:eastAsia="Calibri" w:hAnsi="Verdana"/>
                <w:sz w:val="16"/>
                <w:szCs w:val="16"/>
              </w:rPr>
              <w:t>.</w:t>
            </w:r>
            <w:r>
              <w:rPr>
                <w:rFonts w:ascii="Verdana" w:eastAsia="Calibri" w:hAnsi="Verdana"/>
                <w:sz w:val="16"/>
                <w:szCs w:val="16"/>
              </w:rPr>
              <w:t>56</w:t>
            </w:r>
            <w:r w:rsidR="0000348A" w:rsidRPr="003D1F31">
              <w:rPr>
                <w:rFonts w:ascii="Verdana" w:eastAsia="Calibri" w:hAnsi="Verdana"/>
                <w:sz w:val="16"/>
                <w:szCs w:val="16"/>
              </w:rPr>
              <w:t>%</w:t>
            </w:r>
          </w:p>
        </w:tc>
        <w:tc>
          <w:tcPr>
            <w:tcW w:w="1276" w:type="dxa"/>
            <w:tcBorders>
              <w:top w:val="nil"/>
              <w:left w:val="nil"/>
              <w:bottom w:val="nil"/>
              <w:right w:val="nil"/>
            </w:tcBorders>
            <w:vAlign w:val="center"/>
          </w:tcPr>
          <w:p w14:paraId="5F110ABC" w14:textId="5808A1B4" w:rsidR="0000348A" w:rsidRPr="003D1F31" w:rsidRDefault="00310BFD" w:rsidP="005819A4">
            <w:pPr>
              <w:spacing w:before="100" w:after="100" w:line="240" w:lineRule="auto"/>
              <w:ind w:left="100" w:right="100"/>
              <w:jc w:val="right"/>
              <w:rPr>
                <w:rFonts w:ascii="Verdana" w:hAnsi="Verdana"/>
                <w:sz w:val="16"/>
                <w:szCs w:val="16"/>
              </w:rPr>
            </w:pPr>
            <w:r>
              <w:rPr>
                <w:rFonts w:ascii="Verdana" w:eastAsia="Calibri" w:hAnsi="Verdana"/>
                <w:sz w:val="16"/>
                <w:szCs w:val="16"/>
              </w:rPr>
              <w:t>77</w:t>
            </w:r>
          </w:p>
        </w:tc>
        <w:tc>
          <w:tcPr>
            <w:tcW w:w="1559" w:type="dxa"/>
            <w:tcBorders>
              <w:top w:val="nil"/>
              <w:left w:val="nil"/>
              <w:bottom w:val="nil"/>
              <w:right w:val="nil"/>
            </w:tcBorders>
            <w:shd w:val="clear" w:color="auto" w:fill="E7E6E6" w:themeFill="background2"/>
            <w:vAlign w:val="center"/>
          </w:tcPr>
          <w:p w14:paraId="2BD5C090" w14:textId="1AD7CC26" w:rsidR="0000348A" w:rsidRPr="003D1F31" w:rsidRDefault="00D03E58" w:rsidP="005819A4">
            <w:pPr>
              <w:spacing w:before="100" w:after="100" w:line="240" w:lineRule="auto"/>
              <w:ind w:left="100" w:right="226"/>
              <w:jc w:val="right"/>
              <w:rPr>
                <w:rFonts w:ascii="Verdana" w:hAnsi="Verdana"/>
                <w:sz w:val="16"/>
                <w:szCs w:val="16"/>
              </w:rPr>
            </w:pPr>
            <w:r>
              <w:rPr>
                <w:rFonts w:ascii="Verdana" w:eastAsia="Calibri" w:hAnsi="Verdana"/>
                <w:sz w:val="16"/>
                <w:szCs w:val="16"/>
              </w:rPr>
              <w:t>6</w:t>
            </w:r>
            <w:r w:rsidR="00423D18">
              <w:rPr>
                <w:rFonts w:ascii="Verdana" w:eastAsia="Calibri" w:hAnsi="Verdana"/>
                <w:sz w:val="16"/>
                <w:szCs w:val="16"/>
              </w:rPr>
              <w:t>1</w:t>
            </w:r>
            <w:r>
              <w:rPr>
                <w:rFonts w:ascii="Verdana" w:eastAsia="Calibri" w:hAnsi="Verdana"/>
                <w:sz w:val="16"/>
                <w:szCs w:val="16"/>
              </w:rPr>
              <w:t>.1</w:t>
            </w:r>
            <w:r w:rsidR="00423D18">
              <w:rPr>
                <w:rFonts w:ascii="Verdana" w:eastAsia="Calibri" w:hAnsi="Verdana"/>
                <w:sz w:val="16"/>
                <w:szCs w:val="16"/>
              </w:rPr>
              <w:t>1</w:t>
            </w:r>
            <w:r w:rsidR="0000348A" w:rsidRPr="003D1F31">
              <w:rPr>
                <w:rFonts w:ascii="Verdana" w:eastAsia="Calibri" w:hAnsi="Verdana"/>
                <w:sz w:val="16"/>
                <w:szCs w:val="16"/>
              </w:rPr>
              <w:t>%</w:t>
            </w:r>
          </w:p>
        </w:tc>
        <w:tc>
          <w:tcPr>
            <w:tcW w:w="1260" w:type="dxa"/>
            <w:tcBorders>
              <w:top w:val="nil"/>
              <w:left w:val="nil"/>
              <w:bottom w:val="nil"/>
              <w:right w:val="nil"/>
            </w:tcBorders>
            <w:vAlign w:val="center"/>
          </w:tcPr>
          <w:p w14:paraId="42492E3A" w14:textId="5DB60AFA" w:rsidR="0000348A" w:rsidRPr="003D1F31" w:rsidRDefault="00310BFD" w:rsidP="005819A4">
            <w:pPr>
              <w:spacing w:before="100" w:after="100" w:line="240" w:lineRule="auto"/>
              <w:ind w:left="100" w:right="100"/>
              <w:jc w:val="right"/>
              <w:rPr>
                <w:rFonts w:ascii="Verdana" w:hAnsi="Verdana"/>
                <w:sz w:val="16"/>
                <w:szCs w:val="16"/>
              </w:rPr>
            </w:pPr>
            <w:r>
              <w:rPr>
                <w:rFonts w:ascii="Verdana" w:eastAsia="Calibri" w:hAnsi="Verdana"/>
                <w:sz w:val="16"/>
                <w:szCs w:val="16"/>
              </w:rPr>
              <w:t>49</w:t>
            </w:r>
          </w:p>
        </w:tc>
        <w:tc>
          <w:tcPr>
            <w:tcW w:w="1428" w:type="dxa"/>
            <w:tcBorders>
              <w:top w:val="nil"/>
              <w:left w:val="nil"/>
              <w:bottom w:val="nil"/>
            </w:tcBorders>
            <w:shd w:val="clear" w:color="auto" w:fill="E7E6E6" w:themeFill="background2"/>
            <w:vAlign w:val="center"/>
          </w:tcPr>
          <w:p w14:paraId="0C7F3FB7" w14:textId="61CDAF2D" w:rsidR="0000348A" w:rsidRPr="003D1F31" w:rsidRDefault="00AF3AEB" w:rsidP="005819A4">
            <w:pPr>
              <w:spacing w:before="100" w:after="100" w:line="240" w:lineRule="auto"/>
              <w:ind w:left="100" w:right="221"/>
              <w:jc w:val="right"/>
              <w:rPr>
                <w:rFonts w:ascii="Verdana" w:hAnsi="Verdana"/>
                <w:sz w:val="16"/>
                <w:szCs w:val="16"/>
              </w:rPr>
            </w:pPr>
            <w:r>
              <w:rPr>
                <w:rFonts w:ascii="Verdana" w:eastAsia="Calibri" w:hAnsi="Verdana"/>
                <w:sz w:val="16"/>
                <w:szCs w:val="16"/>
              </w:rPr>
              <w:t>3</w:t>
            </w:r>
            <w:r w:rsidR="003D4DDB">
              <w:rPr>
                <w:rFonts w:ascii="Verdana" w:eastAsia="Calibri" w:hAnsi="Verdana"/>
                <w:sz w:val="16"/>
                <w:szCs w:val="16"/>
              </w:rPr>
              <w:t>9</w:t>
            </w:r>
            <w:r>
              <w:rPr>
                <w:rFonts w:ascii="Verdana" w:eastAsia="Calibri" w:hAnsi="Verdana"/>
                <w:sz w:val="16"/>
                <w:szCs w:val="16"/>
              </w:rPr>
              <w:t>.</w:t>
            </w:r>
            <w:r w:rsidR="003D4DDB">
              <w:rPr>
                <w:rFonts w:ascii="Verdana" w:eastAsia="Calibri" w:hAnsi="Verdana"/>
                <w:sz w:val="16"/>
                <w:szCs w:val="16"/>
              </w:rPr>
              <w:t>51</w:t>
            </w:r>
            <w:r w:rsidR="0000348A" w:rsidRPr="003D1F31">
              <w:rPr>
                <w:rFonts w:ascii="Verdana" w:eastAsia="Calibri" w:hAnsi="Verdana"/>
                <w:sz w:val="16"/>
                <w:szCs w:val="16"/>
              </w:rPr>
              <w:t>%</w:t>
            </w:r>
          </w:p>
        </w:tc>
      </w:tr>
      <w:tr w:rsidR="00FD0983" w:rsidRPr="003D1F31" w14:paraId="7FC90E88" w14:textId="77777777" w:rsidTr="00E020DA">
        <w:trPr>
          <w:cnfStyle w:val="000000100000" w:firstRow="0" w:lastRow="0" w:firstColumn="0" w:lastColumn="0" w:oddVBand="0" w:evenVBand="0" w:oddHBand="1" w:evenHBand="0" w:firstRowFirstColumn="0" w:firstRowLastColumn="0" w:lastRowFirstColumn="0" w:lastRowLastColumn="0"/>
          <w:trHeight w:val="210"/>
        </w:trPr>
        <w:tc>
          <w:tcPr>
            <w:tcW w:w="1129" w:type="dxa"/>
            <w:tcBorders>
              <w:right w:val="nil"/>
            </w:tcBorders>
            <w:vAlign w:val="center"/>
          </w:tcPr>
          <w:p w14:paraId="7AA88D9C" w14:textId="1E0E0983" w:rsidR="00FD0983" w:rsidRPr="003305D0" w:rsidRDefault="00FD0983" w:rsidP="00FD0983">
            <w:pPr>
              <w:spacing w:before="100" w:after="100" w:line="240" w:lineRule="auto"/>
              <w:ind w:left="100" w:right="100"/>
              <w:jc w:val="center"/>
              <w:rPr>
                <w:rFonts w:ascii="Verdana" w:eastAsia="Calibri" w:hAnsi="Verdana"/>
                <w:i/>
                <w:iCs/>
                <w:sz w:val="16"/>
                <w:szCs w:val="16"/>
              </w:rPr>
            </w:pPr>
            <w:r>
              <w:rPr>
                <w:rFonts w:ascii="Verdana" w:eastAsia="Calibri" w:hAnsi="Verdana"/>
                <w:i/>
                <w:iCs/>
                <w:sz w:val="16"/>
                <w:szCs w:val="16"/>
              </w:rPr>
              <w:t>Total</w:t>
            </w:r>
          </w:p>
        </w:tc>
        <w:tc>
          <w:tcPr>
            <w:tcW w:w="851" w:type="dxa"/>
            <w:tcBorders>
              <w:left w:val="nil"/>
              <w:right w:val="nil"/>
            </w:tcBorders>
            <w:vAlign w:val="center"/>
          </w:tcPr>
          <w:p w14:paraId="2F4D8545" w14:textId="7149D5CC" w:rsidR="00FD0983" w:rsidRPr="003D1F31" w:rsidRDefault="00FD0983" w:rsidP="00FD0983">
            <w:pPr>
              <w:spacing w:before="100" w:after="100" w:line="240" w:lineRule="auto"/>
              <w:ind w:left="100" w:right="95"/>
              <w:jc w:val="right"/>
              <w:rPr>
                <w:rFonts w:ascii="Verdana" w:hAnsi="Verdana"/>
                <w:sz w:val="16"/>
                <w:szCs w:val="16"/>
              </w:rPr>
            </w:pPr>
            <w:r>
              <w:rPr>
                <w:rFonts w:ascii="Verdana" w:eastAsia="Calibri" w:hAnsi="Verdana"/>
                <w:sz w:val="16"/>
                <w:szCs w:val="16"/>
              </w:rPr>
              <w:t>10</w:t>
            </w:r>
            <w:r w:rsidR="00D87ED7">
              <w:rPr>
                <w:rFonts w:ascii="Verdana" w:eastAsia="Calibri" w:hAnsi="Verdana"/>
                <w:sz w:val="16"/>
                <w:szCs w:val="16"/>
              </w:rPr>
              <w:t>6</w:t>
            </w:r>
          </w:p>
        </w:tc>
        <w:tc>
          <w:tcPr>
            <w:tcW w:w="1559" w:type="dxa"/>
            <w:tcBorders>
              <w:left w:val="nil"/>
              <w:right w:val="nil"/>
            </w:tcBorders>
            <w:shd w:val="clear" w:color="auto" w:fill="E7E6E6" w:themeFill="background2"/>
            <w:vAlign w:val="center"/>
          </w:tcPr>
          <w:p w14:paraId="4BFE7B9C" w14:textId="6EEE11A8" w:rsidR="00FD0983" w:rsidRPr="003D1F31" w:rsidRDefault="00FD0983" w:rsidP="00FD0983">
            <w:pPr>
              <w:spacing w:before="100" w:after="100" w:line="240" w:lineRule="auto"/>
              <w:ind w:left="100" w:right="507"/>
              <w:jc w:val="right"/>
              <w:rPr>
                <w:rFonts w:ascii="Verdana" w:hAnsi="Verdana"/>
                <w:sz w:val="16"/>
                <w:szCs w:val="16"/>
              </w:rPr>
            </w:pPr>
            <w:r>
              <w:rPr>
                <w:rFonts w:ascii="Verdana" w:eastAsia="Calibri" w:hAnsi="Verdana"/>
                <w:sz w:val="16"/>
                <w:szCs w:val="16"/>
              </w:rPr>
              <w:t>100%</w:t>
            </w:r>
          </w:p>
        </w:tc>
        <w:tc>
          <w:tcPr>
            <w:tcW w:w="1276" w:type="dxa"/>
            <w:tcBorders>
              <w:left w:val="nil"/>
              <w:right w:val="nil"/>
            </w:tcBorders>
            <w:vAlign w:val="center"/>
          </w:tcPr>
          <w:p w14:paraId="7CD8FDD0" w14:textId="4EC15931" w:rsidR="00FD0983" w:rsidRPr="003D1F31" w:rsidRDefault="00FD0983" w:rsidP="00FD0983">
            <w:pPr>
              <w:spacing w:before="100" w:after="100" w:line="240" w:lineRule="auto"/>
              <w:ind w:left="100" w:right="100"/>
              <w:jc w:val="right"/>
              <w:rPr>
                <w:rFonts w:ascii="Verdana" w:hAnsi="Verdana"/>
                <w:sz w:val="16"/>
                <w:szCs w:val="16"/>
              </w:rPr>
            </w:pPr>
            <w:r>
              <w:rPr>
                <w:rFonts w:ascii="Verdana" w:eastAsia="Calibri" w:hAnsi="Verdana"/>
                <w:sz w:val="16"/>
                <w:szCs w:val="16"/>
              </w:rPr>
              <w:t>12</w:t>
            </w:r>
            <w:r w:rsidR="00D87ED7">
              <w:rPr>
                <w:rFonts w:ascii="Verdana" w:eastAsia="Calibri" w:hAnsi="Verdana"/>
                <w:sz w:val="16"/>
                <w:szCs w:val="16"/>
              </w:rPr>
              <w:t>6</w:t>
            </w:r>
          </w:p>
        </w:tc>
        <w:tc>
          <w:tcPr>
            <w:tcW w:w="1559" w:type="dxa"/>
            <w:tcBorders>
              <w:left w:val="nil"/>
              <w:right w:val="nil"/>
            </w:tcBorders>
            <w:shd w:val="clear" w:color="auto" w:fill="E7E6E6" w:themeFill="background2"/>
            <w:vAlign w:val="center"/>
          </w:tcPr>
          <w:p w14:paraId="2B8E1537" w14:textId="2A2F232C" w:rsidR="00FD0983" w:rsidRPr="003D1F31" w:rsidRDefault="00FD0983" w:rsidP="00FD0983">
            <w:pPr>
              <w:spacing w:before="100" w:after="100" w:line="240" w:lineRule="auto"/>
              <w:ind w:left="100" w:right="226"/>
              <w:jc w:val="right"/>
              <w:rPr>
                <w:rFonts w:ascii="Verdana" w:hAnsi="Verdana"/>
                <w:sz w:val="16"/>
                <w:szCs w:val="16"/>
              </w:rPr>
            </w:pPr>
            <w:r>
              <w:rPr>
                <w:rFonts w:ascii="Verdana" w:eastAsia="Calibri" w:hAnsi="Verdana"/>
                <w:sz w:val="16"/>
                <w:szCs w:val="16"/>
              </w:rPr>
              <w:t>100%</w:t>
            </w:r>
          </w:p>
        </w:tc>
        <w:tc>
          <w:tcPr>
            <w:tcW w:w="1260" w:type="dxa"/>
            <w:tcBorders>
              <w:left w:val="nil"/>
              <w:right w:val="nil"/>
            </w:tcBorders>
            <w:vAlign w:val="center"/>
          </w:tcPr>
          <w:p w14:paraId="04D0B42E" w14:textId="6A6AC896" w:rsidR="00FD0983" w:rsidRPr="003D1F31" w:rsidRDefault="00FD0983" w:rsidP="00FD0983">
            <w:pPr>
              <w:spacing w:before="100" w:after="100" w:line="240" w:lineRule="auto"/>
              <w:ind w:left="100" w:right="100"/>
              <w:jc w:val="right"/>
              <w:rPr>
                <w:rFonts w:ascii="Verdana" w:hAnsi="Verdana"/>
                <w:sz w:val="16"/>
                <w:szCs w:val="16"/>
              </w:rPr>
            </w:pPr>
            <w:r>
              <w:rPr>
                <w:rFonts w:ascii="Verdana" w:eastAsia="Calibri" w:hAnsi="Verdana"/>
                <w:sz w:val="16"/>
                <w:szCs w:val="16"/>
              </w:rPr>
              <w:t>12</w:t>
            </w:r>
            <w:r w:rsidR="00D87ED7">
              <w:rPr>
                <w:rFonts w:ascii="Verdana" w:eastAsia="Calibri" w:hAnsi="Verdana"/>
                <w:sz w:val="16"/>
                <w:szCs w:val="16"/>
              </w:rPr>
              <w:t>4</w:t>
            </w:r>
          </w:p>
        </w:tc>
        <w:tc>
          <w:tcPr>
            <w:tcW w:w="1428" w:type="dxa"/>
            <w:tcBorders>
              <w:left w:val="nil"/>
            </w:tcBorders>
            <w:shd w:val="clear" w:color="auto" w:fill="E7E6E6" w:themeFill="background2"/>
            <w:vAlign w:val="center"/>
          </w:tcPr>
          <w:p w14:paraId="559CE9FA" w14:textId="57AED3F1" w:rsidR="00FD0983" w:rsidRPr="003D1F31" w:rsidRDefault="00FD0983" w:rsidP="00FD0983">
            <w:pPr>
              <w:spacing w:before="100" w:after="100" w:line="240" w:lineRule="auto"/>
              <w:ind w:left="100" w:right="221"/>
              <w:jc w:val="right"/>
              <w:rPr>
                <w:rFonts w:ascii="Verdana" w:hAnsi="Verdana"/>
                <w:sz w:val="16"/>
                <w:szCs w:val="16"/>
              </w:rPr>
            </w:pPr>
            <w:r>
              <w:rPr>
                <w:rFonts w:ascii="Verdana" w:eastAsia="Calibri" w:hAnsi="Verdana"/>
                <w:sz w:val="16"/>
                <w:szCs w:val="16"/>
              </w:rPr>
              <w:t>100%</w:t>
            </w:r>
          </w:p>
        </w:tc>
      </w:tr>
      <w:tr w:rsidR="00FD0983" w:rsidRPr="003D1F31" w14:paraId="208FB362" w14:textId="77777777" w:rsidTr="00E020DA">
        <w:trPr>
          <w:trHeight w:val="210"/>
        </w:trPr>
        <w:tc>
          <w:tcPr>
            <w:tcW w:w="1129" w:type="dxa"/>
            <w:tcBorders>
              <w:right w:val="nil"/>
            </w:tcBorders>
            <w:vAlign w:val="center"/>
          </w:tcPr>
          <w:p w14:paraId="50AD89AD" w14:textId="66FC0471" w:rsidR="00FD0983" w:rsidRPr="003305D0" w:rsidRDefault="00FD0983" w:rsidP="00FD0983">
            <w:pPr>
              <w:spacing w:before="100" w:after="100" w:line="240" w:lineRule="auto"/>
              <w:ind w:left="100" w:right="100"/>
              <w:jc w:val="center"/>
              <w:rPr>
                <w:rFonts w:ascii="Verdana" w:eastAsia="Calibri" w:hAnsi="Verdana"/>
                <w:i/>
                <w:iCs/>
                <w:sz w:val="16"/>
                <w:szCs w:val="16"/>
              </w:rPr>
            </w:pPr>
            <w:r w:rsidRPr="003305D0">
              <w:rPr>
                <w:rFonts w:ascii="Verdana" w:eastAsia="Calibri" w:hAnsi="Verdana"/>
                <w:i/>
                <w:iCs/>
                <w:sz w:val="16"/>
                <w:szCs w:val="16"/>
              </w:rPr>
              <w:t>no resp.</w:t>
            </w:r>
          </w:p>
        </w:tc>
        <w:tc>
          <w:tcPr>
            <w:tcW w:w="851" w:type="dxa"/>
            <w:tcBorders>
              <w:left w:val="nil"/>
              <w:right w:val="nil"/>
            </w:tcBorders>
            <w:vAlign w:val="center"/>
          </w:tcPr>
          <w:p w14:paraId="2C878EFC" w14:textId="6D436294" w:rsidR="00FD0983" w:rsidRDefault="00FD0983" w:rsidP="00FD0983">
            <w:pPr>
              <w:spacing w:before="100" w:after="100" w:line="240" w:lineRule="auto"/>
              <w:ind w:left="100" w:right="95"/>
              <w:jc w:val="right"/>
              <w:rPr>
                <w:rFonts w:ascii="Verdana" w:eastAsia="Calibri" w:hAnsi="Verdana"/>
                <w:sz w:val="16"/>
                <w:szCs w:val="16"/>
              </w:rPr>
            </w:pPr>
            <w:r>
              <w:rPr>
                <w:rFonts w:ascii="Verdana" w:eastAsia="Calibri" w:hAnsi="Verdana"/>
                <w:sz w:val="16"/>
                <w:szCs w:val="16"/>
              </w:rPr>
              <w:t>2</w:t>
            </w:r>
          </w:p>
        </w:tc>
        <w:tc>
          <w:tcPr>
            <w:tcW w:w="1559" w:type="dxa"/>
            <w:tcBorders>
              <w:left w:val="nil"/>
              <w:right w:val="nil"/>
            </w:tcBorders>
            <w:shd w:val="clear" w:color="auto" w:fill="E7E6E6" w:themeFill="background2"/>
            <w:vAlign w:val="center"/>
          </w:tcPr>
          <w:p w14:paraId="67852AEB" w14:textId="5C8740CF" w:rsidR="00FD0983" w:rsidRDefault="00FD0983" w:rsidP="00FD0983">
            <w:pPr>
              <w:spacing w:before="100" w:after="100" w:line="240" w:lineRule="auto"/>
              <w:ind w:left="100" w:right="507"/>
              <w:jc w:val="right"/>
              <w:rPr>
                <w:rFonts w:ascii="Verdana" w:eastAsia="Calibri" w:hAnsi="Verdana"/>
                <w:sz w:val="16"/>
                <w:szCs w:val="16"/>
              </w:rPr>
            </w:pPr>
          </w:p>
        </w:tc>
        <w:tc>
          <w:tcPr>
            <w:tcW w:w="1276" w:type="dxa"/>
            <w:tcBorders>
              <w:left w:val="nil"/>
              <w:right w:val="nil"/>
            </w:tcBorders>
            <w:vAlign w:val="center"/>
          </w:tcPr>
          <w:p w14:paraId="7ACC5D3F" w14:textId="5209BEF8" w:rsidR="00FD0983" w:rsidRPr="003D1F31" w:rsidRDefault="00FD0983" w:rsidP="00FD0983">
            <w:pPr>
              <w:spacing w:before="100" w:after="100" w:line="240" w:lineRule="auto"/>
              <w:ind w:left="100" w:right="100"/>
              <w:jc w:val="right"/>
              <w:rPr>
                <w:rFonts w:ascii="Verdana" w:eastAsia="Calibri" w:hAnsi="Verdana"/>
                <w:sz w:val="16"/>
                <w:szCs w:val="16"/>
              </w:rPr>
            </w:pPr>
            <w:r>
              <w:rPr>
                <w:rFonts w:ascii="Verdana" w:eastAsia="Calibri" w:hAnsi="Verdana"/>
                <w:sz w:val="16"/>
                <w:szCs w:val="16"/>
              </w:rPr>
              <w:t>2</w:t>
            </w:r>
          </w:p>
        </w:tc>
        <w:tc>
          <w:tcPr>
            <w:tcW w:w="1559" w:type="dxa"/>
            <w:tcBorders>
              <w:left w:val="nil"/>
              <w:right w:val="nil"/>
            </w:tcBorders>
            <w:shd w:val="clear" w:color="auto" w:fill="E7E6E6" w:themeFill="background2"/>
            <w:vAlign w:val="center"/>
          </w:tcPr>
          <w:p w14:paraId="0D223EF6" w14:textId="588FF6D9" w:rsidR="00FD0983" w:rsidRPr="003D1F31" w:rsidRDefault="00FD0983" w:rsidP="00FD0983">
            <w:pPr>
              <w:spacing w:before="100" w:after="100" w:line="240" w:lineRule="auto"/>
              <w:ind w:left="100" w:right="226"/>
              <w:rPr>
                <w:rFonts w:ascii="Verdana" w:eastAsia="Calibri" w:hAnsi="Verdana"/>
                <w:sz w:val="16"/>
                <w:szCs w:val="16"/>
              </w:rPr>
            </w:pPr>
          </w:p>
        </w:tc>
        <w:tc>
          <w:tcPr>
            <w:tcW w:w="1260" w:type="dxa"/>
            <w:tcBorders>
              <w:left w:val="nil"/>
              <w:right w:val="nil"/>
            </w:tcBorders>
            <w:vAlign w:val="center"/>
          </w:tcPr>
          <w:p w14:paraId="75D62D9E" w14:textId="44865555" w:rsidR="00FD0983" w:rsidRPr="003D1F31" w:rsidRDefault="00FD0983" w:rsidP="00FD0983">
            <w:pPr>
              <w:spacing w:before="100" w:after="100" w:line="240" w:lineRule="auto"/>
              <w:ind w:left="100" w:right="100"/>
              <w:jc w:val="right"/>
              <w:rPr>
                <w:rFonts w:ascii="Verdana" w:eastAsia="Calibri" w:hAnsi="Verdana"/>
                <w:sz w:val="16"/>
                <w:szCs w:val="16"/>
              </w:rPr>
            </w:pPr>
            <w:r>
              <w:rPr>
                <w:rFonts w:ascii="Verdana" w:eastAsia="Calibri" w:hAnsi="Verdana"/>
                <w:sz w:val="16"/>
                <w:szCs w:val="16"/>
              </w:rPr>
              <w:t>5</w:t>
            </w:r>
          </w:p>
        </w:tc>
        <w:tc>
          <w:tcPr>
            <w:tcW w:w="1428" w:type="dxa"/>
            <w:tcBorders>
              <w:left w:val="nil"/>
            </w:tcBorders>
            <w:shd w:val="clear" w:color="auto" w:fill="E7E6E6" w:themeFill="background2"/>
            <w:vAlign w:val="center"/>
          </w:tcPr>
          <w:p w14:paraId="34A106D4" w14:textId="64368FAF" w:rsidR="00FD0983" w:rsidRPr="003D1F31" w:rsidRDefault="00FD0983" w:rsidP="00FD0983">
            <w:pPr>
              <w:spacing w:before="100" w:after="100" w:line="240" w:lineRule="auto"/>
              <w:ind w:left="100" w:right="221"/>
              <w:jc w:val="center"/>
              <w:rPr>
                <w:rFonts w:ascii="Verdana" w:eastAsia="Calibri" w:hAnsi="Verdana"/>
                <w:sz w:val="16"/>
                <w:szCs w:val="16"/>
              </w:rPr>
            </w:pPr>
          </w:p>
        </w:tc>
      </w:tr>
    </w:tbl>
    <w:p w14:paraId="13D7119E" w14:textId="77777777" w:rsidR="0000348A" w:rsidRPr="003D1F31" w:rsidRDefault="0000348A">
      <w:pPr>
        <w:jc w:val="both"/>
        <w:rPr>
          <w:rFonts w:ascii="Verdana" w:hAnsi="Verdana"/>
          <w:sz w:val="19"/>
          <w:szCs w:val="19"/>
        </w:rPr>
      </w:pPr>
    </w:p>
    <w:p w14:paraId="6075B18D" w14:textId="5BFC282A" w:rsidR="002426EF" w:rsidRPr="003D1F31" w:rsidRDefault="00D00E26">
      <w:pPr>
        <w:jc w:val="both"/>
        <w:rPr>
          <w:rFonts w:ascii="Verdana" w:hAnsi="Verdana"/>
          <w:sz w:val="19"/>
          <w:szCs w:val="19"/>
        </w:rPr>
      </w:pPr>
      <w:r w:rsidRPr="003D1F31">
        <w:rPr>
          <w:rFonts w:ascii="Verdana" w:hAnsi="Verdana"/>
          <w:sz w:val="19"/>
          <w:szCs w:val="19"/>
        </w:rPr>
        <w:t xml:space="preserve">When asked about their </w:t>
      </w:r>
      <w:commentRangeStart w:id="15"/>
      <w:r w:rsidRPr="003D1F31">
        <w:rPr>
          <w:rFonts w:ascii="Verdana" w:hAnsi="Verdana"/>
          <w:b/>
          <w:bCs/>
          <w:i/>
          <w:iCs/>
          <w:sz w:val="19"/>
          <w:szCs w:val="19"/>
        </w:rPr>
        <w:t>experience with transdisciplinary research</w:t>
      </w:r>
      <w:r w:rsidRPr="003D1F31">
        <w:rPr>
          <w:rFonts w:ascii="Verdana" w:hAnsi="Verdana"/>
          <w:sz w:val="19"/>
          <w:szCs w:val="19"/>
        </w:rPr>
        <w:t xml:space="preserve">, </w:t>
      </w:r>
      <w:commentRangeEnd w:id="15"/>
      <w:r w:rsidR="003D1F31">
        <w:rPr>
          <w:rStyle w:val="CommentReference"/>
        </w:rPr>
        <w:commentReference w:id="15"/>
      </w:r>
      <w:r w:rsidRPr="003D1F31">
        <w:rPr>
          <w:rFonts w:ascii="Verdana" w:hAnsi="Verdana"/>
          <w:sz w:val="19"/>
          <w:szCs w:val="19"/>
        </w:rPr>
        <w:t>48 % of respondents</w:t>
      </w:r>
      <w:r w:rsidR="001228F4" w:rsidRPr="003D1F31">
        <w:rPr>
          <w:rFonts w:ascii="Verdana" w:hAnsi="Verdana"/>
          <w:sz w:val="19"/>
          <w:szCs w:val="19"/>
        </w:rPr>
        <w:t xml:space="preserve"> to </w:t>
      </w:r>
      <w:r w:rsidR="003D1F31">
        <w:rPr>
          <w:rFonts w:ascii="Verdana" w:hAnsi="Verdana"/>
          <w:sz w:val="19"/>
          <w:szCs w:val="19"/>
        </w:rPr>
        <w:t>the</w:t>
      </w:r>
      <w:r w:rsidR="001228F4" w:rsidRPr="003D1F31">
        <w:rPr>
          <w:rFonts w:ascii="Verdana" w:hAnsi="Verdana"/>
          <w:sz w:val="19"/>
          <w:szCs w:val="19"/>
        </w:rPr>
        <w:t xml:space="preserve"> survey (n= 352) </w:t>
      </w:r>
      <w:r w:rsidRPr="003D1F31">
        <w:rPr>
          <w:rFonts w:ascii="Verdana" w:hAnsi="Verdana"/>
          <w:sz w:val="19"/>
          <w:szCs w:val="19"/>
        </w:rPr>
        <w:t xml:space="preserve">stated that they are experienced </w:t>
      </w:r>
      <w:r w:rsidR="001228F4" w:rsidRPr="003D1F31">
        <w:rPr>
          <w:rFonts w:ascii="Verdana" w:hAnsi="Verdana"/>
          <w:sz w:val="19"/>
          <w:szCs w:val="19"/>
        </w:rPr>
        <w:t xml:space="preserve">with transdisciplinary research </w:t>
      </w:r>
      <w:r w:rsidRPr="003D1F31">
        <w:rPr>
          <w:rFonts w:ascii="Verdana" w:hAnsi="Verdana"/>
          <w:sz w:val="19"/>
          <w:szCs w:val="19"/>
        </w:rPr>
        <w:t xml:space="preserve">(7 and </w:t>
      </w:r>
      <w:r w:rsidR="003D1F31">
        <w:rPr>
          <w:rFonts w:ascii="Verdana" w:hAnsi="Verdana"/>
          <w:sz w:val="19"/>
          <w:szCs w:val="19"/>
        </w:rPr>
        <w:t>higher</w:t>
      </w:r>
      <w:r w:rsidRPr="003D1F31">
        <w:rPr>
          <w:rFonts w:ascii="Verdana" w:hAnsi="Verdana"/>
          <w:sz w:val="19"/>
          <w:szCs w:val="19"/>
        </w:rPr>
        <w:t xml:space="preserve"> on a 0-10 scale; 10 being the maximum), and 26 % rep</w:t>
      </w:r>
      <w:r w:rsidR="001228F4" w:rsidRPr="003D1F31">
        <w:rPr>
          <w:rFonts w:ascii="Verdana" w:hAnsi="Verdana"/>
          <w:sz w:val="19"/>
          <w:szCs w:val="19"/>
        </w:rPr>
        <w:t>lied to be somewhat experienced. A</w:t>
      </w:r>
      <w:r w:rsidRPr="003D1F31">
        <w:rPr>
          <w:rFonts w:ascii="Verdana" w:hAnsi="Verdana"/>
          <w:sz w:val="19"/>
          <w:szCs w:val="19"/>
        </w:rPr>
        <w:t xml:space="preserve">nother 26 % </w:t>
      </w:r>
      <w:r w:rsidR="001228F4" w:rsidRPr="003D1F31">
        <w:rPr>
          <w:rFonts w:ascii="Verdana" w:hAnsi="Verdana"/>
          <w:sz w:val="19"/>
          <w:szCs w:val="19"/>
        </w:rPr>
        <w:t xml:space="preserve">responded </w:t>
      </w:r>
      <w:r w:rsidRPr="003D1F31">
        <w:rPr>
          <w:rFonts w:ascii="Verdana" w:hAnsi="Verdana"/>
          <w:sz w:val="19"/>
          <w:szCs w:val="19"/>
        </w:rPr>
        <w:t xml:space="preserve">that they were not experienced (3 and below; 0 being the minimum). </w:t>
      </w:r>
      <w:r w:rsidRPr="003D1F31">
        <w:rPr>
          <w:rFonts w:ascii="Verdana" w:hAnsi="Verdana"/>
          <w:sz w:val="19"/>
          <w:szCs w:val="19"/>
        </w:rPr>
        <w:fldChar w:fldCharType="begin"/>
      </w:r>
      <w:r w:rsidRPr="003D1F31">
        <w:rPr>
          <w:rFonts w:ascii="Verdana" w:hAnsi="Verdana"/>
          <w:sz w:val="19"/>
          <w:szCs w:val="19"/>
        </w:rPr>
        <w:instrText>REF _Ref103447406 \h</w:instrText>
      </w:r>
      <w:r w:rsidR="001228F4" w:rsidRPr="003D1F31">
        <w:rPr>
          <w:rFonts w:ascii="Verdana" w:hAnsi="Verdana"/>
          <w:sz w:val="19"/>
          <w:szCs w:val="19"/>
        </w:rPr>
        <w:instrText xml:space="preserve"> \* MERGEFORMAT </w:instrText>
      </w:r>
      <w:r w:rsidRPr="003D1F31">
        <w:rPr>
          <w:rFonts w:ascii="Verdana" w:hAnsi="Verdana"/>
          <w:sz w:val="19"/>
          <w:szCs w:val="19"/>
        </w:rPr>
      </w:r>
      <w:r w:rsidRPr="003D1F31">
        <w:rPr>
          <w:rFonts w:ascii="Verdana" w:hAnsi="Verdana"/>
          <w:sz w:val="19"/>
          <w:szCs w:val="19"/>
        </w:rPr>
        <w:fldChar w:fldCharType="separate"/>
      </w:r>
      <w:r w:rsidR="00522CD9" w:rsidRPr="003D1F31">
        <w:rPr>
          <w:rFonts w:ascii="Verdana" w:hAnsi="Verdana"/>
          <w:sz w:val="19"/>
          <w:szCs w:val="19"/>
        </w:rPr>
        <w:t>Figure 3</w:t>
      </w:r>
      <w:r w:rsidRPr="003D1F31">
        <w:rPr>
          <w:rFonts w:ascii="Verdana" w:hAnsi="Verdana"/>
          <w:sz w:val="19"/>
          <w:szCs w:val="19"/>
        </w:rPr>
        <w:fldChar w:fldCharType="end"/>
      </w:r>
      <w:r w:rsidRPr="003D1F31">
        <w:rPr>
          <w:rFonts w:ascii="Verdana" w:hAnsi="Verdana"/>
          <w:sz w:val="19"/>
          <w:szCs w:val="19"/>
        </w:rPr>
        <w:t xml:space="preserve"> (first row) provides a visual overview on this distribution.</w:t>
      </w:r>
      <w:bookmarkStart w:id="16" w:name="_Ref97894083"/>
      <w:r w:rsidR="001228F4" w:rsidRPr="003D1F31">
        <w:rPr>
          <w:rFonts w:ascii="Verdana" w:hAnsi="Verdana"/>
          <w:sz w:val="19"/>
          <w:szCs w:val="19"/>
        </w:rPr>
        <w:t xml:space="preserve"> We can thus conclude that a high share of PIs funded by SNSF are experienced with transdisciplinary research. Please note, however, that </w:t>
      </w:r>
      <w:r w:rsidR="003D1F31">
        <w:rPr>
          <w:rFonts w:ascii="Verdana" w:hAnsi="Verdana"/>
          <w:sz w:val="19"/>
          <w:szCs w:val="19"/>
        </w:rPr>
        <w:t>experience with transdisciplinary research does not automatically mean, that transdisciplinary practices were employed in the projects scrutinised by our survey.</w:t>
      </w:r>
      <w:r w:rsidR="001228F4" w:rsidRPr="003D1F31">
        <w:rPr>
          <w:rFonts w:ascii="Verdana" w:hAnsi="Verdana"/>
          <w:sz w:val="19"/>
          <w:szCs w:val="19"/>
        </w:rPr>
        <w:t xml:space="preserve"> </w:t>
      </w:r>
    </w:p>
    <w:p w14:paraId="13B01BC0" w14:textId="63AAA975" w:rsidR="0084548E" w:rsidRPr="003D1F31" w:rsidRDefault="0084548E">
      <w:pPr>
        <w:jc w:val="both"/>
        <w:rPr>
          <w:rFonts w:ascii="Verdana" w:hAnsi="Verdana"/>
          <w:sz w:val="19"/>
          <w:szCs w:val="19"/>
        </w:rPr>
      </w:pPr>
      <w:r w:rsidRPr="003D1F31">
        <w:rPr>
          <w:rFonts w:ascii="Verdana" w:hAnsi="Verdana"/>
          <w:sz w:val="19"/>
          <w:szCs w:val="19"/>
        </w:rPr>
        <w:t xml:space="preserve">Although the distribution of transdisciplinary experience (0…10 from lowest to highest) by age group showed some variance, a general trend was not visible. Even the younger age groups among the PIs are spread across a </w:t>
      </w:r>
      <w:r w:rsidR="003D1F31">
        <w:rPr>
          <w:rFonts w:ascii="Verdana" w:hAnsi="Verdana"/>
          <w:sz w:val="19"/>
          <w:szCs w:val="19"/>
        </w:rPr>
        <w:t xml:space="preserve">spectrum from low to </w:t>
      </w:r>
      <w:r w:rsidRPr="003D1F31">
        <w:rPr>
          <w:rFonts w:ascii="Verdana" w:hAnsi="Verdana"/>
          <w:sz w:val="19"/>
          <w:szCs w:val="19"/>
        </w:rPr>
        <w:t>high degree of transdisciplinary research experience.</w:t>
      </w:r>
    </w:p>
    <w:p w14:paraId="1E295660" w14:textId="77777777" w:rsidR="002426EF" w:rsidRPr="003D1F31" w:rsidRDefault="002426EF" w:rsidP="001F06C1">
      <w:pPr>
        <w:jc w:val="both"/>
        <w:rPr>
          <w:rFonts w:ascii="Verdana" w:hAnsi="Verdana"/>
          <w:sz w:val="19"/>
          <w:szCs w:val="19"/>
        </w:rPr>
      </w:pPr>
    </w:p>
    <w:p w14:paraId="32E366C9" w14:textId="3E1AACB8" w:rsidR="002426EF" w:rsidRPr="003D1F31" w:rsidRDefault="00D00E26">
      <w:pPr>
        <w:pStyle w:val="Caption"/>
        <w:keepNext/>
        <w:rPr>
          <w:rFonts w:ascii="Verdana" w:hAnsi="Verdana"/>
        </w:rPr>
      </w:pPr>
      <w:bookmarkStart w:id="17" w:name="_Ref103447406"/>
      <w:bookmarkStart w:id="18" w:name="_Toc106728168"/>
      <w:r w:rsidRPr="003D1F31">
        <w:rPr>
          <w:rFonts w:ascii="Verdana" w:hAnsi="Verdana"/>
        </w:rPr>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3</w:t>
      </w:r>
      <w:r w:rsidRPr="003D1F31">
        <w:rPr>
          <w:rFonts w:ascii="Verdana" w:hAnsi="Verdana"/>
        </w:rPr>
        <w:fldChar w:fldCharType="end"/>
      </w:r>
      <w:bookmarkEnd w:id="17"/>
      <w:r w:rsidRPr="003D1F31">
        <w:rPr>
          <w:rFonts w:ascii="Verdana" w:hAnsi="Verdana"/>
        </w:rPr>
        <w:t>: SI-familiarity, familiarity with transdisciplinarity, and project’s contribution to SI (self-assessment)</w:t>
      </w:r>
      <w:bookmarkEnd w:id="18"/>
    </w:p>
    <w:p w14:paraId="58EAF28D" w14:textId="77777777" w:rsidR="002426EF" w:rsidRPr="003D1F31" w:rsidRDefault="00D00E26" w:rsidP="001F06C1">
      <w:pPr>
        <w:pStyle w:val="Caption"/>
        <w:keepNext/>
        <w:rPr>
          <w:rFonts w:ascii="Verdana" w:hAnsi="Verdana"/>
          <w:sz w:val="19"/>
          <w:szCs w:val="19"/>
        </w:rPr>
      </w:pPr>
      <w:r w:rsidRPr="003D1F31">
        <w:rPr>
          <w:rFonts w:ascii="Verdana" w:hAnsi="Verdana"/>
          <w:noProof/>
          <w:sz w:val="19"/>
          <w:szCs w:val="19"/>
          <w:lang w:val="de-AT" w:eastAsia="de-AT"/>
        </w:rPr>
        <w:drawing>
          <wp:inline distT="0" distB="0" distL="0" distR="0" wp14:anchorId="27D70DE3" wp14:editId="003C876C">
            <wp:extent cx="5722620" cy="1910715"/>
            <wp:effectExtent l="0" t="0" r="0" b="0"/>
            <wp:docPr id="4"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25"/>
                    <pic:cNvPicPr>
                      <a:picLocks noChangeAspect="1" noChangeArrowheads="1"/>
                    </pic:cNvPicPr>
                  </pic:nvPicPr>
                  <pic:blipFill>
                    <a:blip r:embed="rId16"/>
                    <a:stretch>
                      <a:fillRect/>
                    </a:stretch>
                  </pic:blipFill>
                  <pic:spPr bwMode="auto">
                    <a:xfrm>
                      <a:off x="0" y="0"/>
                      <a:ext cx="5722620" cy="1910715"/>
                    </a:xfrm>
                    <a:prstGeom prst="rect">
                      <a:avLst/>
                    </a:prstGeom>
                  </pic:spPr>
                </pic:pic>
              </a:graphicData>
            </a:graphic>
          </wp:inline>
        </w:drawing>
      </w:r>
      <w:bookmarkEnd w:id="16"/>
      <w:r w:rsidRPr="003D1F31">
        <w:rPr>
          <w:rFonts w:ascii="Verdana" w:hAnsi="Verdana"/>
          <w:sz w:val="19"/>
          <w:szCs w:val="19"/>
          <w:lang w:eastAsia="de-DE"/>
        </w:rPr>
        <w:t xml:space="preserve"> </w:t>
      </w:r>
    </w:p>
    <w:p w14:paraId="4867FAA4" w14:textId="77777777" w:rsidR="002426EF" w:rsidRPr="003D1F31" w:rsidRDefault="002426EF">
      <w:pPr>
        <w:jc w:val="both"/>
        <w:rPr>
          <w:rFonts w:ascii="Verdana" w:hAnsi="Verdana"/>
          <w:sz w:val="19"/>
          <w:szCs w:val="19"/>
        </w:rPr>
      </w:pPr>
    </w:p>
    <w:p w14:paraId="5807433D" w14:textId="4523844F" w:rsidR="002426EF" w:rsidRPr="003D1F31" w:rsidRDefault="00D00E26">
      <w:pPr>
        <w:jc w:val="both"/>
        <w:rPr>
          <w:rFonts w:ascii="Verdana" w:hAnsi="Verdana"/>
          <w:sz w:val="19"/>
          <w:szCs w:val="19"/>
        </w:rPr>
      </w:pPr>
      <w:r w:rsidRPr="003D1F31">
        <w:rPr>
          <w:rFonts w:ascii="Verdana" w:hAnsi="Verdana"/>
          <w:sz w:val="19"/>
          <w:szCs w:val="19"/>
        </w:rPr>
        <w:t xml:space="preserve">As regards the </w:t>
      </w:r>
      <w:r w:rsidR="003D1F31">
        <w:rPr>
          <w:rFonts w:ascii="Verdana" w:hAnsi="Verdana"/>
          <w:b/>
          <w:bCs/>
          <w:i/>
          <w:iCs/>
          <w:sz w:val="19"/>
          <w:szCs w:val="19"/>
        </w:rPr>
        <w:t>familiarity with social innovation (SI)</w:t>
      </w:r>
      <w:r w:rsidRPr="003D1F31">
        <w:rPr>
          <w:rFonts w:ascii="Verdana" w:hAnsi="Verdana"/>
          <w:sz w:val="19"/>
          <w:szCs w:val="19"/>
        </w:rPr>
        <w:t xml:space="preserve">, 360 participants responded. 62 % of whom stated to be </w:t>
      </w:r>
      <w:r w:rsidRPr="003D1F31">
        <w:rPr>
          <w:rFonts w:ascii="Verdana" w:hAnsi="Verdana"/>
          <w:i/>
          <w:iCs/>
          <w:sz w:val="19"/>
          <w:szCs w:val="19"/>
        </w:rPr>
        <w:t>not at all</w:t>
      </w:r>
      <w:r w:rsidRPr="003D1F31">
        <w:rPr>
          <w:rFonts w:ascii="Verdana" w:hAnsi="Verdana"/>
          <w:sz w:val="19"/>
          <w:szCs w:val="19"/>
        </w:rPr>
        <w:t xml:space="preserve"> to </w:t>
      </w:r>
      <w:r w:rsidRPr="003D1F31">
        <w:rPr>
          <w:rFonts w:ascii="Verdana" w:hAnsi="Verdana"/>
          <w:i/>
          <w:iCs/>
          <w:sz w:val="19"/>
          <w:szCs w:val="19"/>
        </w:rPr>
        <w:t>barely</w:t>
      </w:r>
      <w:r w:rsidRPr="003D1F31">
        <w:rPr>
          <w:rFonts w:ascii="Verdana" w:hAnsi="Verdana"/>
          <w:sz w:val="19"/>
          <w:szCs w:val="19"/>
        </w:rPr>
        <w:t xml:space="preserve"> familiar with the idea of SI (3 and below on a 0-10 scale), roughly 22 % consider themselves as moderately familiar (4-6 on that scale), and 16 % as </w:t>
      </w:r>
      <w:r w:rsidR="00C06DAC" w:rsidRPr="003D1F31">
        <w:rPr>
          <w:rFonts w:ascii="Verdana" w:hAnsi="Verdana"/>
          <w:i/>
          <w:iCs/>
          <w:sz w:val="19"/>
          <w:szCs w:val="19"/>
        </w:rPr>
        <w:t>high</w:t>
      </w:r>
      <w:r w:rsidRPr="003D1F31">
        <w:rPr>
          <w:rFonts w:ascii="Verdana" w:hAnsi="Verdana"/>
          <w:sz w:val="19"/>
          <w:szCs w:val="19"/>
        </w:rPr>
        <w:t xml:space="preserve"> to </w:t>
      </w:r>
      <w:r w:rsidRPr="003D1F31">
        <w:rPr>
          <w:rFonts w:ascii="Verdana" w:hAnsi="Verdana"/>
          <w:i/>
          <w:iCs/>
          <w:sz w:val="19"/>
          <w:szCs w:val="19"/>
        </w:rPr>
        <w:t>highly familiar</w:t>
      </w:r>
      <w:r w:rsidRPr="003D1F31">
        <w:rPr>
          <w:rFonts w:ascii="Verdana" w:hAnsi="Verdana"/>
          <w:sz w:val="19"/>
          <w:szCs w:val="19"/>
        </w:rPr>
        <w:t xml:space="preserve">. </w:t>
      </w:r>
      <w:r w:rsidRPr="003D1F31">
        <w:rPr>
          <w:rFonts w:ascii="Verdana" w:hAnsi="Verdana"/>
          <w:sz w:val="19"/>
          <w:szCs w:val="19"/>
        </w:rPr>
        <w:fldChar w:fldCharType="begin"/>
      </w:r>
      <w:r w:rsidRPr="003D1F31">
        <w:rPr>
          <w:rFonts w:ascii="Verdana" w:hAnsi="Verdana"/>
          <w:sz w:val="19"/>
          <w:szCs w:val="19"/>
        </w:rPr>
        <w:instrText>REF _Ref103447406 \h</w:instrText>
      </w:r>
      <w:r w:rsidR="00C06DAC" w:rsidRPr="003D1F31">
        <w:rPr>
          <w:rFonts w:ascii="Verdana" w:hAnsi="Verdana"/>
          <w:sz w:val="19"/>
          <w:szCs w:val="19"/>
        </w:rPr>
        <w:instrText xml:space="preserve"> \* MERGEFORMAT </w:instrText>
      </w:r>
      <w:r w:rsidRPr="003D1F31">
        <w:rPr>
          <w:rFonts w:ascii="Verdana" w:hAnsi="Verdana"/>
          <w:sz w:val="19"/>
          <w:szCs w:val="19"/>
        </w:rPr>
      </w:r>
      <w:r w:rsidRPr="003D1F31">
        <w:rPr>
          <w:rFonts w:ascii="Verdana" w:hAnsi="Verdana"/>
          <w:sz w:val="19"/>
          <w:szCs w:val="19"/>
        </w:rPr>
        <w:fldChar w:fldCharType="separate"/>
      </w:r>
      <w:r w:rsidR="00522CD9" w:rsidRPr="003D1F31">
        <w:rPr>
          <w:rFonts w:ascii="Verdana" w:hAnsi="Verdana"/>
          <w:sz w:val="19"/>
          <w:szCs w:val="19"/>
        </w:rPr>
        <w:t>Figure 3</w:t>
      </w:r>
      <w:r w:rsidRPr="003D1F31">
        <w:rPr>
          <w:rFonts w:ascii="Verdana" w:hAnsi="Verdana"/>
          <w:sz w:val="19"/>
          <w:szCs w:val="19"/>
        </w:rPr>
        <w:fldChar w:fldCharType="end"/>
      </w:r>
      <w:r w:rsidRPr="003D1F31">
        <w:rPr>
          <w:rFonts w:ascii="Verdana" w:hAnsi="Verdana"/>
          <w:sz w:val="19"/>
          <w:szCs w:val="19"/>
        </w:rPr>
        <w:t xml:space="preserve"> (second row) provides a visual overview on this distribution.</w:t>
      </w:r>
    </w:p>
    <w:p w14:paraId="2F1564C9" w14:textId="25E40647" w:rsidR="004A129B" w:rsidRDefault="00D00E26">
      <w:pPr>
        <w:jc w:val="both"/>
        <w:rPr>
          <w:rFonts w:ascii="Verdana" w:hAnsi="Verdana"/>
          <w:sz w:val="19"/>
          <w:szCs w:val="19"/>
        </w:rPr>
      </w:pPr>
      <w:r w:rsidRPr="003D1F31">
        <w:rPr>
          <w:rFonts w:ascii="Verdana" w:hAnsi="Verdana"/>
          <w:sz w:val="19"/>
          <w:szCs w:val="19"/>
        </w:rPr>
        <w:t xml:space="preserve">This variable is particularly interesting when further analysing whether researchers from a scientific domain are more familiar with the concept than researchers from another scientific </w:t>
      </w:r>
      <w:r w:rsidRPr="003D1F31">
        <w:rPr>
          <w:rFonts w:ascii="Verdana" w:hAnsi="Verdana"/>
          <w:sz w:val="19"/>
          <w:szCs w:val="19"/>
        </w:rPr>
        <w:lastRenderedPageBreak/>
        <w:t>domain</w:t>
      </w:r>
      <w:r w:rsidR="00C06DAC" w:rsidRPr="003D1F31">
        <w:rPr>
          <w:rFonts w:ascii="Verdana" w:hAnsi="Verdana"/>
          <w:sz w:val="19"/>
          <w:szCs w:val="19"/>
        </w:rPr>
        <w:t>.</w:t>
      </w:r>
      <w:r w:rsidRPr="003D1F31">
        <w:rPr>
          <w:rFonts w:ascii="Verdana" w:hAnsi="Verdana"/>
          <w:sz w:val="19"/>
          <w:szCs w:val="19"/>
        </w:rPr>
        <w:t xml:space="preserve"> </w:t>
      </w:r>
      <w:r w:rsidRPr="003D1F31">
        <w:rPr>
          <w:rFonts w:ascii="Verdana" w:hAnsi="Verdana"/>
          <w:sz w:val="19"/>
          <w:szCs w:val="19"/>
        </w:rPr>
        <w:fldChar w:fldCharType="begin"/>
      </w:r>
      <w:r w:rsidRPr="003D1F31">
        <w:rPr>
          <w:rFonts w:ascii="Verdana" w:hAnsi="Verdana"/>
          <w:sz w:val="19"/>
          <w:szCs w:val="19"/>
        </w:rPr>
        <w:instrText>REF _Ref99940464 \h</w:instrText>
      </w:r>
      <w:r w:rsidR="00C06DAC" w:rsidRPr="003D1F31">
        <w:rPr>
          <w:rFonts w:ascii="Verdana" w:hAnsi="Verdana"/>
          <w:sz w:val="19"/>
          <w:szCs w:val="19"/>
        </w:rPr>
        <w:instrText xml:space="preserve"> \* MERGEFORMAT </w:instrText>
      </w:r>
      <w:r w:rsidRPr="003D1F31">
        <w:rPr>
          <w:rFonts w:ascii="Verdana" w:hAnsi="Verdana"/>
          <w:sz w:val="19"/>
          <w:szCs w:val="19"/>
        </w:rPr>
      </w:r>
      <w:r w:rsidRPr="003D1F31">
        <w:rPr>
          <w:rFonts w:ascii="Verdana" w:hAnsi="Verdana"/>
          <w:sz w:val="19"/>
          <w:szCs w:val="19"/>
        </w:rPr>
        <w:fldChar w:fldCharType="separate"/>
      </w:r>
      <w:r w:rsidR="00522CD9" w:rsidRPr="003D1F31">
        <w:rPr>
          <w:rFonts w:ascii="Verdana" w:hAnsi="Verdana"/>
          <w:sz w:val="19"/>
          <w:szCs w:val="19"/>
        </w:rPr>
        <w:t xml:space="preserve">Figure </w:t>
      </w:r>
      <w:r w:rsidRPr="003D1F31">
        <w:rPr>
          <w:rFonts w:ascii="Verdana" w:hAnsi="Verdana"/>
          <w:sz w:val="19"/>
          <w:szCs w:val="19"/>
        </w:rPr>
        <w:fldChar w:fldCharType="end"/>
      </w:r>
      <w:r w:rsidR="003D1F31">
        <w:rPr>
          <w:rFonts w:ascii="Verdana" w:hAnsi="Verdana"/>
          <w:sz w:val="19"/>
          <w:szCs w:val="19"/>
        </w:rPr>
        <w:t>5</w:t>
      </w:r>
      <w:r w:rsidRPr="003D1F31">
        <w:rPr>
          <w:rFonts w:ascii="Verdana" w:hAnsi="Verdana"/>
          <w:sz w:val="19"/>
          <w:szCs w:val="19"/>
        </w:rPr>
        <w:t xml:space="preserve"> delivers answers this specific question. Overall, we can summarise that a rudimentary conceptual understanding of SI </w:t>
      </w:r>
      <w:r w:rsidR="003D1F31">
        <w:rPr>
          <w:rFonts w:ascii="Verdana" w:hAnsi="Verdana"/>
          <w:sz w:val="19"/>
          <w:szCs w:val="19"/>
        </w:rPr>
        <w:t xml:space="preserve">is </w:t>
      </w:r>
      <w:r w:rsidRPr="003D1F31">
        <w:rPr>
          <w:rFonts w:ascii="Verdana" w:hAnsi="Verdana"/>
          <w:sz w:val="19"/>
          <w:szCs w:val="19"/>
        </w:rPr>
        <w:t>not (yet) common sense in the scientific world.</w:t>
      </w:r>
    </w:p>
    <w:p w14:paraId="3C89084A" w14:textId="16DB4E3C" w:rsidR="004A129B" w:rsidRDefault="004A129B" w:rsidP="004A129B">
      <w:pPr>
        <w:pStyle w:val="Caption"/>
        <w:keepNext/>
      </w:pPr>
      <w:r>
        <w:t xml:space="preserve">Table </w:t>
      </w:r>
      <w:r>
        <w:fldChar w:fldCharType="begin"/>
      </w:r>
      <w:r>
        <w:instrText xml:space="preserve"> SEQ Table \* ARABIC </w:instrText>
      </w:r>
      <w:r>
        <w:fldChar w:fldCharType="separate"/>
      </w:r>
      <w:r>
        <w:rPr>
          <w:noProof/>
        </w:rPr>
        <w:t>3</w:t>
      </w:r>
      <w:r>
        <w:fldChar w:fldCharType="end"/>
      </w:r>
      <w:r>
        <w:t>: Distribution of project's contribution of SI (self-assessment) among scientific domains</w:t>
      </w:r>
    </w:p>
    <w:tbl>
      <w:tblPr>
        <w:tblStyle w:val="ListTable3"/>
        <w:tblW w:w="5000" w:type="pct"/>
        <w:tblLayout w:type="fixed"/>
        <w:tblLook w:val="0420" w:firstRow="1" w:lastRow="0" w:firstColumn="0" w:lastColumn="0" w:noHBand="0" w:noVBand="1"/>
      </w:tblPr>
      <w:tblGrid>
        <w:gridCol w:w="1129"/>
        <w:gridCol w:w="851"/>
        <w:gridCol w:w="1559"/>
        <w:gridCol w:w="1276"/>
        <w:gridCol w:w="1559"/>
        <w:gridCol w:w="1260"/>
        <w:gridCol w:w="1428"/>
      </w:tblGrid>
      <w:tr w:rsidR="00AA51EE" w:rsidRPr="003D1F31" w14:paraId="3204550E" w14:textId="77777777" w:rsidTr="005819A4">
        <w:trPr>
          <w:cnfStyle w:val="100000000000" w:firstRow="1" w:lastRow="0" w:firstColumn="0" w:lastColumn="0" w:oddVBand="0" w:evenVBand="0" w:oddHBand="0" w:evenHBand="0" w:firstRowFirstColumn="0" w:firstRowLastColumn="0" w:lastRowFirstColumn="0" w:lastRowLastColumn="0"/>
        </w:trPr>
        <w:tc>
          <w:tcPr>
            <w:tcW w:w="1129" w:type="dxa"/>
            <w:tcBorders>
              <w:bottom w:val="nil"/>
              <w:right w:val="nil"/>
            </w:tcBorders>
            <w:vAlign w:val="bottom"/>
          </w:tcPr>
          <w:p w14:paraId="62152D60" w14:textId="77777777" w:rsidR="00AA51EE" w:rsidRPr="003D1F31" w:rsidRDefault="00AA51EE" w:rsidP="005819A4">
            <w:pPr>
              <w:spacing w:before="100" w:after="100" w:line="240" w:lineRule="auto"/>
              <w:ind w:left="100" w:right="100"/>
              <w:jc w:val="center"/>
              <w:rPr>
                <w:rFonts w:ascii="Verdana" w:eastAsia="Calibri" w:hAnsi="Verdana"/>
                <w:color w:val="FFFFFF"/>
                <w:sz w:val="16"/>
                <w:szCs w:val="16"/>
              </w:rPr>
            </w:pPr>
            <w:r w:rsidRPr="003D1F31">
              <w:rPr>
                <w:rFonts w:ascii="Verdana" w:eastAsia="Calibri" w:hAnsi="Verdana"/>
                <w:color w:val="FFFFFF"/>
                <w:sz w:val="16"/>
                <w:szCs w:val="16"/>
              </w:rPr>
              <w:t>rating</w:t>
            </w:r>
          </w:p>
        </w:tc>
        <w:tc>
          <w:tcPr>
            <w:tcW w:w="2410" w:type="dxa"/>
            <w:gridSpan w:val="2"/>
            <w:tcBorders>
              <w:left w:val="nil"/>
              <w:bottom w:val="nil"/>
              <w:right w:val="nil"/>
            </w:tcBorders>
            <w:vAlign w:val="bottom"/>
          </w:tcPr>
          <w:p w14:paraId="617AB3C2" w14:textId="77777777" w:rsidR="00AA51EE" w:rsidRDefault="00AA51EE" w:rsidP="005819A4">
            <w:pPr>
              <w:spacing w:before="100" w:after="100" w:line="240" w:lineRule="auto"/>
              <w:ind w:left="100" w:right="100"/>
              <w:jc w:val="center"/>
              <w:rPr>
                <w:rFonts w:ascii="Verdana" w:eastAsia="Helvetica" w:hAnsi="Verdana" w:cs="Helvetica"/>
                <w:b w:val="0"/>
                <w:bCs w:val="0"/>
                <w:color w:val="FFFFFF"/>
                <w:sz w:val="16"/>
                <w:szCs w:val="16"/>
              </w:rPr>
            </w:pPr>
            <w:r w:rsidRPr="0074400C">
              <w:rPr>
                <w:rFonts w:ascii="Verdana" w:eastAsia="Helvetica" w:hAnsi="Verdana" w:cs="Helvetica"/>
                <w:color w:val="FFFFFF"/>
                <w:sz w:val="16"/>
                <w:szCs w:val="16"/>
              </w:rPr>
              <w:t xml:space="preserve">Biology and Medicine </w:t>
            </w:r>
          </w:p>
          <w:p w14:paraId="3B4F0B4B" w14:textId="582700B0" w:rsidR="00AA51EE" w:rsidRPr="003D1F31" w:rsidRDefault="00AA51EE" w:rsidP="005819A4">
            <w:pPr>
              <w:spacing w:before="100" w:after="100" w:line="240" w:lineRule="auto"/>
              <w:ind w:left="100" w:right="100"/>
              <w:jc w:val="center"/>
              <w:rPr>
                <w:rFonts w:ascii="Verdana" w:hAnsi="Verdana"/>
                <w:b w:val="0"/>
                <w:bCs w:val="0"/>
                <w:sz w:val="16"/>
                <w:szCs w:val="16"/>
              </w:rPr>
            </w:pPr>
            <w:r w:rsidRPr="003D1F31">
              <w:rPr>
                <w:rFonts w:ascii="Verdana" w:eastAsia="Calibri" w:hAnsi="Verdana"/>
                <w:b w:val="0"/>
                <w:bCs w:val="0"/>
                <w:color w:val="FFFFFF"/>
                <w:sz w:val="16"/>
                <w:szCs w:val="16"/>
              </w:rPr>
              <w:t>(n=</w:t>
            </w:r>
            <w:r>
              <w:rPr>
                <w:rFonts w:ascii="Verdana" w:eastAsia="Calibri" w:hAnsi="Verdana"/>
                <w:b w:val="0"/>
                <w:bCs w:val="0"/>
                <w:color w:val="FFFFFF"/>
                <w:sz w:val="16"/>
                <w:szCs w:val="16"/>
              </w:rPr>
              <w:t>18</w:t>
            </w:r>
            <w:r w:rsidRPr="003D1F31">
              <w:rPr>
                <w:rFonts w:ascii="Verdana" w:eastAsia="Calibri" w:hAnsi="Verdana"/>
                <w:b w:val="0"/>
                <w:bCs w:val="0"/>
                <w:color w:val="FFFFFF"/>
                <w:sz w:val="16"/>
                <w:szCs w:val="16"/>
              </w:rPr>
              <w:t>)</w:t>
            </w:r>
          </w:p>
        </w:tc>
        <w:tc>
          <w:tcPr>
            <w:tcW w:w="2835" w:type="dxa"/>
            <w:gridSpan w:val="2"/>
            <w:tcBorders>
              <w:left w:val="nil"/>
              <w:bottom w:val="nil"/>
              <w:right w:val="nil"/>
            </w:tcBorders>
            <w:vAlign w:val="bottom"/>
          </w:tcPr>
          <w:p w14:paraId="627112B6" w14:textId="77777777" w:rsidR="00AA51EE" w:rsidRDefault="00AA51EE" w:rsidP="005819A4">
            <w:pPr>
              <w:spacing w:before="100" w:after="100" w:line="240" w:lineRule="auto"/>
              <w:ind w:left="100" w:right="100"/>
              <w:jc w:val="center"/>
              <w:rPr>
                <w:rFonts w:ascii="Verdana" w:eastAsia="Helvetica" w:hAnsi="Verdana" w:cs="Helvetica"/>
                <w:b w:val="0"/>
                <w:bCs w:val="0"/>
                <w:color w:val="FFFFFF"/>
                <w:sz w:val="16"/>
                <w:szCs w:val="16"/>
              </w:rPr>
            </w:pPr>
            <w:r w:rsidRPr="0074400C">
              <w:rPr>
                <w:rFonts w:ascii="Verdana" w:eastAsia="Helvetica" w:hAnsi="Verdana" w:cs="Helvetica"/>
                <w:color w:val="FFFFFF"/>
                <w:sz w:val="16"/>
                <w:szCs w:val="16"/>
              </w:rPr>
              <w:t xml:space="preserve">Humanities and Social </w:t>
            </w:r>
            <w:r>
              <w:rPr>
                <w:rFonts w:ascii="Verdana" w:eastAsia="Helvetica" w:hAnsi="Verdana" w:cs="Helvetica"/>
                <w:color w:val="FFFFFF"/>
                <w:sz w:val="16"/>
                <w:szCs w:val="16"/>
              </w:rPr>
              <w:t>Sci.</w:t>
            </w:r>
          </w:p>
          <w:p w14:paraId="26E7C17C" w14:textId="1D6DDBFC" w:rsidR="00AA51EE" w:rsidRPr="0074400C" w:rsidRDefault="00AA51EE" w:rsidP="005819A4">
            <w:pPr>
              <w:spacing w:before="100" w:after="100" w:line="240" w:lineRule="auto"/>
              <w:ind w:left="100" w:right="100"/>
              <w:jc w:val="center"/>
              <w:rPr>
                <w:rFonts w:ascii="Verdana" w:eastAsia="Helvetica" w:hAnsi="Verdana" w:cs="Helvetica"/>
                <w:b w:val="0"/>
                <w:bCs w:val="0"/>
                <w:sz w:val="16"/>
                <w:szCs w:val="16"/>
              </w:rPr>
            </w:pPr>
            <w:r w:rsidRPr="003D1F31">
              <w:rPr>
                <w:rFonts w:ascii="Verdana" w:eastAsia="Helvetica" w:hAnsi="Verdana" w:cs="Helvetica"/>
                <w:color w:val="FFFFFF"/>
                <w:sz w:val="16"/>
                <w:szCs w:val="16"/>
              </w:rPr>
              <w:t xml:space="preserve"> </w:t>
            </w:r>
            <w:r w:rsidRPr="003D1F31">
              <w:rPr>
                <w:rFonts w:ascii="Verdana" w:eastAsia="Calibri" w:hAnsi="Verdana"/>
                <w:b w:val="0"/>
                <w:bCs w:val="0"/>
                <w:color w:val="FFFFFF"/>
                <w:sz w:val="16"/>
                <w:szCs w:val="16"/>
              </w:rPr>
              <w:t>(n=</w:t>
            </w:r>
            <w:r w:rsidR="0065690C">
              <w:rPr>
                <w:rFonts w:ascii="Verdana" w:eastAsia="Calibri" w:hAnsi="Verdana"/>
                <w:b w:val="0"/>
                <w:bCs w:val="0"/>
                <w:color w:val="FFFFFF"/>
                <w:sz w:val="16"/>
                <w:szCs w:val="16"/>
              </w:rPr>
              <w:t>67</w:t>
            </w:r>
            <w:r w:rsidRPr="003D1F31">
              <w:rPr>
                <w:rFonts w:ascii="Verdana" w:eastAsia="Calibri" w:hAnsi="Verdana"/>
                <w:b w:val="0"/>
                <w:bCs w:val="0"/>
                <w:color w:val="FFFFFF"/>
                <w:sz w:val="16"/>
                <w:szCs w:val="16"/>
              </w:rPr>
              <w:t>)</w:t>
            </w:r>
          </w:p>
        </w:tc>
        <w:tc>
          <w:tcPr>
            <w:tcW w:w="2688" w:type="dxa"/>
            <w:gridSpan w:val="2"/>
            <w:tcBorders>
              <w:left w:val="nil"/>
              <w:bottom w:val="nil"/>
            </w:tcBorders>
            <w:vAlign w:val="bottom"/>
          </w:tcPr>
          <w:p w14:paraId="23F68512" w14:textId="77777777" w:rsidR="00AA51EE" w:rsidRDefault="00AA51EE" w:rsidP="005819A4">
            <w:pPr>
              <w:spacing w:before="100" w:after="100" w:line="240" w:lineRule="auto"/>
              <w:ind w:left="100" w:right="100"/>
              <w:jc w:val="center"/>
              <w:rPr>
                <w:rFonts w:ascii="Verdana" w:eastAsia="Helvetica" w:hAnsi="Verdana" w:cs="Helvetica"/>
                <w:b w:val="0"/>
                <w:bCs w:val="0"/>
                <w:color w:val="FFFFFF"/>
                <w:sz w:val="16"/>
                <w:szCs w:val="16"/>
              </w:rPr>
            </w:pPr>
            <w:r w:rsidRPr="00A605F1">
              <w:rPr>
                <w:rFonts w:ascii="Verdana" w:eastAsia="Helvetica" w:hAnsi="Verdana" w:cs="Helvetica"/>
                <w:color w:val="FFFFFF"/>
                <w:sz w:val="16"/>
                <w:szCs w:val="16"/>
              </w:rPr>
              <w:t>Math</w:t>
            </w:r>
            <w:r>
              <w:rPr>
                <w:rFonts w:ascii="Verdana" w:eastAsia="Helvetica" w:hAnsi="Verdana" w:cs="Helvetica"/>
                <w:color w:val="FFFFFF"/>
                <w:sz w:val="16"/>
                <w:szCs w:val="16"/>
              </w:rPr>
              <w:t>.</w:t>
            </w:r>
            <w:r w:rsidRPr="00A605F1">
              <w:rPr>
                <w:rFonts w:ascii="Verdana" w:eastAsia="Helvetica" w:hAnsi="Verdana" w:cs="Helvetica"/>
                <w:color w:val="FFFFFF"/>
                <w:sz w:val="16"/>
                <w:szCs w:val="16"/>
              </w:rPr>
              <w:t>, Nat</w:t>
            </w:r>
            <w:r>
              <w:rPr>
                <w:rFonts w:ascii="Verdana" w:eastAsia="Helvetica" w:hAnsi="Verdana" w:cs="Helvetica"/>
                <w:color w:val="FFFFFF"/>
                <w:sz w:val="16"/>
                <w:szCs w:val="16"/>
              </w:rPr>
              <w:t>.</w:t>
            </w:r>
            <w:r w:rsidRPr="00A605F1">
              <w:rPr>
                <w:rFonts w:ascii="Verdana" w:eastAsia="Helvetica" w:hAnsi="Verdana" w:cs="Helvetica"/>
                <w:color w:val="FFFFFF"/>
                <w:sz w:val="16"/>
                <w:szCs w:val="16"/>
              </w:rPr>
              <w:t xml:space="preserve"> and Engi</w:t>
            </w:r>
            <w:r>
              <w:rPr>
                <w:rFonts w:ascii="Verdana" w:eastAsia="Helvetica" w:hAnsi="Verdana" w:cs="Helvetica"/>
                <w:color w:val="FFFFFF"/>
                <w:sz w:val="16"/>
                <w:szCs w:val="16"/>
              </w:rPr>
              <w:t>.</w:t>
            </w:r>
            <w:r w:rsidRPr="00A605F1">
              <w:rPr>
                <w:rFonts w:ascii="Verdana" w:eastAsia="Helvetica" w:hAnsi="Verdana" w:cs="Helvetica"/>
                <w:color w:val="FFFFFF"/>
                <w:sz w:val="16"/>
                <w:szCs w:val="16"/>
              </w:rPr>
              <w:t xml:space="preserve"> Sci</w:t>
            </w:r>
            <w:r>
              <w:rPr>
                <w:rFonts w:ascii="Verdana" w:eastAsia="Helvetica" w:hAnsi="Verdana" w:cs="Helvetica"/>
                <w:color w:val="FFFFFF"/>
                <w:sz w:val="16"/>
                <w:szCs w:val="16"/>
              </w:rPr>
              <w:t>.</w:t>
            </w:r>
          </w:p>
          <w:p w14:paraId="435BC0E8" w14:textId="56D87E36" w:rsidR="00AA51EE" w:rsidRPr="003D1F31" w:rsidRDefault="00AA51EE" w:rsidP="005819A4">
            <w:pPr>
              <w:spacing w:before="100" w:after="100" w:line="240" w:lineRule="auto"/>
              <w:ind w:left="100" w:right="100"/>
              <w:jc w:val="center"/>
              <w:rPr>
                <w:rFonts w:ascii="Verdana" w:hAnsi="Verdana"/>
                <w:b w:val="0"/>
                <w:bCs w:val="0"/>
                <w:sz w:val="16"/>
                <w:szCs w:val="16"/>
              </w:rPr>
            </w:pPr>
            <w:r w:rsidRPr="00A605F1">
              <w:rPr>
                <w:rFonts w:ascii="Verdana" w:eastAsia="Helvetica" w:hAnsi="Verdana" w:cs="Helvetica"/>
                <w:color w:val="FFFFFF"/>
                <w:sz w:val="16"/>
                <w:szCs w:val="16"/>
              </w:rPr>
              <w:t xml:space="preserve"> </w:t>
            </w:r>
            <w:r w:rsidRPr="003D1F31">
              <w:rPr>
                <w:rFonts w:ascii="Verdana" w:eastAsia="Calibri" w:hAnsi="Verdana"/>
                <w:b w:val="0"/>
                <w:bCs w:val="0"/>
                <w:color w:val="FFFFFF"/>
                <w:sz w:val="16"/>
                <w:szCs w:val="16"/>
              </w:rPr>
              <w:t>(n=</w:t>
            </w:r>
            <w:r w:rsidR="0065690C">
              <w:rPr>
                <w:rFonts w:ascii="Verdana" w:eastAsia="Calibri" w:hAnsi="Verdana"/>
                <w:b w:val="0"/>
                <w:bCs w:val="0"/>
                <w:color w:val="FFFFFF"/>
                <w:sz w:val="16"/>
                <w:szCs w:val="16"/>
              </w:rPr>
              <w:t>24</w:t>
            </w:r>
            <w:r w:rsidRPr="003D1F31">
              <w:rPr>
                <w:rFonts w:ascii="Verdana" w:eastAsia="Calibri" w:hAnsi="Verdana"/>
                <w:b w:val="0"/>
                <w:bCs w:val="0"/>
                <w:color w:val="FFFFFF"/>
                <w:sz w:val="16"/>
                <w:szCs w:val="16"/>
              </w:rPr>
              <w:t>)</w:t>
            </w:r>
          </w:p>
        </w:tc>
      </w:tr>
      <w:tr w:rsidR="00AA51EE" w:rsidRPr="003D1F31" w14:paraId="4AFB9772" w14:textId="77777777" w:rsidTr="005819A4">
        <w:trPr>
          <w:cnfStyle w:val="000000100000" w:firstRow="0" w:lastRow="0" w:firstColumn="0" w:lastColumn="0" w:oddVBand="0" w:evenVBand="0" w:oddHBand="1" w:evenHBand="0" w:firstRowFirstColumn="0" w:firstRowLastColumn="0" w:lastRowFirstColumn="0" w:lastRowLastColumn="0"/>
        </w:trPr>
        <w:tc>
          <w:tcPr>
            <w:tcW w:w="1129" w:type="dxa"/>
            <w:tcBorders>
              <w:right w:val="nil"/>
            </w:tcBorders>
            <w:vAlign w:val="center"/>
          </w:tcPr>
          <w:p w14:paraId="6B3FCC94" w14:textId="77777777" w:rsidR="00AA51EE" w:rsidRPr="003D1F31" w:rsidRDefault="00AA51EE" w:rsidP="005819A4">
            <w:pPr>
              <w:spacing w:after="0" w:line="240" w:lineRule="auto"/>
              <w:jc w:val="center"/>
              <w:rPr>
                <w:rFonts w:ascii="Verdana" w:hAnsi="Verdana"/>
                <w:i/>
                <w:iCs/>
                <w:sz w:val="16"/>
                <w:szCs w:val="16"/>
              </w:rPr>
            </w:pPr>
            <w:r w:rsidRPr="003D1F31">
              <w:rPr>
                <w:rFonts w:ascii="Verdana" w:eastAsia="Calibri" w:hAnsi="Verdana"/>
                <w:i/>
                <w:iCs/>
                <w:sz w:val="16"/>
                <w:szCs w:val="16"/>
              </w:rPr>
              <w:t>0..lowest</w:t>
            </w:r>
          </w:p>
          <w:p w14:paraId="09984972" w14:textId="77777777" w:rsidR="00AA51EE" w:rsidRPr="003D1F31" w:rsidRDefault="00AA51EE" w:rsidP="005819A4">
            <w:pPr>
              <w:spacing w:after="0" w:line="240" w:lineRule="auto"/>
              <w:jc w:val="center"/>
              <w:rPr>
                <w:rFonts w:ascii="Verdana" w:hAnsi="Verdana"/>
                <w:b/>
                <w:bCs/>
                <w:sz w:val="16"/>
                <w:szCs w:val="16"/>
              </w:rPr>
            </w:pPr>
            <w:r w:rsidRPr="003D1F31">
              <w:rPr>
                <w:rFonts w:ascii="Verdana" w:eastAsia="Calibri" w:hAnsi="Verdana"/>
                <w:i/>
                <w:iCs/>
                <w:sz w:val="16"/>
                <w:szCs w:val="16"/>
              </w:rPr>
              <w:t>10..highest</w:t>
            </w:r>
          </w:p>
        </w:tc>
        <w:tc>
          <w:tcPr>
            <w:tcW w:w="851" w:type="dxa"/>
            <w:tcBorders>
              <w:left w:val="nil"/>
              <w:right w:val="nil"/>
            </w:tcBorders>
            <w:vAlign w:val="bottom"/>
          </w:tcPr>
          <w:p w14:paraId="324661AC"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559" w:type="dxa"/>
            <w:tcBorders>
              <w:left w:val="nil"/>
              <w:right w:val="nil"/>
            </w:tcBorders>
            <w:shd w:val="clear" w:color="auto" w:fill="E7E6E6" w:themeFill="background2"/>
            <w:vAlign w:val="bottom"/>
          </w:tcPr>
          <w:p w14:paraId="511DD35B"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276" w:type="dxa"/>
            <w:tcBorders>
              <w:left w:val="nil"/>
              <w:right w:val="nil"/>
            </w:tcBorders>
            <w:vAlign w:val="bottom"/>
          </w:tcPr>
          <w:p w14:paraId="00423C07"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559" w:type="dxa"/>
            <w:tcBorders>
              <w:left w:val="nil"/>
              <w:right w:val="nil"/>
            </w:tcBorders>
            <w:shd w:val="clear" w:color="auto" w:fill="E7E6E6" w:themeFill="background2"/>
            <w:vAlign w:val="bottom"/>
          </w:tcPr>
          <w:p w14:paraId="08059696"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260" w:type="dxa"/>
            <w:tcBorders>
              <w:left w:val="nil"/>
              <w:right w:val="nil"/>
            </w:tcBorders>
            <w:vAlign w:val="bottom"/>
          </w:tcPr>
          <w:p w14:paraId="596EBB41"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428" w:type="dxa"/>
            <w:tcBorders>
              <w:left w:val="nil"/>
            </w:tcBorders>
            <w:shd w:val="clear" w:color="auto" w:fill="E7E6E6" w:themeFill="background2"/>
            <w:vAlign w:val="bottom"/>
          </w:tcPr>
          <w:p w14:paraId="08128EC4"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r>
      <w:tr w:rsidR="00AA51EE" w:rsidRPr="003D1F31" w14:paraId="3FAA345B" w14:textId="77777777" w:rsidTr="005819A4">
        <w:tc>
          <w:tcPr>
            <w:tcW w:w="1129" w:type="dxa"/>
            <w:tcBorders>
              <w:top w:val="nil"/>
              <w:bottom w:val="nil"/>
              <w:right w:val="nil"/>
            </w:tcBorders>
            <w:vAlign w:val="center"/>
          </w:tcPr>
          <w:p w14:paraId="30EDCAA1" w14:textId="77777777" w:rsidR="00AA51EE" w:rsidRPr="003D1F31" w:rsidRDefault="00AA51EE" w:rsidP="005819A4">
            <w:pPr>
              <w:spacing w:after="0" w:line="240" w:lineRule="auto"/>
              <w:jc w:val="center"/>
              <w:rPr>
                <w:rFonts w:ascii="Verdana" w:eastAsia="Calibri" w:hAnsi="Verdana"/>
                <w:sz w:val="16"/>
                <w:szCs w:val="16"/>
              </w:rPr>
            </w:pPr>
            <w:r w:rsidRPr="003D1F31">
              <w:rPr>
                <w:rFonts w:ascii="Verdana" w:eastAsia="Calibri" w:hAnsi="Verdana"/>
                <w:sz w:val="16"/>
                <w:szCs w:val="16"/>
              </w:rPr>
              <w:t>0</w:t>
            </w:r>
            <w:r>
              <w:rPr>
                <w:rFonts w:ascii="Verdana" w:eastAsia="Calibri" w:hAnsi="Verdana"/>
                <w:sz w:val="16"/>
                <w:szCs w:val="16"/>
              </w:rPr>
              <w:t xml:space="preserve"> – 3</w:t>
            </w:r>
          </w:p>
        </w:tc>
        <w:tc>
          <w:tcPr>
            <w:tcW w:w="851" w:type="dxa"/>
            <w:tcBorders>
              <w:top w:val="nil"/>
              <w:left w:val="nil"/>
              <w:bottom w:val="nil"/>
              <w:right w:val="nil"/>
            </w:tcBorders>
            <w:vAlign w:val="center"/>
          </w:tcPr>
          <w:p w14:paraId="2D8350A4" w14:textId="2FB158F6" w:rsidR="00AA51EE" w:rsidRPr="003D1F31" w:rsidRDefault="007975F5" w:rsidP="005819A4">
            <w:pPr>
              <w:spacing w:before="100" w:after="100" w:line="240" w:lineRule="auto"/>
              <w:ind w:left="100" w:right="95"/>
              <w:jc w:val="right"/>
              <w:rPr>
                <w:rFonts w:ascii="Verdana" w:hAnsi="Verdana"/>
                <w:sz w:val="16"/>
                <w:szCs w:val="16"/>
              </w:rPr>
            </w:pPr>
            <w:r>
              <w:rPr>
                <w:rFonts w:ascii="Verdana" w:eastAsia="Calibri" w:hAnsi="Verdana"/>
                <w:sz w:val="16"/>
                <w:szCs w:val="16"/>
              </w:rPr>
              <w:t>5</w:t>
            </w:r>
          </w:p>
        </w:tc>
        <w:tc>
          <w:tcPr>
            <w:tcW w:w="1559" w:type="dxa"/>
            <w:tcBorders>
              <w:top w:val="nil"/>
              <w:left w:val="nil"/>
              <w:bottom w:val="nil"/>
              <w:right w:val="nil"/>
            </w:tcBorders>
            <w:shd w:val="clear" w:color="auto" w:fill="E7E6E6" w:themeFill="background2"/>
            <w:vAlign w:val="center"/>
          </w:tcPr>
          <w:p w14:paraId="21B9685D" w14:textId="3E18CAC0" w:rsidR="00AA51EE" w:rsidRPr="003D1F31" w:rsidRDefault="002F7A86" w:rsidP="005819A4">
            <w:pPr>
              <w:spacing w:before="100" w:after="100" w:line="240" w:lineRule="auto"/>
              <w:ind w:left="100" w:right="507"/>
              <w:jc w:val="right"/>
              <w:rPr>
                <w:rFonts w:ascii="Verdana" w:hAnsi="Verdana"/>
                <w:sz w:val="16"/>
                <w:szCs w:val="16"/>
              </w:rPr>
            </w:pPr>
            <w:r>
              <w:rPr>
                <w:rFonts w:ascii="Verdana" w:eastAsia="Calibri" w:hAnsi="Verdana"/>
                <w:sz w:val="16"/>
                <w:szCs w:val="16"/>
              </w:rPr>
              <w:t>27</w:t>
            </w:r>
            <w:r w:rsidR="00AA51EE">
              <w:rPr>
                <w:rFonts w:ascii="Verdana" w:eastAsia="Calibri" w:hAnsi="Verdana"/>
                <w:sz w:val="16"/>
                <w:szCs w:val="16"/>
              </w:rPr>
              <w:t>.</w:t>
            </w:r>
            <w:r>
              <w:rPr>
                <w:rFonts w:ascii="Verdana" w:eastAsia="Calibri" w:hAnsi="Verdana"/>
                <w:sz w:val="16"/>
                <w:szCs w:val="16"/>
              </w:rPr>
              <w:t>77</w:t>
            </w:r>
            <w:r w:rsidR="00AA51EE" w:rsidRPr="003D1F31">
              <w:rPr>
                <w:rFonts w:ascii="Verdana" w:eastAsia="Calibri" w:hAnsi="Verdana"/>
                <w:sz w:val="16"/>
                <w:szCs w:val="16"/>
              </w:rPr>
              <w:t>%</w:t>
            </w:r>
          </w:p>
        </w:tc>
        <w:tc>
          <w:tcPr>
            <w:tcW w:w="1276" w:type="dxa"/>
            <w:tcBorders>
              <w:top w:val="nil"/>
              <w:left w:val="nil"/>
              <w:bottom w:val="nil"/>
              <w:right w:val="nil"/>
            </w:tcBorders>
            <w:vAlign w:val="center"/>
          </w:tcPr>
          <w:p w14:paraId="60E587E2" w14:textId="7EE56655" w:rsidR="00AA51EE" w:rsidRPr="003D1F31" w:rsidRDefault="000A2BA4" w:rsidP="005819A4">
            <w:pPr>
              <w:spacing w:before="100" w:after="100" w:line="240" w:lineRule="auto"/>
              <w:ind w:left="100" w:right="100"/>
              <w:jc w:val="right"/>
              <w:rPr>
                <w:rFonts w:ascii="Verdana" w:hAnsi="Verdana"/>
                <w:sz w:val="16"/>
                <w:szCs w:val="16"/>
              </w:rPr>
            </w:pPr>
            <w:r>
              <w:rPr>
                <w:rFonts w:ascii="Verdana" w:eastAsia="Calibri" w:hAnsi="Verdana"/>
                <w:sz w:val="16"/>
                <w:szCs w:val="16"/>
              </w:rPr>
              <w:t>14</w:t>
            </w:r>
          </w:p>
        </w:tc>
        <w:tc>
          <w:tcPr>
            <w:tcW w:w="1559" w:type="dxa"/>
            <w:tcBorders>
              <w:top w:val="nil"/>
              <w:left w:val="nil"/>
              <w:bottom w:val="nil"/>
              <w:right w:val="nil"/>
            </w:tcBorders>
            <w:shd w:val="clear" w:color="auto" w:fill="E7E6E6" w:themeFill="background2"/>
            <w:vAlign w:val="center"/>
          </w:tcPr>
          <w:p w14:paraId="609AC99C" w14:textId="378C9668" w:rsidR="00AA51EE" w:rsidRPr="003D1F31" w:rsidRDefault="000A2BA4" w:rsidP="005819A4">
            <w:pPr>
              <w:spacing w:before="100" w:after="100" w:line="240" w:lineRule="auto"/>
              <w:ind w:left="100" w:right="226"/>
              <w:jc w:val="right"/>
              <w:rPr>
                <w:rFonts w:ascii="Verdana" w:hAnsi="Verdana"/>
                <w:sz w:val="16"/>
                <w:szCs w:val="16"/>
              </w:rPr>
            </w:pPr>
            <w:r>
              <w:rPr>
                <w:rFonts w:ascii="Verdana" w:eastAsia="Calibri" w:hAnsi="Verdana"/>
                <w:sz w:val="16"/>
                <w:szCs w:val="16"/>
              </w:rPr>
              <w:t>10.89</w:t>
            </w:r>
            <w:r w:rsidR="00AA51EE" w:rsidRPr="003D1F31">
              <w:rPr>
                <w:rFonts w:ascii="Verdana" w:eastAsia="Calibri" w:hAnsi="Verdana"/>
                <w:sz w:val="16"/>
                <w:szCs w:val="16"/>
              </w:rPr>
              <w:t>%</w:t>
            </w:r>
          </w:p>
        </w:tc>
        <w:tc>
          <w:tcPr>
            <w:tcW w:w="1260" w:type="dxa"/>
            <w:tcBorders>
              <w:top w:val="nil"/>
              <w:left w:val="nil"/>
              <w:bottom w:val="nil"/>
              <w:right w:val="nil"/>
            </w:tcBorders>
            <w:vAlign w:val="center"/>
          </w:tcPr>
          <w:p w14:paraId="2D353DB7" w14:textId="5AA434A9" w:rsidR="00AA51EE" w:rsidRPr="003D1F31" w:rsidRDefault="001818C7" w:rsidP="005819A4">
            <w:pPr>
              <w:spacing w:before="100" w:after="100" w:line="240" w:lineRule="auto"/>
              <w:ind w:left="100" w:right="100"/>
              <w:jc w:val="right"/>
              <w:rPr>
                <w:rFonts w:ascii="Verdana" w:hAnsi="Verdana"/>
                <w:sz w:val="16"/>
                <w:szCs w:val="16"/>
              </w:rPr>
            </w:pPr>
            <w:r>
              <w:rPr>
                <w:rFonts w:ascii="Verdana" w:eastAsia="Calibri" w:hAnsi="Verdana"/>
                <w:sz w:val="16"/>
                <w:szCs w:val="16"/>
              </w:rPr>
              <w:t>14</w:t>
            </w:r>
          </w:p>
        </w:tc>
        <w:tc>
          <w:tcPr>
            <w:tcW w:w="1428" w:type="dxa"/>
            <w:tcBorders>
              <w:top w:val="nil"/>
              <w:left w:val="nil"/>
              <w:bottom w:val="nil"/>
            </w:tcBorders>
            <w:shd w:val="clear" w:color="auto" w:fill="E7E6E6" w:themeFill="background2"/>
            <w:vAlign w:val="center"/>
          </w:tcPr>
          <w:p w14:paraId="6E8D595D" w14:textId="15D8960E" w:rsidR="00AA51EE" w:rsidRPr="003D1F31" w:rsidRDefault="0065690C" w:rsidP="005819A4">
            <w:pPr>
              <w:spacing w:before="100" w:after="100" w:line="240" w:lineRule="auto"/>
              <w:ind w:left="100" w:right="221"/>
              <w:jc w:val="right"/>
              <w:rPr>
                <w:rFonts w:ascii="Verdana" w:hAnsi="Verdana"/>
                <w:sz w:val="16"/>
                <w:szCs w:val="16"/>
              </w:rPr>
            </w:pPr>
            <w:r>
              <w:rPr>
                <w:rFonts w:ascii="Verdana" w:eastAsia="Calibri" w:hAnsi="Verdana"/>
                <w:sz w:val="16"/>
                <w:szCs w:val="16"/>
              </w:rPr>
              <w:t>51.85</w:t>
            </w:r>
            <w:r w:rsidR="00AA51EE" w:rsidRPr="003D1F31">
              <w:rPr>
                <w:rFonts w:ascii="Verdana" w:eastAsia="Calibri" w:hAnsi="Verdana"/>
                <w:sz w:val="16"/>
                <w:szCs w:val="16"/>
              </w:rPr>
              <w:t>%</w:t>
            </w:r>
          </w:p>
        </w:tc>
      </w:tr>
      <w:tr w:rsidR="00AA51EE" w:rsidRPr="003D1F31" w14:paraId="6BCB0557" w14:textId="77777777" w:rsidTr="005819A4">
        <w:trPr>
          <w:cnfStyle w:val="000000100000" w:firstRow="0" w:lastRow="0" w:firstColumn="0" w:lastColumn="0" w:oddVBand="0" w:evenVBand="0" w:oddHBand="1" w:evenHBand="0" w:firstRowFirstColumn="0" w:firstRowLastColumn="0" w:lastRowFirstColumn="0" w:lastRowLastColumn="0"/>
        </w:trPr>
        <w:tc>
          <w:tcPr>
            <w:tcW w:w="1129" w:type="dxa"/>
            <w:tcBorders>
              <w:right w:val="nil"/>
            </w:tcBorders>
            <w:vAlign w:val="center"/>
          </w:tcPr>
          <w:p w14:paraId="7FA74C5D" w14:textId="77777777" w:rsidR="00AA51EE" w:rsidRPr="003D1F31" w:rsidRDefault="00AA51EE" w:rsidP="005819A4">
            <w:pPr>
              <w:spacing w:before="100" w:after="100" w:line="240" w:lineRule="auto"/>
              <w:ind w:left="100" w:right="100"/>
              <w:jc w:val="center"/>
              <w:rPr>
                <w:rFonts w:ascii="Verdana" w:eastAsia="Calibri" w:hAnsi="Verdana"/>
                <w:sz w:val="16"/>
                <w:szCs w:val="16"/>
              </w:rPr>
            </w:pPr>
            <w:r>
              <w:rPr>
                <w:rFonts w:ascii="Verdana" w:eastAsia="Calibri" w:hAnsi="Verdana"/>
                <w:sz w:val="16"/>
                <w:szCs w:val="16"/>
              </w:rPr>
              <w:t>4 - 6</w:t>
            </w:r>
          </w:p>
        </w:tc>
        <w:tc>
          <w:tcPr>
            <w:tcW w:w="851" w:type="dxa"/>
            <w:tcBorders>
              <w:left w:val="nil"/>
              <w:right w:val="nil"/>
            </w:tcBorders>
            <w:vAlign w:val="center"/>
          </w:tcPr>
          <w:p w14:paraId="50298CA9" w14:textId="653C7928" w:rsidR="00AA51EE" w:rsidRPr="003D1F31" w:rsidRDefault="007975F5" w:rsidP="005819A4">
            <w:pPr>
              <w:spacing w:before="100" w:after="100" w:line="240" w:lineRule="auto"/>
              <w:ind w:left="100" w:right="95"/>
              <w:jc w:val="right"/>
              <w:rPr>
                <w:rFonts w:ascii="Verdana" w:hAnsi="Verdana"/>
                <w:sz w:val="16"/>
                <w:szCs w:val="16"/>
              </w:rPr>
            </w:pPr>
            <w:r>
              <w:rPr>
                <w:rFonts w:ascii="Verdana" w:eastAsia="Calibri" w:hAnsi="Verdana"/>
                <w:sz w:val="16"/>
                <w:szCs w:val="16"/>
              </w:rPr>
              <w:t>5</w:t>
            </w:r>
          </w:p>
        </w:tc>
        <w:tc>
          <w:tcPr>
            <w:tcW w:w="1559" w:type="dxa"/>
            <w:tcBorders>
              <w:left w:val="nil"/>
              <w:right w:val="nil"/>
            </w:tcBorders>
            <w:shd w:val="clear" w:color="auto" w:fill="E7E6E6" w:themeFill="background2"/>
            <w:vAlign w:val="center"/>
          </w:tcPr>
          <w:p w14:paraId="6506196B" w14:textId="4274A9B9" w:rsidR="00AA51EE" w:rsidRPr="003D1F31" w:rsidRDefault="00AA51EE" w:rsidP="005819A4">
            <w:pPr>
              <w:spacing w:before="100" w:after="100" w:line="240" w:lineRule="auto"/>
              <w:ind w:left="100" w:right="507"/>
              <w:jc w:val="right"/>
              <w:rPr>
                <w:rFonts w:ascii="Verdana" w:hAnsi="Verdana"/>
                <w:sz w:val="16"/>
                <w:szCs w:val="16"/>
              </w:rPr>
            </w:pPr>
            <w:r>
              <w:rPr>
                <w:rFonts w:ascii="Verdana" w:eastAsia="Calibri" w:hAnsi="Verdana"/>
                <w:sz w:val="16"/>
                <w:szCs w:val="16"/>
              </w:rPr>
              <w:t>2</w:t>
            </w:r>
            <w:r w:rsidR="002F7A86">
              <w:rPr>
                <w:rFonts w:ascii="Verdana" w:eastAsia="Calibri" w:hAnsi="Verdana"/>
                <w:sz w:val="16"/>
                <w:szCs w:val="16"/>
              </w:rPr>
              <w:t>7.77</w:t>
            </w:r>
            <w:r w:rsidRPr="003D1F31">
              <w:rPr>
                <w:rFonts w:ascii="Verdana" w:eastAsia="Calibri" w:hAnsi="Verdana"/>
                <w:sz w:val="16"/>
                <w:szCs w:val="16"/>
              </w:rPr>
              <w:t>%</w:t>
            </w:r>
          </w:p>
        </w:tc>
        <w:tc>
          <w:tcPr>
            <w:tcW w:w="1276" w:type="dxa"/>
            <w:tcBorders>
              <w:left w:val="nil"/>
              <w:right w:val="nil"/>
            </w:tcBorders>
            <w:vAlign w:val="center"/>
          </w:tcPr>
          <w:p w14:paraId="3609F889" w14:textId="70FBBA9F" w:rsidR="00AA51EE" w:rsidRPr="003D1F31" w:rsidRDefault="000A2BA4" w:rsidP="005819A4">
            <w:pPr>
              <w:spacing w:before="100" w:after="100" w:line="240" w:lineRule="auto"/>
              <w:ind w:left="100" w:right="100"/>
              <w:jc w:val="right"/>
              <w:rPr>
                <w:rFonts w:ascii="Verdana" w:hAnsi="Verdana"/>
                <w:sz w:val="16"/>
                <w:szCs w:val="16"/>
              </w:rPr>
            </w:pPr>
            <w:r>
              <w:rPr>
                <w:rFonts w:ascii="Verdana" w:eastAsia="Calibri" w:hAnsi="Verdana"/>
                <w:sz w:val="16"/>
                <w:szCs w:val="16"/>
              </w:rPr>
              <w:t>18</w:t>
            </w:r>
          </w:p>
        </w:tc>
        <w:tc>
          <w:tcPr>
            <w:tcW w:w="1559" w:type="dxa"/>
            <w:tcBorders>
              <w:left w:val="nil"/>
              <w:right w:val="nil"/>
            </w:tcBorders>
            <w:shd w:val="clear" w:color="auto" w:fill="E7E6E6" w:themeFill="background2"/>
            <w:vAlign w:val="center"/>
          </w:tcPr>
          <w:p w14:paraId="3790715E" w14:textId="0D4557B3" w:rsidR="00AA51EE" w:rsidRPr="003D1F31" w:rsidRDefault="00AA51EE" w:rsidP="005819A4">
            <w:pPr>
              <w:spacing w:before="100" w:after="100" w:line="240" w:lineRule="auto"/>
              <w:ind w:left="100" w:right="226"/>
              <w:jc w:val="right"/>
              <w:rPr>
                <w:rFonts w:ascii="Verdana" w:hAnsi="Verdana"/>
                <w:sz w:val="16"/>
                <w:szCs w:val="16"/>
              </w:rPr>
            </w:pPr>
            <w:r>
              <w:rPr>
                <w:rFonts w:ascii="Verdana" w:eastAsia="Calibri" w:hAnsi="Verdana"/>
                <w:sz w:val="16"/>
                <w:szCs w:val="16"/>
              </w:rPr>
              <w:t>2</w:t>
            </w:r>
            <w:r w:rsidR="001818C7">
              <w:rPr>
                <w:rFonts w:ascii="Verdana" w:eastAsia="Calibri" w:hAnsi="Verdana"/>
                <w:sz w:val="16"/>
                <w:szCs w:val="16"/>
              </w:rPr>
              <w:t>6.86</w:t>
            </w:r>
            <w:r w:rsidRPr="003D1F31">
              <w:rPr>
                <w:rFonts w:ascii="Verdana" w:eastAsia="Calibri" w:hAnsi="Verdana"/>
                <w:sz w:val="16"/>
                <w:szCs w:val="16"/>
              </w:rPr>
              <w:t>%</w:t>
            </w:r>
          </w:p>
        </w:tc>
        <w:tc>
          <w:tcPr>
            <w:tcW w:w="1260" w:type="dxa"/>
            <w:tcBorders>
              <w:left w:val="nil"/>
              <w:right w:val="nil"/>
            </w:tcBorders>
            <w:vAlign w:val="center"/>
          </w:tcPr>
          <w:p w14:paraId="3B59F592" w14:textId="02664E5D" w:rsidR="00AA51EE" w:rsidRPr="003D1F31" w:rsidRDefault="001818C7" w:rsidP="005819A4">
            <w:pPr>
              <w:spacing w:before="100" w:after="100" w:line="240" w:lineRule="auto"/>
              <w:ind w:left="100" w:right="100"/>
              <w:jc w:val="right"/>
              <w:rPr>
                <w:rFonts w:ascii="Verdana" w:hAnsi="Verdana"/>
                <w:sz w:val="16"/>
                <w:szCs w:val="16"/>
              </w:rPr>
            </w:pPr>
            <w:r>
              <w:rPr>
                <w:rFonts w:ascii="Verdana" w:eastAsia="Calibri" w:hAnsi="Verdana"/>
                <w:sz w:val="16"/>
                <w:szCs w:val="16"/>
              </w:rPr>
              <w:t>5</w:t>
            </w:r>
          </w:p>
        </w:tc>
        <w:tc>
          <w:tcPr>
            <w:tcW w:w="1428" w:type="dxa"/>
            <w:tcBorders>
              <w:left w:val="nil"/>
            </w:tcBorders>
            <w:shd w:val="clear" w:color="auto" w:fill="E7E6E6" w:themeFill="background2"/>
            <w:vAlign w:val="center"/>
          </w:tcPr>
          <w:p w14:paraId="052EB464" w14:textId="0C47E207" w:rsidR="00AA51EE" w:rsidRPr="003D1F31" w:rsidRDefault="0065690C" w:rsidP="005819A4">
            <w:pPr>
              <w:spacing w:before="100" w:after="100" w:line="240" w:lineRule="auto"/>
              <w:ind w:left="100" w:right="221"/>
              <w:jc w:val="right"/>
              <w:rPr>
                <w:rFonts w:ascii="Verdana" w:hAnsi="Verdana"/>
                <w:sz w:val="16"/>
                <w:szCs w:val="16"/>
              </w:rPr>
            </w:pPr>
            <w:r>
              <w:rPr>
                <w:rFonts w:ascii="Verdana" w:eastAsia="Calibri" w:hAnsi="Verdana"/>
                <w:sz w:val="16"/>
                <w:szCs w:val="16"/>
              </w:rPr>
              <w:t>18.51</w:t>
            </w:r>
            <w:r w:rsidR="00AA51EE" w:rsidRPr="003D1F31">
              <w:rPr>
                <w:rFonts w:ascii="Verdana" w:eastAsia="Calibri" w:hAnsi="Verdana"/>
                <w:sz w:val="16"/>
                <w:szCs w:val="16"/>
              </w:rPr>
              <w:t>%</w:t>
            </w:r>
          </w:p>
        </w:tc>
      </w:tr>
      <w:tr w:rsidR="00AA51EE" w:rsidRPr="003D1F31" w14:paraId="5FB13DCE" w14:textId="77777777" w:rsidTr="005819A4">
        <w:tc>
          <w:tcPr>
            <w:tcW w:w="1129" w:type="dxa"/>
            <w:tcBorders>
              <w:top w:val="nil"/>
              <w:bottom w:val="nil"/>
              <w:right w:val="nil"/>
            </w:tcBorders>
            <w:vAlign w:val="center"/>
          </w:tcPr>
          <w:p w14:paraId="6698D077" w14:textId="77777777" w:rsidR="00AA51EE" w:rsidRPr="003D1F31" w:rsidRDefault="00AA51EE" w:rsidP="005819A4">
            <w:pPr>
              <w:spacing w:before="100" w:after="100" w:line="240" w:lineRule="auto"/>
              <w:ind w:left="100" w:right="100"/>
              <w:jc w:val="center"/>
              <w:rPr>
                <w:rFonts w:ascii="Verdana" w:eastAsia="Calibri" w:hAnsi="Verdana"/>
                <w:sz w:val="16"/>
                <w:szCs w:val="16"/>
              </w:rPr>
            </w:pPr>
            <w:r>
              <w:rPr>
                <w:rFonts w:ascii="Verdana" w:eastAsia="Calibri" w:hAnsi="Verdana"/>
                <w:sz w:val="16"/>
                <w:szCs w:val="16"/>
              </w:rPr>
              <w:t>7 - 10</w:t>
            </w:r>
          </w:p>
        </w:tc>
        <w:tc>
          <w:tcPr>
            <w:tcW w:w="851" w:type="dxa"/>
            <w:tcBorders>
              <w:top w:val="nil"/>
              <w:left w:val="nil"/>
              <w:bottom w:val="nil"/>
              <w:right w:val="nil"/>
            </w:tcBorders>
            <w:vAlign w:val="center"/>
          </w:tcPr>
          <w:p w14:paraId="0F825ACC" w14:textId="29B33A91" w:rsidR="00AA51EE" w:rsidRPr="003D1F31" w:rsidRDefault="007975F5" w:rsidP="005819A4">
            <w:pPr>
              <w:spacing w:before="100" w:after="100" w:line="240" w:lineRule="auto"/>
              <w:ind w:left="100" w:right="95"/>
              <w:jc w:val="right"/>
              <w:rPr>
                <w:rFonts w:ascii="Verdana" w:hAnsi="Verdana"/>
                <w:sz w:val="16"/>
                <w:szCs w:val="16"/>
              </w:rPr>
            </w:pPr>
            <w:r>
              <w:rPr>
                <w:rFonts w:ascii="Verdana" w:eastAsia="Calibri" w:hAnsi="Verdana"/>
                <w:sz w:val="16"/>
                <w:szCs w:val="16"/>
              </w:rPr>
              <w:t>8</w:t>
            </w:r>
          </w:p>
        </w:tc>
        <w:tc>
          <w:tcPr>
            <w:tcW w:w="1559" w:type="dxa"/>
            <w:tcBorders>
              <w:top w:val="nil"/>
              <w:left w:val="nil"/>
              <w:bottom w:val="nil"/>
              <w:right w:val="nil"/>
            </w:tcBorders>
            <w:shd w:val="clear" w:color="auto" w:fill="E7E6E6" w:themeFill="background2"/>
            <w:vAlign w:val="center"/>
          </w:tcPr>
          <w:p w14:paraId="16E1F75D" w14:textId="1840F1E2" w:rsidR="00AA51EE" w:rsidRPr="003D1F31" w:rsidRDefault="002F7A86" w:rsidP="005819A4">
            <w:pPr>
              <w:spacing w:before="100" w:after="100" w:line="240" w:lineRule="auto"/>
              <w:ind w:left="100" w:right="507"/>
              <w:jc w:val="right"/>
              <w:rPr>
                <w:rFonts w:ascii="Verdana" w:hAnsi="Verdana"/>
                <w:sz w:val="16"/>
                <w:szCs w:val="16"/>
              </w:rPr>
            </w:pPr>
            <w:r>
              <w:rPr>
                <w:rFonts w:ascii="Verdana" w:eastAsia="Calibri" w:hAnsi="Verdana"/>
                <w:sz w:val="16"/>
                <w:szCs w:val="16"/>
              </w:rPr>
              <w:t>44.44</w:t>
            </w:r>
            <w:r w:rsidR="00AA51EE" w:rsidRPr="003D1F31">
              <w:rPr>
                <w:rFonts w:ascii="Verdana" w:eastAsia="Calibri" w:hAnsi="Verdana"/>
                <w:sz w:val="16"/>
                <w:szCs w:val="16"/>
              </w:rPr>
              <w:t>%</w:t>
            </w:r>
          </w:p>
        </w:tc>
        <w:tc>
          <w:tcPr>
            <w:tcW w:w="1276" w:type="dxa"/>
            <w:tcBorders>
              <w:top w:val="nil"/>
              <w:left w:val="nil"/>
              <w:bottom w:val="nil"/>
              <w:right w:val="nil"/>
            </w:tcBorders>
            <w:vAlign w:val="center"/>
          </w:tcPr>
          <w:p w14:paraId="75DB678D" w14:textId="51F25435" w:rsidR="00AA51EE" w:rsidRPr="003D1F31" w:rsidRDefault="000A2BA4" w:rsidP="005819A4">
            <w:pPr>
              <w:spacing w:before="100" w:after="100" w:line="240" w:lineRule="auto"/>
              <w:ind w:left="100" w:right="100"/>
              <w:jc w:val="right"/>
              <w:rPr>
                <w:rFonts w:ascii="Verdana" w:hAnsi="Verdana"/>
                <w:sz w:val="16"/>
                <w:szCs w:val="16"/>
              </w:rPr>
            </w:pPr>
            <w:r>
              <w:rPr>
                <w:rFonts w:ascii="Verdana" w:eastAsia="Calibri" w:hAnsi="Verdana"/>
                <w:sz w:val="16"/>
                <w:szCs w:val="16"/>
              </w:rPr>
              <w:t>35</w:t>
            </w:r>
          </w:p>
        </w:tc>
        <w:tc>
          <w:tcPr>
            <w:tcW w:w="1559" w:type="dxa"/>
            <w:tcBorders>
              <w:top w:val="nil"/>
              <w:left w:val="nil"/>
              <w:bottom w:val="nil"/>
              <w:right w:val="nil"/>
            </w:tcBorders>
            <w:shd w:val="clear" w:color="auto" w:fill="E7E6E6" w:themeFill="background2"/>
            <w:vAlign w:val="center"/>
          </w:tcPr>
          <w:p w14:paraId="7D2071F9" w14:textId="15762745" w:rsidR="00AA51EE" w:rsidRPr="003D1F31" w:rsidRDefault="001818C7" w:rsidP="005819A4">
            <w:pPr>
              <w:spacing w:before="100" w:after="100" w:line="240" w:lineRule="auto"/>
              <w:ind w:left="100" w:right="226"/>
              <w:jc w:val="right"/>
              <w:rPr>
                <w:rFonts w:ascii="Verdana" w:hAnsi="Verdana"/>
                <w:sz w:val="16"/>
                <w:szCs w:val="16"/>
              </w:rPr>
            </w:pPr>
            <w:r>
              <w:rPr>
                <w:rFonts w:ascii="Verdana" w:eastAsia="Calibri" w:hAnsi="Verdana"/>
                <w:sz w:val="16"/>
                <w:szCs w:val="16"/>
              </w:rPr>
              <w:t>52.23</w:t>
            </w:r>
            <w:r w:rsidR="00AA51EE" w:rsidRPr="003D1F31">
              <w:rPr>
                <w:rFonts w:ascii="Verdana" w:eastAsia="Calibri" w:hAnsi="Verdana"/>
                <w:sz w:val="16"/>
                <w:szCs w:val="16"/>
              </w:rPr>
              <w:t>%</w:t>
            </w:r>
          </w:p>
        </w:tc>
        <w:tc>
          <w:tcPr>
            <w:tcW w:w="1260" w:type="dxa"/>
            <w:tcBorders>
              <w:top w:val="nil"/>
              <w:left w:val="nil"/>
              <w:bottom w:val="nil"/>
              <w:right w:val="nil"/>
            </w:tcBorders>
            <w:vAlign w:val="center"/>
          </w:tcPr>
          <w:p w14:paraId="60C15112" w14:textId="15935650" w:rsidR="00AA51EE" w:rsidRPr="003D1F31" w:rsidRDefault="001818C7" w:rsidP="005819A4">
            <w:pPr>
              <w:spacing w:before="100" w:after="100" w:line="240" w:lineRule="auto"/>
              <w:ind w:left="100" w:right="100"/>
              <w:jc w:val="right"/>
              <w:rPr>
                <w:rFonts w:ascii="Verdana" w:hAnsi="Verdana"/>
                <w:sz w:val="16"/>
                <w:szCs w:val="16"/>
              </w:rPr>
            </w:pPr>
            <w:r>
              <w:rPr>
                <w:rFonts w:ascii="Verdana" w:eastAsia="Calibri" w:hAnsi="Verdana"/>
                <w:sz w:val="16"/>
                <w:szCs w:val="16"/>
              </w:rPr>
              <w:t>8</w:t>
            </w:r>
          </w:p>
        </w:tc>
        <w:tc>
          <w:tcPr>
            <w:tcW w:w="1428" w:type="dxa"/>
            <w:tcBorders>
              <w:top w:val="nil"/>
              <w:left w:val="nil"/>
              <w:bottom w:val="nil"/>
            </w:tcBorders>
            <w:shd w:val="clear" w:color="auto" w:fill="E7E6E6" w:themeFill="background2"/>
            <w:vAlign w:val="center"/>
          </w:tcPr>
          <w:p w14:paraId="735003DE" w14:textId="26333794" w:rsidR="00AA51EE" w:rsidRPr="003D1F31" w:rsidRDefault="0065690C" w:rsidP="005819A4">
            <w:pPr>
              <w:spacing w:before="100" w:after="100" w:line="240" w:lineRule="auto"/>
              <w:ind w:left="100" w:right="221"/>
              <w:jc w:val="right"/>
              <w:rPr>
                <w:rFonts w:ascii="Verdana" w:hAnsi="Verdana"/>
                <w:sz w:val="16"/>
                <w:szCs w:val="16"/>
              </w:rPr>
            </w:pPr>
            <w:r>
              <w:rPr>
                <w:rFonts w:ascii="Verdana" w:eastAsia="Calibri" w:hAnsi="Verdana"/>
                <w:sz w:val="16"/>
                <w:szCs w:val="16"/>
              </w:rPr>
              <w:t>29.62</w:t>
            </w:r>
            <w:r w:rsidR="00AA51EE" w:rsidRPr="003D1F31">
              <w:rPr>
                <w:rFonts w:ascii="Verdana" w:eastAsia="Calibri" w:hAnsi="Verdana"/>
                <w:sz w:val="16"/>
                <w:szCs w:val="16"/>
              </w:rPr>
              <w:t>%</w:t>
            </w:r>
          </w:p>
        </w:tc>
      </w:tr>
      <w:tr w:rsidR="003D4DDB" w:rsidRPr="003D1F31" w14:paraId="0A1BB4D1" w14:textId="77777777" w:rsidTr="005819A4">
        <w:trPr>
          <w:cnfStyle w:val="000000100000" w:firstRow="0" w:lastRow="0" w:firstColumn="0" w:lastColumn="0" w:oddVBand="0" w:evenVBand="0" w:oddHBand="1" w:evenHBand="0" w:firstRowFirstColumn="0" w:firstRowLastColumn="0" w:lastRowFirstColumn="0" w:lastRowLastColumn="0"/>
          <w:trHeight w:val="210"/>
        </w:trPr>
        <w:tc>
          <w:tcPr>
            <w:tcW w:w="1129" w:type="dxa"/>
            <w:tcBorders>
              <w:right w:val="nil"/>
            </w:tcBorders>
            <w:vAlign w:val="center"/>
          </w:tcPr>
          <w:p w14:paraId="2D9CDFE1" w14:textId="621F7D57" w:rsidR="003D4DDB" w:rsidRPr="003305D0" w:rsidRDefault="003D4DDB" w:rsidP="003D4DDB">
            <w:pPr>
              <w:spacing w:before="100" w:after="100" w:line="240" w:lineRule="auto"/>
              <w:ind w:left="100" w:right="100"/>
              <w:jc w:val="center"/>
              <w:rPr>
                <w:rFonts w:ascii="Verdana" w:eastAsia="Calibri" w:hAnsi="Verdana"/>
                <w:i/>
                <w:iCs/>
                <w:sz w:val="16"/>
                <w:szCs w:val="16"/>
              </w:rPr>
            </w:pPr>
            <w:r>
              <w:rPr>
                <w:rFonts w:ascii="Verdana" w:eastAsia="Calibri" w:hAnsi="Verdana"/>
                <w:i/>
                <w:iCs/>
                <w:sz w:val="16"/>
                <w:szCs w:val="16"/>
              </w:rPr>
              <w:t>Total</w:t>
            </w:r>
          </w:p>
        </w:tc>
        <w:tc>
          <w:tcPr>
            <w:tcW w:w="851" w:type="dxa"/>
            <w:tcBorders>
              <w:left w:val="nil"/>
              <w:right w:val="nil"/>
            </w:tcBorders>
            <w:vAlign w:val="center"/>
          </w:tcPr>
          <w:p w14:paraId="76457E9F" w14:textId="4B083776" w:rsidR="003D4DDB" w:rsidRPr="003D1F31" w:rsidRDefault="003D4DDB" w:rsidP="003D4DDB">
            <w:pPr>
              <w:spacing w:before="100" w:after="100" w:line="240" w:lineRule="auto"/>
              <w:ind w:left="100" w:right="95"/>
              <w:jc w:val="right"/>
              <w:rPr>
                <w:rFonts w:ascii="Verdana" w:hAnsi="Verdana"/>
                <w:sz w:val="16"/>
                <w:szCs w:val="16"/>
              </w:rPr>
            </w:pPr>
            <w:r>
              <w:rPr>
                <w:rFonts w:ascii="Verdana" w:eastAsia="Calibri" w:hAnsi="Verdana"/>
                <w:sz w:val="16"/>
                <w:szCs w:val="16"/>
              </w:rPr>
              <w:t>18</w:t>
            </w:r>
          </w:p>
        </w:tc>
        <w:tc>
          <w:tcPr>
            <w:tcW w:w="1559" w:type="dxa"/>
            <w:tcBorders>
              <w:left w:val="nil"/>
              <w:right w:val="nil"/>
            </w:tcBorders>
            <w:shd w:val="clear" w:color="auto" w:fill="E7E6E6" w:themeFill="background2"/>
            <w:vAlign w:val="center"/>
          </w:tcPr>
          <w:p w14:paraId="63178954" w14:textId="5C445487" w:rsidR="003D4DDB" w:rsidRPr="003D1F31" w:rsidRDefault="003D4DDB" w:rsidP="003D4DDB">
            <w:pPr>
              <w:spacing w:before="100" w:after="100" w:line="240" w:lineRule="auto"/>
              <w:ind w:left="100" w:right="507"/>
              <w:jc w:val="right"/>
              <w:rPr>
                <w:rFonts w:ascii="Verdana" w:hAnsi="Verdana"/>
                <w:sz w:val="16"/>
                <w:szCs w:val="16"/>
              </w:rPr>
            </w:pPr>
            <w:r>
              <w:rPr>
                <w:rFonts w:ascii="Verdana" w:eastAsia="Calibri" w:hAnsi="Verdana"/>
                <w:sz w:val="16"/>
                <w:szCs w:val="16"/>
              </w:rPr>
              <w:t>100%</w:t>
            </w:r>
          </w:p>
        </w:tc>
        <w:tc>
          <w:tcPr>
            <w:tcW w:w="1276" w:type="dxa"/>
            <w:tcBorders>
              <w:left w:val="nil"/>
              <w:right w:val="nil"/>
            </w:tcBorders>
            <w:vAlign w:val="center"/>
          </w:tcPr>
          <w:p w14:paraId="18FC4731" w14:textId="71876397" w:rsidR="003D4DDB" w:rsidRPr="003D1F31" w:rsidRDefault="000A2BA4" w:rsidP="003D4DDB">
            <w:pPr>
              <w:spacing w:before="100" w:after="100" w:line="240" w:lineRule="auto"/>
              <w:ind w:left="100" w:right="100"/>
              <w:jc w:val="right"/>
              <w:rPr>
                <w:rFonts w:ascii="Verdana" w:hAnsi="Verdana"/>
                <w:sz w:val="16"/>
                <w:szCs w:val="16"/>
              </w:rPr>
            </w:pPr>
            <w:r>
              <w:rPr>
                <w:rFonts w:ascii="Verdana" w:eastAsia="Calibri" w:hAnsi="Verdana"/>
                <w:sz w:val="16"/>
                <w:szCs w:val="16"/>
              </w:rPr>
              <w:t>67</w:t>
            </w:r>
          </w:p>
        </w:tc>
        <w:tc>
          <w:tcPr>
            <w:tcW w:w="1559" w:type="dxa"/>
            <w:tcBorders>
              <w:left w:val="nil"/>
              <w:right w:val="nil"/>
            </w:tcBorders>
            <w:shd w:val="clear" w:color="auto" w:fill="E7E6E6" w:themeFill="background2"/>
            <w:vAlign w:val="center"/>
          </w:tcPr>
          <w:p w14:paraId="2143D6F4" w14:textId="70AC5290" w:rsidR="003D4DDB" w:rsidRPr="003D1F31" w:rsidRDefault="003D4DDB" w:rsidP="003D4DDB">
            <w:pPr>
              <w:spacing w:before="100" w:after="100" w:line="240" w:lineRule="auto"/>
              <w:ind w:left="100" w:right="226"/>
              <w:jc w:val="right"/>
              <w:rPr>
                <w:rFonts w:ascii="Verdana" w:hAnsi="Verdana"/>
                <w:sz w:val="16"/>
                <w:szCs w:val="16"/>
              </w:rPr>
            </w:pPr>
            <w:r>
              <w:rPr>
                <w:rFonts w:ascii="Verdana" w:eastAsia="Calibri" w:hAnsi="Verdana"/>
                <w:sz w:val="16"/>
                <w:szCs w:val="16"/>
              </w:rPr>
              <w:t>100%</w:t>
            </w:r>
          </w:p>
        </w:tc>
        <w:tc>
          <w:tcPr>
            <w:tcW w:w="1260" w:type="dxa"/>
            <w:tcBorders>
              <w:left w:val="nil"/>
              <w:right w:val="nil"/>
            </w:tcBorders>
            <w:vAlign w:val="center"/>
          </w:tcPr>
          <w:p w14:paraId="429A124D" w14:textId="4BF487FA" w:rsidR="003D4DDB" w:rsidRPr="003D1F31" w:rsidRDefault="001818C7" w:rsidP="003D4DDB">
            <w:pPr>
              <w:spacing w:before="100" w:after="100" w:line="240" w:lineRule="auto"/>
              <w:ind w:left="100" w:right="100"/>
              <w:jc w:val="right"/>
              <w:rPr>
                <w:rFonts w:ascii="Verdana" w:hAnsi="Verdana"/>
                <w:sz w:val="16"/>
                <w:szCs w:val="16"/>
              </w:rPr>
            </w:pPr>
            <w:r>
              <w:rPr>
                <w:rFonts w:ascii="Verdana" w:eastAsia="Calibri" w:hAnsi="Verdana"/>
                <w:sz w:val="16"/>
                <w:szCs w:val="16"/>
              </w:rPr>
              <w:t>27</w:t>
            </w:r>
          </w:p>
        </w:tc>
        <w:tc>
          <w:tcPr>
            <w:tcW w:w="1428" w:type="dxa"/>
            <w:tcBorders>
              <w:left w:val="nil"/>
            </w:tcBorders>
            <w:shd w:val="clear" w:color="auto" w:fill="E7E6E6" w:themeFill="background2"/>
            <w:vAlign w:val="center"/>
          </w:tcPr>
          <w:p w14:paraId="2BBCEEA3" w14:textId="72E12957" w:rsidR="003D4DDB" w:rsidRPr="003D1F31" w:rsidRDefault="003D4DDB" w:rsidP="003D4DDB">
            <w:pPr>
              <w:spacing w:before="100" w:after="100" w:line="240" w:lineRule="auto"/>
              <w:ind w:left="100" w:right="221"/>
              <w:jc w:val="right"/>
              <w:rPr>
                <w:rFonts w:ascii="Verdana" w:hAnsi="Verdana"/>
                <w:sz w:val="16"/>
                <w:szCs w:val="16"/>
              </w:rPr>
            </w:pPr>
            <w:r>
              <w:rPr>
                <w:rFonts w:ascii="Verdana" w:eastAsia="Calibri" w:hAnsi="Verdana"/>
                <w:sz w:val="16"/>
                <w:szCs w:val="16"/>
              </w:rPr>
              <w:t>100%</w:t>
            </w:r>
          </w:p>
        </w:tc>
      </w:tr>
      <w:tr w:rsidR="003D4DDB" w:rsidRPr="003D1F31" w14:paraId="24F3BC78" w14:textId="77777777" w:rsidTr="005819A4">
        <w:trPr>
          <w:trHeight w:val="210"/>
        </w:trPr>
        <w:tc>
          <w:tcPr>
            <w:tcW w:w="1129" w:type="dxa"/>
            <w:tcBorders>
              <w:right w:val="nil"/>
            </w:tcBorders>
            <w:vAlign w:val="center"/>
          </w:tcPr>
          <w:p w14:paraId="63F461FB" w14:textId="2C87375B" w:rsidR="003D4DDB" w:rsidRPr="003305D0" w:rsidRDefault="003D4DDB" w:rsidP="003D4DDB">
            <w:pPr>
              <w:spacing w:before="100" w:after="100" w:line="240" w:lineRule="auto"/>
              <w:ind w:left="100" w:right="100"/>
              <w:jc w:val="center"/>
              <w:rPr>
                <w:rFonts w:ascii="Verdana" w:eastAsia="Calibri" w:hAnsi="Verdana"/>
                <w:i/>
                <w:iCs/>
                <w:sz w:val="16"/>
                <w:szCs w:val="16"/>
              </w:rPr>
            </w:pPr>
            <w:r w:rsidRPr="003305D0">
              <w:rPr>
                <w:rFonts w:ascii="Verdana" w:eastAsia="Calibri" w:hAnsi="Verdana"/>
                <w:i/>
                <w:iCs/>
                <w:sz w:val="16"/>
                <w:szCs w:val="16"/>
              </w:rPr>
              <w:t>no resp.</w:t>
            </w:r>
          </w:p>
        </w:tc>
        <w:tc>
          <w:tcPr>
            <w:tcW w:w="851" w:type="dxa"/>
            <w:tcBorders>
              <w:left w:val="nil"/>
              <w:right w:val="nil"/>
            </w:tcBorders>
            <w:vAlign w:val="center"/>
          </w:tcPr>
          <w:p w14:paraId="315FD2E5" w14:textId="5A6367B6" w:rsidR="003D4DDB" w:rsidRDefault="003D4DDB" w:rsidP="003D4DDB">
            <w:pPr>
              <w:spacing w:before="100" w:after="100" w:line="240" w:lineRule="auto"/>
              <w:ind w:left="100" w:right="95"/>
              <w:jc w:val="right"/>
              <w:rPr>
                <w:rFonts w:ascii="Verdana" w:eastAsia="Calibri" w:hAnsi="Verdana"/>
                <w:sz w:val="16"/>
                <w:szCs w:val="16"/>
              </w:rPr>
            </w:pPr>
            <w:r>
              <w:rPr>
                <w:rFonts w:ascii="Verdana" w:eastAsia="Calibri" w:hAnsi="Verdana"/>
                <w:sz w:val="16"/>
                <w:szCs w:val="16"/>
              </w:rPr>
              <w:t>90</w:t>
            </w:r>
          </w:p>
        </w:tc>
        <w:tc>
          <w:tcPr>
            <w:tcW w:w="1559" w:type="dxa"/>
            <w:tcBorders>
              <w:left w:val="nil"/>
              <w:right w:val="nil"/>
            </w:tcBorders>
            <w:shd w:val="clear" w:color="auto" w:fill="E7E6E6" w:themeFill="background2"/>
            <w:vAlign w:val="center"/>
          </w:tcPr>
          <w:p w14:paraId="442A6692" w14:textId="3D7E24AD" w:rsidR="003D4DDB" w:rsidRDefault="003D4DDB" w:rsidP="003D4DDB">
            <w:pPr>
              <w:spacing w:before="100" w:after="100" w:line="240" w:lineRule="auto"/>
              <w:ind w:left="100" w:right="507"/>
              <w:jc w:val="right"/>
              <w:rPr>
                <w:rFonts w:ascii="Verdana" w:eastAsia="Calibri" w:hAnsi="Verdana"/>
                <w:sz w:val="16"/>
                <w:szCs w:val="16"/>
              </w:rPr>
            </w:pPr>
          </w:p>
        </w:tc>
        <w:tc>
          <w:tcPr>
            <w:tcW w:w="1276" w:type="dxa"/>
            <w:tcBorders>
              <w:left w:val="nil"/>
              <w:right w:val="nil"/>
            </w:tcBorders>
            <w:vAlign w:val="center"/>
          </w:tcPr>
          <w:p w14:paraId="29ADBE8A" w14:textId="5C36B4D0" w:rsidR="003D4DDB" w:rsidRPr="003D1F31" w:rsidRDefault="000A2BA4" w:rsidP="003D4DDB">
            <w:pPr>
              <w:spacing w:before="100" w:after="100" w:line="240" w:lineRule="auto"/>
              <w:ind w:left="100" w:right="100"/>
              <w:jc w:val="right"/>
              <w:rPr>
                <w:rFonts w:ascii="Verdana" w:eastAsia="Calibri" w:hAnsi="Verdana"/>
                <w:sz w:val="16"/>
                <w:szCs w:val="16"/>
              </w:rPr>
            </w:pPr>
            <w:r>
              <w:rPr>
                <w:rFonts w:ascii="Verdana" w:eastAsia="Calibri" w:hAnsi="Verdana"/>
                <w:sz w:val="16"/>
                <w:szCs w:val="16"/>
              </w:rPr>
              <w:t>61</w:t>
            </w:r>
          </w:p>
        </w:tc>
        <w:tc>
          <w:tcPr>
            <w:tcW w:w="1559" w:type="dxa"/>
            <w:tcBorders>
              <w:left w:val="nil"/>
              <w:right w:val="nil"/>
            </w:tcBorders>
            <w:shd w:val="clear" w:color="auto" w:fill="E7E6E6" w:themeFill="background2"/>
            <w:vAlign w:val="center"/>
          </w:tcPr>
          <w:p w14:paraId="09738343" w14:textId="09ADF340" w:rsidR="003D4DDB" w:rsidRPr="003D1F31" w:rsidRDefault="003D4DDB" w:rsidP="003D4DDB">
            <w:pPr>
              <w:spacing w:before="100" w:after="100" w:line="240" w:lineRule="auto"/>
              <w:ind w:left="100" w:right="226"/>
              <w:jc w:val="right"/>
              <w:rPr>
                <w:rFonts w:ascii="Verdana" w:eastAsia="Calibri" w:hAnsi="Verdana"/>
                <w:sz w:val="16"/>
                <w:szCs w:val="16"/>
              </w:rPr>
            </w:pPr>
          </w:p>
        </w:tc>
        <w:tc>
          <w:tcPr>
            <w:tcW w:w="1260" w:type="dxa"/>
            <w:tcBorders>
              <w:left w:val="nil"/>
              <w:right w:val="nil"/>
            </w:tcBorders>
            <w:vAlign w:val="center"/>
          </w:tcPr>
          <w:p w14:paraId="2F7F4DA0" w14:textId="6F5AF48E" w:rsidR="003D4DDB" w:rsidRPr="003D1F31" w:rsidRDefault="001818C7" w:rsidP="003D4DDB">
            <w:pPr>
              <w:spacing w:before="100" w:after="100" w:line="240" w:lineRule="auto"/>
              <w:ind w:left="100" w:right="100"/>
              <w:jc w:val="right"/>
              <w:rPr>
                <w:rFonts w:ascii="Verdana" w:eastAsia="Calibri" w:hAnsi="Verdana"/>
                <w:sz w:val="16"/>
                <w:szCs w:val="16"/>
              </w:rPr>
            </w:pPr>
            <w:r>
              <w:rPr>
                <w:rFonts w:ascii="Verdana" w:eastAsia="Calibri" w:hAnsi="Verdana"/>
                <w:sz w:val="16"/>
                <w:szCs w:val="16"/>
              </w:rPr>
              <w:t>98</w:t>
            </w:r>
          </w:p>
        </w:tc>
        <w:tc>
          <w:tcPr>
            <w:tcW w:w="1428" w:type="dxa"/>
            <w:tcBorders>
              <w:left w:val="nil"/>
            </w:tcBorders>
            <w:shd w:val="clear" w:color="auto" w:fill="E7E6E6" w:themeFill="background2"/>
            <w:vAlign w:val="center"/>
          </w:tcPr>
          <w:p w14:paraId="41D1B403" w14:textId="76D593D8" w:rsidR="003D4DDB" w:rsidRPr="003D1F31" w:rsidRDefault="003D4DDB" w:rsidP="002F7A86">
            <w:pPr>
              <w:spacing w:before="100" w:after="100" w:line="240" w:lineRule="auto"/>
              <w:ind w:left="100" w:right="221"/>
              <w:jc w:val="center"/>
              <w:rPr>
                <w:rFonts w:ascii="Verdana" w:eastAsia="Calibri" w:hAnsi="Verdana"/>
                <w:sz w:val="16"/>
                <w:szCs w:val="16"/>
              </w:rPr>
            </w:pPr>
          </w:p>
        </w:tc>
      </w:tr>
    </w:tbl>
    <w:p w14:paraId="0F0C3335" w14:textId="77777777" w:rsidR="00AA51EE" w:rsidRPr="003D1F31" w:rsidRDefault="00AA51EE">
      <w:pPr>
        <w:jc w:val="both"/>
        <w:rPr>
          <w:rFonts w:ascii="Verdana" w:hAnsi="Verdana"/>
          <w:sz w:val="19"/>
          <w:szCs w:val="19"/>
        </w:rPr>
      </w:pPr>
    </w:p>
    <w:p w14:paraId="438F280A" w14:textId="65FFDC73" w:rsidR="00AA51EE" w:rsidRDefault="00D00E26" w:rsidP="00C06DAC">
      <w:pPr>
        <w:jc w:val="both"/>
        <w:rPr>
          <w:rFonts w:ascii="Verdana" w:hAnsi="Verdana"/>
          <w:sz w:val="19"/>
          <w:szCs w:val="19"/>
        </w:rPr>
      </w:pPr>
      <w:r w:rsidRPr="003D1F31">
        <w:rPr>
          <w:rFonts w:ascii="Verdana" w:hAnsi="Verdana"/>
          <w:sz w:val="19"/>
          <w:szCs w:val="19"/>
        </w:rPr>
        <w:t xml:space="preserve">Out of the 113 </w:t>
      </w:r>
      <w:r w:rsidRPr="003D1F31">
        <w:rPr>
          <w:rFonts w:ascii="Verdana" w:hAnsi="Verdana"/>
          <w:i/>
          <w:iCs/>
          <w:sz w:val="19"/>
          <w:szCs w:val="19"/>
        </w:rPr>
        <w:t>eligible</w:t>
      </w:r>
      <w:r w:rsidRPr="003D1F31">
        <w:rPr>
          <w:rStyle w:val="FootnoteAnchor"/>
          <w:rFonts w:ascii="Verdana" w:hAnsi="Verdana"/>
          <w:sz w:val="19"/>
          <w:szCs w:val="19"/>
        </w:rPr>
        <w:footnoteReference w:id="8"/>
      </w:r>
      <w:r w:rsidRPr="003D1F31">
        <w:rPr>
          <w:rFonts w:ascii="Verdana" w:hAnsi="Verdana"/>
          <w:sz w:val="19"/>
          <w:szCs w:val="19"/>
        </w:rPr>
        <w:t xml:space="preserve"> participants, i.e. those who believe to be </w:t>
      </w:r>
      <w:r w:rsidR="003D1F31">
        <w:rPr>
          <w:rFonts w:ascii="Verdana" w:hAnsi="Verdana"/>
          <w:sz w:val="19"/>
          <w:szCs w:val="19"/>
        </w:rPr>
        <w:t>more</w:t>
      </w:r>
      <w:r w:rsidR="007C7D52" w:rsidRPr="003D1F31">
        <w:rPr>
          <w:rFonts w:ascii="Verdana" w:hAnsi="Verdana"/>
          <w:sz w:val="19"/>
          <w:szCs w:val="19"/>
        </w:rPr>
        <w:t xml:space="preserve"> </w:t>
      </w:r>
      <w:r w:rsidRPr="003D1F31">
        <w:rPr>
          <w:rFonts w:ascii="Verdana" w:hAnsi="Verdana"/>
          <w:sz w:val="19"/>
          <w:szCs w:val="19"/>
        </w:rPr>
        <w:t>familiar with SI</w:t>
      </w:r>
      <w:r w:rsidR="00C06DAC" w:rsidRPr="003D1F31">
        <w:rPr>
          <w:rFonts w:ascii="Verdana" w:hAnsi="Verdana"/>
          <w:sz w:val="19"/>
          <w:szCs w:val="19"/>
        </w:rPr>
        <w:t xml:space="preserve"> </w:t>
      </w:r>
      <w:commentRangeStart w:id="19"/>
      <w:commentRangeStart w:id="20"/>
      <w:r w:rsidR="00C06DAC" w:rsidRPr="003D1F31">
        <w:rPr>
          <w:rFonts w:ascii="Verdana" w:hAnsi="Verdana"/>
          <w:sz w:val="19"/>
          <w:szCs w:val="19"/>
        </w:rPr>
        <w:t>(5 or higher on a scale from 0 to 10)</w:t>
      </w:r>
      <w:r w:rsidRPr="003D1F31">
        <w:rPr>
          <w:rFonts w:ascii="Verdana" w:hAnsi="Verdana"/>
          <w:sz w:val="19"/>
          <w:szCs w:val="19"/>
        </w:rPr>
        <w:t>, 112 chose to answ</w:t>
      </w:r>
      <w:r w:rsidR="00C06DAC" w:rsidRPr="003D1F31">
        <w:rPr>
          <w:rFonts w:ascii="Verdana" w:hAnsi="Verdana"/>
          <w:sz w:val="19"/>
          <w:szCs w:val="19"/>
        </w:rPr>
        <w:t xml:space="preserve">er the question regarding the </w:t>
      </w:r>
      <w:r w:rsidRPr="003D1F31">
        <w:rPr>
          <w:rFonts w:ascii="Verdana" w:hAnsi="Verdana"/>
          <w:b/>
          <w:bCs/>
          <w:i/>
          <w:iCs/>
          <w:sz w:val="19"/>
          <w:szCs w:val="19"/>
        </w:rPr>
        <w:t>contribution</w:t>
      </w:r>
      <w:r w:rsidR="00C06DAC" w:rsidRPr="003D1F31">
        <w:rPr>
          <w:rFonts w:ascii="Verdana" w:hAnsi="Verdana"/>
          <w:b/>
          <w:bCs/>
          <w:i/>
          <w:iCs/>
          <w:sz w:val="19"/>
          <w:szCs w:val="19"/>
        </w:rPr>
        <w:t xml:space="preserve"> of their specific SNSF funded project</w:t>
      </w:r>
      <w:r w:rsidRPr="003D1F31">
        <w:rPr>
          <w:rFonts w:ascii="Verdana" w:hAnsi="Verdana"/>
          <w:b/>
          <w:bCs/>
          <w:i/>
          <w:iCs/>
          <w:sz w:val="19"/>
          <w:szCs w:val="19"/>
        </w:rPr>
        <w:t xml:space="preserve"> to SI</w:t>
      </w:r>
      <w:r w:rsidRPr="003D1F31">
        <w:rPr>
          <w:rFonts w:ascii="Verdana" w:hAnsi="Verdana"/>
          <w:sz w:val="19"/>
          <w:szCs w:val="19"/>
        </w:rPr>
        <w:t xml:space="preserve"> (see bottom row of </w:t>
      </w:r>
      <w:r w:rsidR="00A20FE4" w:rsidRPr="003D1F31">
        <w:rPr>
          <w:rFonts w:ascii="Verdana" w:hAnsi="Verdana"/>
          <w:sz w:val="19"/>
          <w:szCs w:val="19"/>
        </w:rPr>
        <w:fldChar w:fldCharType="begin"/>
      </w:r>
      <w:r w:rsidR="00A20FE4" w:rsidRPr="003D1F31">
        <w:rPr>
          <w:rFonts w:ascii="Verdana" w:hAnsi="Verdana"/>
          <w:sz w:val="19"/>
          <w:szCs w:val="19"/>
        </w:rPr>
        <w:instrText xml:space="preserve"> REF _Ref103447406 \h </w:instrText>
      </w:r>
      <w:r w:rsidR="00C06DAC" w:rsidRPr="003D1F31">
        <w:rPr>
          <w:rFonts w:ascii="Verdana" w:hAnsi="Verdana"/>
          <w:sz w:val="19"/>
          <w:szCs w:val="19"/>
        </w:rPr>
        <w:instrText xml:space="preserve"> \* MERGEFORMAT </w:instrText>
      </w:r>
      <w:r w:rsidR="00A20FE4" w:rsidRPr="003D1F31">
        <w:rPr>
          <w:rFonts w:ascii="Verdana" w:hAnsi="Verdana"/>
          <w:sz w:val="19"/>
          <w:szCs w:val="19"/>
        </w:rPr>
      </w:r>
      <w:r w:rsidR="00A20FE4" w:rsidRPr="003D1F31">
        <w:rPr>
          <w:rFonts w:ascii="Verdana" w:hAnsi="Verdana"/>
          <w:sz w:val="19"/>
          <w:szCs w:val="19"/>
        </w:rPr>
        <w:fldChar w:fldCharType="separate"/>
      </w:r>
      <w:r w:rsidR="00522CD9" w:rsidRPr="003D1F31">
        <w:rPr>
          <w:rFonts w:ascii="Verdana" w:hAnsi="Verdana"/>
          <w:sz w:val="19"/>
          <w:szCs w:val="19"/>
        </w:rPr>
        <w:t>Figure 3</w:t>
      </w:r>
      <w:r w:rsidR="00A20FE4" w:rsidRPr="003D1F31">
        <w:rPr>
          <w:rFonts w:ascii="Verdana" w:hAnsi="Verdana"/>
          <w:sz w:val="19"/>
          <w:szCs w:val="19"/>
        </w:rPr>
        <w:fldChar w:fldCharType="end"/>
      </w:r>
      <w:r w:rsidRPr="003D1F31">
        <w:rPr>
          <w:rFonts w:ascii="Verdana" w:hAnsi="Verdana"/>
          <w:sz w:val="19"/>
          <w:szCs w:val="19"/>
        </w:rPr>
        <w:t>). Of those, 29 % stated that their project contributed little to nothing to SI</w:t>
      </w:r>
      <w:r w:rsidR="003D1F31">
        <w:rPr>
          <w:rFonts w:ascii="Verdana" w:hAnsi="Verdana"/>
          <w:sz w:val="19"/>
          <w:szCs w:val="19"/>
        </w:rPr>
        <w:t xml:space="preserve"> </w:t>
      </w:r>
      <w:r w:rsidR="003D1F31" w:rsidRPr="003D1F31">
        <w:rPr>
          <w:rFonts w:ascii="Verdana" w:hAnsi="Verdana"/>
          <w:sz w:val="19"/>
          <w:szCs w:val="19"/>
        </w:rPr>
        <w:t>(3 and below</w:t>
      </w:r>
      <w:r w:rsidR="003D1F31">
        <w:rPr>
          <w:rFonts w:ascii="Verdana" w:hAnsi="Verdana"/>
          <w:sz w:val="19"/>
          <w:szCs w:val="19"/>
        </w:rPr>
        <w:t xml:space="preserve"> on a 0-10 scale)</w:t>
      </w:r>
      <w:r w:rsidRPr="003D1F31">
        <w:rPr>
          <w:rFonts w:ascii="Verdana" w:hAnsi="Verdana"/>
          <w:sz w:val="19"/>
          <w:szCs w:val="19"/>
        </w:rPr>
        <w:t xml:space="preserve">, while 46 % stated that </w:t>
      </w:r>
      <w:r w:rsidR="00742CB8" w:rsidRPr="003D1F31">
        <w:rPr>
          <w:rFonts w:ascii="Verdana" w:hAnsi="Verdana"/>
          <w:sz w:val="19"/>
          <w:szCs w:val="19"/>
        </w:rPr>
        <w:t xml:space="preserve">their projects contribution to SI </w:t>
      </w:r>
      <w:r w:rsidR="003D1F31">
        <w:rPr>
          <w:rFonts w:ascii="Verdana" w:hAnsi="Verdana"/>
          <w:sz w:val="19"/>
          <w:szCs w:val="19"/>
        </w:rPr>
        <w:t xml:space="preserve">was high to very high (7 or higher on a 0-10 scale). </w:t>
      </w:r>
      <w:r w:rsidR="00C06DAC" w:rsidRPr="003D1F31">
        <w:rPr>
          <w:rFonts w:ascii="Verdana" w:hAnsi="Verdana"/>
          <w:sz w:val="19"/>
          <w:szCs w:val="19"/>
        </w:rPr>
        <w:t>Figure 4 shows this distribution in detail</w:t>
      </w:r>
      <w:r w:rsidR="00742CB8" w:rsidRPr="003D1F31">
        <w:rPr>
          <w:rFonts w:ascii="Verdana" w:hAnsi="Verdana"/>
          <w:sz w:val="19"/>
          <w:szCs w:val="19"/>
        </w:rPr>
        <w:t xml:space="preserve">. </w:t>
      </w:r>
    </w:p>
    <w:p w14:paraId="61BAE536" w14:textId="1CE08A78" w:rsidR="00C06DAC" w:rsidRDefault="00742CB8" w:rsidP="00C06DAC">
      <w:pPr>
        <w:jc w:val="both"/>
        <w:rPr>
          <w:rFonts w:ascii="Verdana" w:hAnsi="Verdana"/>
          <w:sz w:val="19"/>
          <w:szCs w:val="19"/>
        </w:rPr>
      </w:pPr>
      <w:r w:rsidRPr="003D1F31">
        <w:rPr>
          <w:rFonts w:ascii="Verdana" w:hAnsi="Verdana"/>
          <w:sz w:val="19"/>
          <w:szCs w:val="19"/>
        </w:rPr>
        <w:t xml:space="preserve">If we combine the </w:t>
      </w:r>
      <w:r w:rsidR="003B7875" w:rsidRPr="003D1F31">
        <w:rPr>
          <w:rFonts w:ascii="Verdana" w:hAnsi="Verdana"/>
          <w:sz w:val="19"/>
          <w:szCs w:val="19"/>
        </w:rPr>
        <w:t xml:space="preserve">number of PIs with a </w:t>
      </w:r>
      <w:r w:rsidRPr="003D1F31">
        <w:rPr>
          <w:rFonts w:ascii="Verdana" w:hAnsi="Verdana"/>
          <w:sz w:val="19"/>
          <w:szCs w:val="19"/>
        </w:rPr>
        <w:t xml:space="preserve">self-assessment of </w:t>
      </w:r>
      <w:r w:rsidR="003D1F31">
        <w:rPr>
          <w:rFonts w:ascii="Verdana" w:hAnsi="Verdana"/>
          <w:sz w:val="19"/>
          <w:szCs w:val="19"/>
        </w:rPr>
        <w:t>an average or higher</w:t>
      </w:r>
      <w:r w:rsidRPr="003D1F31">
        <w:rPr>
          <w:rFonts w:ascii="Verdana" w:hAnsi="Verdana"/>
          <w:sz w:val="19"/>
          <w:szCs w:val="19"/>
        </w:rPr>
        <w:t xml:space="preserve"> familiarity with the concept of SI (5 or higher on a scale from 0 to 10)</w:t>
      </w:r>
      <w:r w:rsidR="003B7875" w:rsidRPr="003D1F31">
        <w:rPr>
          <w:rFonts w:ascii="Verdana" w:hAnsi="Verdana"/>
          <w:sz w:val="19"/>
          <w:szCs w:val="19"/>
        </w:rPr>
        <w:t xml:space="preserve"> (n= 113)</w:t>
      </w:r>
      <w:r w:rsidRPr="003D1F31">
        <w:rPr>
          <w:rFonts w:ascii="Verdana" w:hAnsi="Verdana"/>
          <w:sz w:val="19"/>
          <w:szCs w:val="19"/>
        </w:rPr>
        <w:t xml:space="preserve"> with the </w:t>
      </w:r>
      <w:r w:rsidR="003D1F31">
        <w:rPr>
          <w:rFonts w:ascii="Verdana" w:hAnsi="Verdana"/>
          <w:sz w:val="19"/>
          <w:szCs w:val="19"/>
        </w:rPr>
        <w:t>number of PIs</w:t>
      </w:r>
      <w:r w:rsidR="003B7875" w:rsidRPr="003D1F31">
        <w:rPr>
          <w:rFonts w:ascii="Verdana" w:hAnsi="Verdana"/>
          <w:sz w:val="19"/>
          <w:szCs w:val="19"/>
        </w:rPr>
        <w:t xml:space="preserve"> who perceived that the contributions of their SNSF funded projects for SI were </w:t>
      </w:r>
      <w:r w:rsidRPr="003D1F31">
        <w:rPr>
          <w:rFonts w:ascii="Verdana" w:hAnsi="Verdana"/>
          <w:sz w:val="19"/>
          <w:szCs w:val="19"/>
        </w:rPr>
        <w:t xml:space="preserve">high or very high </w:t>
      </w:r>
      <w:r w:rsidR="003B7875" w:rsidRPr="003D1F31">
        <w:rPr>
          <w:rFonts w:ascii="Verdana" w:hAnsi="Verdana"/>
          <w:sz w:val="19"/>
          <w:szCs w:val="19"/>
        </w:rPr>
        <w:t>(n= 51),</w:t>
      </w:r>
      <w:r w:rsidRPr="003D1F31">
        <w:rPr>
          <w:rFonts w:ascii="Verdana" w:hAnsi="Verdana"/>
          <w:sz w:val="19"/>
          <w:szCs w:val="19"/>
        </w:rPr>
        <w:t xml:space="preserve"> than we can conclude that </w:t>
      </w:r>
      <w:r w:rsidR="00733367" w:rsidRPr="003D1F31">
        <w:rPr>
          <w:rFonts w:ascii="Verdana" w:hAnsi="Verdana"/>
          <w:sz w:val="19"/>
          <w:szCs w:val="19"/>
        </w:rPr>
        <w:t>14.1</w:t>
      </w:r>
      <w:r w:rsidRPr="003D1F31">
        <w:rPr>
          <w:rFonts w:ascii="Verdana" w:hAnsi="Verdana"/>
          <w:sz w:val="19"/>
          <w:szCs w:val="19"/>
        </w:rPr>
        <w:t xml:space="preserve">% of </w:t>
      </w:r>
      <w:r w:rsidR="003B7875" w:rsidRPr="003D1F31">
        <w:rPr>
          <w:rFonts w:ascii="Verdana" w:hAnsi="Verdana"/>
          <w:sz w:val="19"/>
          <w:szCs w:val="19"/>
        </w:rPr>
        <w:t>all scrutinised</w:t>
      </w:r>
      <w:r w:rsidRPr="003D1F31">
        <w:rPr>
          <w:rFonts w:ascii="Verdana" w:hAnsi="Verdana"/>
          <w:sz w:val="19"/>
          <w:szCs w:val="19"/>
        </w:rPr>
        <w:t xml:space="preserve"> SNSF funded projects</w:t>
      </w:r>
      <w:r w:rsidR="003B7875" w:rsidRPr="003D1F31">
        <w:rPr>
          <w:rFonts w:ascii="Verdana" w:hAnsi="Verdana"/>
          <w:sz w:val="19"/>
          <w:szCs w:val="19"/>
        </w:rPr>
        <w:t xml:space="preserve"> (n= 360)</w:t>
      </w:r>
      <w:r w:rsidRPr="003D1F31">
        <w:rPr>
          <w:rFonts w:ascii="Verdana" w:hAnsi="Verdana"/>
          <w:sz w:val="19"/>
          <w:szCs w:val="19"/>
        </w:rPr>
        <w:t xml:space="preserve"> have a clear attribution to </w:t>
      </w:r>
      <w:r w:rsidR="00207139">
        <w:rPr>
          <w:rFonts w:ascii="Verdana" w:hAnsi="Verdana"/>
          <w:sz w:val="19"/>
          <w:szCs w:val="19"/>
        </w:rPr>
        <w:t>SI</w:t>
      </w:r>
      <w:r w:rsidRPr="003D1F31">
        <w:rPr>
          <w:rFonts w:ascii="Verdana" w:hAnsi="Verdana"/>
          <w:sz w:val="19"/>
          <w:szCs w:val="19"/>
        </w:rPr>
        <w:t xml:space="preserve">. </w:t>
      </w:r>
      <w:r w:rsidR="00207139" w:rsidRPr="003D1F31">
        <w:rPr>
          <w:rFonts w:ascii="Verdana" w:hAnsi="Verdana"/>
          <w:sz w:val="19"/>
          <w:szCs w:val="19"/>
        </w:rPr>
        <w:t xml:space="preserve">In other words, 14.1% of all responding PIs from SNSF funded projects are characterised by a sufficient understanding of the concept of SI </w:t>
      </w:r>
      <w:r w:rsidR="00207139" w:rsidRPr="003D1F31">
        <w:rPr>
          <w:rFonts w:ascii="Verdana" w:hAnsi="Verdana"/>
          <w:sz w:val="19"/>
          <w:szCs w:val="19"/>
          <w:u w:val="single"/>
        </w:rPr>
        <w:t>and</w:t>
      </w:r>
      <w:r w:rsidR="00207139" w:rsidRPr="003D1F31">
        <w:rPr>
          <w:rFonts w:ascii="Verdana" w:hAnsi="Verdana"/>
          <w:sz w:val="19"/>
          <w:szCs w:val="19"/>
        </w:rPr>
        <w:t xml:space="preserve"> a high outcome-orientation towards SI. </w:t>
      </w:r>
      <w:r w:rsidRPr="003D1F31">
        <w:rPr>
          <w:rFonts w:ascii="Verdana" w:hAnsi="Verdana"/>
          <w:sz w:val="19"/>
          <w:szCs w:val="19"/>
        </w:rPr>
        <w:t xml:space="preserve">Although this share of PIs is </w:t>
      </w:r>
      <w:r w:rsidR="003B7875" w:rsidRPr="003D1F31">
        <w:rPr>
          <w:rFonts w:ascii="Verdana" w:hAnsi="Verdana"/>
          <w:sz w:val="19"/>
          <w:szCs w:val="19"/>
        </w:rPr>
        <w:t>overall not large</w:t>
      </w:r>
      <w:r w:rsidRPr="003D1F31">
        <w:rPr>
          <w:rFonts w:ascii="Verdana" w:hAnsi="Verdana"/>
          <w:sz w:val="19"/>
          <w:szCs w:val="19"/>
        </w:rPr>
        <w:t>, it is definitely not a negligible group!</w:t>
      </w:r>
      <w:commentRangeEnd w:id="19"/>
      <w:r w:rsidR="0024640E">
        <w:rPr>
          <w:rStyle w:val="CommentReference"/>
        </w:rPr>
        <w:commentReference w:id="19"/>
      </w:r>
      <w:commentRangeEnd w:id="20"/>
      <w:r w:rsidR="0092500A">
        <w:rPr>
          <w:rStyle w:val="CommentReference"/>
        </w:rPr>
        <w:commentReference w:id="20"/>
      </w:r>
    </w:p>
    <w:p w14:paraId="6D2CE1C7" w14:textId="77777777" w:rsidR="00151791" w:rsidRDefault="00151791" w:rsidP="00C06DAC">
      <w:pPr>
        <w:jc w:val="both"/>
        <w:rPr>
          <w:rFonts w:ascii="Verdana" w:hAnsi="Verdana"/>
          <w:sz w:val="19"/>
          <w:szCs w:val="19"/>
        </w:rPr>
      </w:pPr>
    </w:p>
    <w:p w14:paraId="5A2B78D7" w14:textId="49A6F891" w:rsidR="00C06DAC" w:rsidRPr="00151791" w:rsidRDefault="00151791" w:rsidP="00151791">
      <w:pPr>
        <w:pStyle w:val="Caption"/>
        <w:spacing w:after="120"/>
        <w:rPr>
          <w:rFonts w:ascii="Verdana" w:hAnsi="Verdana"/>
        </w:rPr>
      </w:pPr>
      <w:bookmarkStart w:id="21" w:name="_Toc100567209"/>
      <w:bookmarkStart w:id="22" w:name="_Toc106728169"/>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4</w:t>
      </w:r>
      <w:r w:rsidRPr="00151791">
        <w:rPr>
          <w:rFonts w:ascii="Verdana" w:hAnsi="Verdana"/>
        </w:rPr>
        <w:fldChar w:fldCharType="end"/>
      </w:r>
      <w:r w:rsidR="00C06DAC" w:rsidRPr="00151791">
        <w:rPr>
          <w:rFonts w:ascii="Verdana" w:hAnsi="Verdana"/>
        </w:rPr>
        <w:t>: Distribution of self-assessed SI-Contribution</w:t>
      </w:r>
      <w:bookmarkEnd w:id="21"/>
      <w:bookmarkEnd w:id="22"/>
    </w:p>
    <w:p w14:paraId="50C7B3C2" w14:textId="77777777" w:rsidR="00C06DAC" w:rsidRPr="003D1F31" w:rsidRDefault="00C06DAC" w:rsidP="00C06DAC">
      <w:pPr>
        <w:pStyle w:val="BodyText"/>
        <w:keepNext/>
        <w:rPr>
          <w:lang w:val="en-GB"/>
        </w:rPr>
      </w:pPr>
      <w:commentRangeStart w:id="23"/>
      <w:r w:rsidRPr="003D1F31">
        <w:rPr>
          <w:noProof/>
          <w:lang w:val="de-AT" w:eastAsia="de-AT"/>
        </w:rPr>
        <w:lastRenderedPageBreak/>
        <w:drawing>
          <wp:inline distT="0" distB="0" distL="0" distR="0" wp14:anchorId="1EA6D590" wp14:editId="015BA7E5">
            <wp:extent cx="5731510" cy="2865755"/>
            <wp:effectExtent l="0" t="0" r="0" b="0"/>
            <wp:docPr id="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17"/>
                    <pic:cNvPicPr>
                      <a:picLocks noChangeAspect="1" noChangeArrowheads="1"/>
                    </pic:cNvPicPr>
                  </pic:nvPicPr>
                  <pic:blipFill>
                    <a:blip r:embed="rId18"/>
                    <a:stretch>
                      <a:fillRect/>
                    </a:stretch>
                  </pic:blipFill>
                  <pic:spPr bwMode="auto">
                    <a:xfrm>
                      <a:off x="0" y="0"/>
                      <a:ext cx="5731510" cy="2865755"/>
                    </a:xfrm>
                    <a:prstGeom prst="rect">
                      <a:avLst/>
                    </a:prstGeom>
                  </pic:spPr>
                </pic:pic>
              </a:graphicData>
            </a:graphic>
          </wp:inline>
        </w:drawing>
      </w:r>
      <w:commentRangeEnd w:id="23"/>
      <w:r w:rsidR="00BE783A">
        <w:rPr>
          <w:rStyle w:val="CommentReference"/>
          <w:lang w:val="en-GB"/>
        </w:rPr>
        <w:commentReference w:id="23"/>
      </w:r>
    </w:p>
    <w:p w14:paraId="617CF264" w14:textId="77777777" w:rsidR="00BE783A" w:rsidRDefault="00BE783A" w:rsidP="001F06C1">
      <w:pPr>
        <w:keepNext/>
        <w:keepLines/>
        <w:jc w:val="both"/>
        <w:rPr>
          <w:rFonts w:ascii="Verdana" w:hAnsi="Verdana"/>
          <w:sz w:val="19"/>
          <w:szCs w:val="19"/>
        </w:rPr>
      </w:pPr>
    </w:p>
    <w:p w14:paraId="65AE09DF" w14:textId="5402EA06" w:rsidR="002426EF" w:rsidRPr="003D1F31" w:rsidRDefault="00BE783A" w:rsidP="001F06C1">
      <w:pPr>
        <w:keepNext/>
        <w:keepLines/>
        <w:jc w:val="both"/>
        <w:rPr>
          <w:rFonts w:ascii="Verdana" w:hAnsi="Verdana"/>
          <w:sz w:val="19"/>
          <w:szCs w:val="19"/>
        </w:rPr>
      </w:pPr>
      <w:r>
        <w:rPr>
          <w:rFonts w:ascii="Verdana" w:hAnsi="Verdana"/>
          <w:sz w:val="19"/>
          <w:szCs w:val="19"/>
        </w:rPr>
        <w:t>We further explored if</w:t>
      </w:r>
      <w:r w:rsidR="00D00E26" w:rsidRPr="003D1F31">
        <w:rPr>
          <w:rFonts w:ascii="Verdana" w:hAnsi="Verdana"/>
          <w:sz w:val="19"/>
          <w:szCs w:val="19"/>
        </w:rPr>
        <w:t xml:space="preserve"> there is a difference between scientific domains when it comes to the familiarity of researchers with the concept of SI. The distribution of </w:t>
      </w:r>
      <w:r w:rsidR="003B7875" w:rsidRPr="003D1F31">
        <w:rPr>
          <w:rFonts w:ascii="Verdana" w:hAnsi="Verdana"/>
          <w:sz w:val="19"/>
          <w:szCs w:val="19"/>
        </w:rPr>
        <w:t xml:space="preserve">survey </w:t>
      </w:r>
      <w:r w:rsidR="00D00E26" w:rsidRPr="003D1F31">
        <w:rPr>
          <w:rFonts w:ascii="Verdana" w:hAnsi="Verdana"/>
          <w:sz w:val="19"/>
          <w:szCs w:val="19"/>
        </w:rPr>
        <w:t xml:space="preserve">participants </w:t>
      </w:r>
      <w:r w:rsidR="003B7875" w:rsidRPr="003D1F31">
        <w:rPr>
          <w:rFonts w:ascii="Verdana" w:hAnsi="Verdana"/>
          <w:sz w:val="19"/>
          <w:szCs w:val="19"/>
        </w:rPr>
        <w:t xml:space="preserve">in our sample </w:t>
      </w:r>
      <w:r w:rsidR="00D00E26" w:rsidRPr="003D1F31">
        <w:rPr>
          <w:rFonts w:ascii="Verdana" w:hAnsi="Verdana"/>
          <w:sz w:val="19"/>
          <w:szCs w:val="19"/>
        </w:rPr>
        <w:t xml:space="preserve">across the three domains is balanced, each represents roughly one third of the overall number of </w:t>
      </w:r>
      <w:r w:rsidR="003B7875" w:rsidRPr="003D1F31">
        <w:rPr>
          <w:rFonts w:ascii="Verdana" w:hAnsi="Verdana"/>
          <w:sz w:val="19"/>
          <w:szCs w:val="19"/>
        </w:rPr>
        <w:t>SNSF funded PI</w:t>
      </w:r>
      <w:r w:rsidR="00D00E26" w:rsidRPr="003D1F31">
        <w:rPr>
          <w:rFonts w:ascii="Verdana" w:hAnsi="Verdana"/>
          <w:sz w:val="19"/>
          <w:szCs w:val="19"/>
        </w:rPr>
        <w:t xml:space="preserve">. As </w:t>
      </w:r>
      <w:r w:rsidR="003B7875" w:rsidRPr="003D1F31">
        <w:rPr>
          <w:rFonts w:ascii="Verdana" w:hAnsi="Verdana"/>
          <w:sz w:val="19"/>
          <w:szCs w:val="19"/>
        </w:rPr>
        <w:t>Figure 5</w:t>
      </w:r>
      <w:r w:rsidR="00D00E26" w:rsidRPr="003D1F31">
        <w:rPr>
          <w:rFonts w:ascii="Verdana" w:hAnsi="Verdana"/>
          <w:sz w:val="19"/>
          <w:szCs w:val="19"/>
        </w:rPr>
        <w:t xml:space="preserve"> shows, the </w:t>
      </w:r>
      <w:r w:rsidR="00D00E26" w:rsidRPr="003D1F31">
        <w:rPr>
          <w:rFonts w:ascii="Verdana" w:hAnsi="Verdana"/>
          <w:sz w:val="19"/>
          <w:szCs w:val="19"/>
          <w:u w:val="single"/>
        </w:rPr>
        <w:t>share of researchers from the Humanities and Social Sciences</w:t>
      </w:r>
      <w:r w:rsidR="00D00E26" w:rsidRPr="003D1F31">
        <w:rPr>
          <w:rFonts w:ascii="Verdana" w:hAnsi="Verdana"/>
          <w:sz w:val="19"/>
          <w:szCs w:val="19"/>
        </w:rPr>
        <w:t xml:space="preserve"> increases with each higher degree of </w:t>
      </w:r>
      <w:r w:rsidR="00D00E26" w:rsidRPr="003D1F31">
        <w:rPr>
          <w:rFonts w:ascii="Verdana" w:hAnsi="Verdana"/>
          <w:i/>
          <w:iCs/>
          <w:sz w:val="19"/>
          <w:szCs w:val="19"/>
        </w:rPr>
        <w:t>familiarity with SI</w:t>
      </w:r>
      <w:r w:rsidR="00D00E26" w:rsidRPr="003D1F31">
        <w:rPr>
          <w:rFonts w:ascii="Verdana" w:hAnsi="Verdana"/>
          <w:sz w:val="19"/>
          <w:szCs w:val="19"/>
        </w:rPr>
        <w:t xml:space="preserve"> while the share of the other two domains dwindles in comparison.</w:t>
      </w:r>
    </w:p>
    <w:p w14:paraId="7A705FDB" w14:textId="77777777" w:rsidR="0084548E" w:rsidRPr="003D1F31" w:rsidRDefault="0084548E" w:rsidP="0084548E">
      <w:pPr>
        <w:keepNext/>
        <w:keepLines/>
        <w:jc w:val="both"/>
        <w:rPr>
          <w:rFonts w:ascii="Verdana" w:hAnsi="Verdana"/>
          <w:sz w:val="19"/>
          <w:szCs w:val="19"/>
        </w:rPr>
      </w:pPr>
    </w:p>
    <w:p w14:paraId="60BD934A" w14:textId="39E86113" w:rsidR="002426EF" w:rsidRPr="00151791" w:rsidRDefault="00151791" w:rsidP="00151791">
      <w:pPr>
        <w:pStyle w:val="Caption"/>
        <w:rPr>
          <w:rFonts w:ascii="Verdana" w:hAnsi="Verdana"/>
        </w:rPr>
      </w:pPr>
      <w:bookmarkStart w:id="24" w:name="_Toc100567208"/>
      <w:bookmarkStart w:id="25" w:name="_Toc106728170"/>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5</w:t>
      </w:r>
      <w:r w:rsidRPr="00151791">
        <w:rPr>
          <w:rFonts w:ascii="Verdana" w:hAnsi="Verdana"/>
        </w:rPr>
        <w:fldChar w:fldCharType="end"/>
      </w:r>
      <w:r w:rsidRPr="00151791">
        <w:rPr>
          <w:rFonts w:ascii="Verdana" w:hAnsi="Verdana"/>
        </w:rPr>
        <w:t>:</w:t>
      </w:r>
      <w:r w:rsidR="00D00E26" w:rsidRPr="00151791">
        <w:rPr>
          <w:rFonts w:ascii="Verdana" w:hAnsi="Verdana"/>
        </w:rPr>
        <w:t xml:space="preserve"> Distribution of the familiarity with SI</w:t>
      </w:r>
      <w:bookmarkEnd w:id="24"/>
      <w:bookmarkEnd w:id="25"/>
    </w:p>
    <w:p w14:paraId="63C87192" w14:textId="77777777" w:rsidR="002426EF" w:rsidRPr="003D1F31" w:rsidRDefault="00D00E26">
      <w:pPr>
        <w:pStyle w:val="Caption"/>
        <w:keepNext/>
      </w:pPr>
      <w:r w:rsidRPr="003D1F31">
        <w:rPr>
          <w:noProof/>
          <w:lang w:val="de-AT" w:eastAsia="de-AT"/>
        </w:rPr>
        <w:drawing>
          <wp:inline distT="0" distB="0" distL="0" distR="0" wp14:anchorId="2D23F86D" wp14:editId="57FE3E4C">
            <wp:extent cx="5731510" cy="2865755"/>
            <wp:effectExtent l="0" t="0" r="0" b="0"/>
            <wp:docPr id="5"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14"/>
                    <pic:cNvPicPr>
                      <a:picLocks noChangeAspect="1" noChangeArrowheads="1"/>
                    </pic:cNvPicPr>
                  </pic:nvPicPr>
                  <pic:blipFill>
                    <a:blip r:embed="rId19"/>
                    <a:stretch>
                      <a:fillRect/>
                    </a:stretch>
                  </pic:blipFill>
                  <pic:spPr bwMode="auto">
                    <a:xfrm>
                      <a:off x="0" y="0"/>
                      <a:ext cx="5731510" cy="2865755"/>
                    </a:xfrm>
                    <a:prstGeom prst="rect">
                      <a:avLst/>
                    </a:prstGeom>
                  </pic:spPr>
                </pic:pic>
              </a:graphicData>
            </a:graphic>
          </wp:inline>
        </w:drawing>
      </w:r>
    </w:p>
    <w:p w14:paraId="1BB9D944" w14:textId="08964C2D" w:rsidR="002426EF" w:rsidRPr="003D1F31" w:rsidRDefault="002426EF">
      <w:pPr>
        <w:jc w:val="both"/>
      </w:pPr>
    </w:p>
    <w:p w14:paraId="43E05E2D" w14:textId="207D743B" w:rsidR="00A976C1" w:rsidRPr="003D1F31" w:rsidRDefault="00A976C1" w:rsidP="00A976C1">
      <w:pPr>
        <w:jc w:val="both"/>
        <w:rPr>
          <w:rFonts w:ascii="Verdana" w:hAnsi="Verdana"/>
          <w:sz w:val="19"/>
          <w:szCs w:val="19"/>
        </w:rPr>
      </w:pPr>
      <w:r w:rsidRPr="003D1F31">
        <w:rPr>
          <w:rFonts w:ascii="Verdana" w:hAnsi="Verdana"/>
          <w:sz w:val="19"/>
          <w:szCs w:val="19"/>
        </w:rPr>
        <w:lastRenderedPageBreak/>
        <w:t>Following the literature on SI characteristics in varying research domains</w:t>
      </w:r>
      <w:r w:rsidR="00BE783A">
        <w:rPr>
          <w:rFonts w:ascii="Verdana" w:hAnsi="Verdana"/>
          <w:sz w:val="19"/>
          <w:szCs w:val="19"/>
        </w:rPr>
        <w:t xml:space="preserve"> (Schuch 2019; Paunov et al. 2017)</w:t>
      </w:r>
      <w:r w:rsidRPr="003D1F31">
        <w:rPr>
          <w:rStyle w:val="FootnoteReference"/>
          <w:rFonts w:ascii="Verdana" w:hAnsi="Verdana"/>
          <w:sz w:val="19"/>
          <w:szCs w:val="19"/>
        </w:rPr>
        <w:footnoteReference w:id="9"/>
      </w:r>
      <w:r w:rsidRPr="003D1F31">
        <w:rPr>
          <w:rFonts w:ascii="Verdana" w:hAnsi="Verdana"/>
          <w:sz w:val="19"/>
          <w:szCs w:val="19"/>
        </w:rPr>
        <w:t>, we were assuming that</w:t>
      </w:r>
    </w:p>
    <w:p w14:paraId="1189C7A1" w14:textId="77777777" w:rsidR="00A976C1" w:rsidRPr="003D1F31" w:rsidRDefault="00A976C1" w:rsidP="00A976C1">
      <w:pPr>
        <w:pStyle w:val="BodyText"/>
        <w:numPr>
          <w:ilvl w:val="0"/>
          <w:numId w:val="66"/>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H</w:t>
      </w:r>
      <w:r w:rsidRPr="003D1F31">
        <w:rPr>
          <w:rFonts w:ascii="Verdana" w:hAnsi="Verdana"/>
          <w:sz w:val="19"/>
          <w:szCs w:val="19"/>
          <w:vertAlign w:val="subscript"/>
          <w:lang w:val="en-GB"/>
        </w:rPr>
        <w:t>2</w:t>
      </w:r>
      <w:r w:rsidRPr="003D1F31">
        <w:rPr>
          <w:rFonts w:ascii="Verdana" w:hAnsi="Verdana"/>
          <w:sz w:val="19"/>
          <w:szCs w:val="19"/>
          <w:lang w:val="en-GB"/>
        </w:rPr>
        <w:t xml:space="preserve">: </w:t>
      </w:r>
      <w:r w:rsidRPr="003D1F31">
        <w:rPr>
          <w:rFonts w:ascii="Verdana" w:hAnsi="Verdana"/>
          <w:i/>
          <w:iCs/>
          <w:sz w:val="19"/>
          <w:szCs w:val="19"/>
          <w:lang w:val="en-GB"/>
        </w:rPr>
        <w:t xml:space="preserve">the familiarity with SI </w:t>
      </w:r>
      <w:r w:rsidRPr="003D1F31">
        <w:rPr>
          <w:rFonts w:ascii="Verdana" w:hAnsi="Verdana"/>
          <w:sz w:val="19"/>
          <w:szCs w:val="19"/>
          <w:lang w:val="en-GB"/>
        </w:rPr>
        <w:t>depends on the</w:t>
      </w:r>
      <w:r w:rsidRPr="003D1F31">
        <w:rPr>
          <w:rFonts w:ascii="Verdana" w:hAnsi="Verdana"/>
          <w:i/>
          <w:iCs/>
          <w:sz w:val="19"/>
          <w:szCs w:val="19"/>
          <w:lang w:val="en-GB"/>
        </w:rPr>
        <w:t xml:space="preserve"> research domain</w:t>
      </w:r>
      <w:r w:rsidRPr="003D1F31">
        <w:rPr>
          <w:rFonts w:ascii="Verdana" w:hAnsi="Verdana"/>
          <w:sz w:val="19"/>
          <w:szCs w:val="19"/>
          <w:lang w:val="en-GB"/>
        </w:rPr>
        <w:t>.</w:t>
      </w:r>
    </w:p>
    <w:p w14:paraId="6DBC38D0" w14:textId="54C471C1" w:rsidR="00A976C1" w:rsidRPr="003D1F31" w:rsidRDefault="00A976C1" w:rsidP="00A976C1">
      <w:pPr>
        <w:pStyle w:val="BodyText"/>
        <w:jc w:val="both"/>
        <w:rPr>
          <w:rFonts w:ascii="Verdana" w:hAnsi="Verdana" w:cstheme="minorHAnsi"/>
          <w:sz w:val="19"/>
          <w:szCs w:val="19"/>
          <w:lang w:val="en-GB"/>
        </w:rPr>
      </w:pPr>
      <w:r w:rsidRPr="003D1F31">
        <w:rPr>
          <w:rFonts w:ascii="Verdana" w:hAnsi="Verdana" w:cstheme="minorHAnsi"/>
          <w:sz w:val="19"/>
          <w:szCs w:val="19"/>
          <w:lang w:val="en-GB"/>
        </w:rPr>
        <w:t xml:space="preserve">The analysis of the survey results yielded a statistically significant difference in SI-familiarity between the </w:t>
      </w:r>
      <w:r w:rsidR="00BE783A">
        <w:rPr>
          <w:rFonts w:ascii="Verdana" w:hAnsi="Verdana" w:cstheme="minorHAnsi"/>
          <w:sz w:val="19"/>
          <w:szCs w:val="19"/>
          <w:lang w:val="en-GB"/>
        </w:rPr>
        <w:t xml:space="preserve">scrutinised three major </w:t>
      </w:r>
      <w:r w:rsidRPr="003D1F31">
        <w:rPr>
          <w:rFonts w:ascii="Verdana" w:hAnsi="Verdana" w:cstheme="minorHAnsi"/>
          <w:sz w:val="19"/>
          <w:szCs w:val="19"/>
          <w:lang w:val="en-GB"/>
        </w:rPr>
        <w:t xml:space="preserve">scientific domains </w:t>
      </w:r>
      <w:r w:rsidR="00BE783A">
        <w:rPr>
          <w:rFonts w:ascii="Verdana" w:hAnsi="Verdana" w:cstheme="minorHAnsi"/>
          <w:sz w:val="19"/>
          <w:szCs w:val="19"/>
          <w:lang w:val="en-GB"/>
        </w:rPr>
        <w:t xml:space="preserve">applied by SNSF </w:t>
      </w:r>
      <w:r w:rsidRPr="003D1F31">
        <w:rPr>
          <w:rFonts w:ascii="Verdana" w:hAnsi="Verdana" w:cstheme="minorHAnsi"/>
          <w:sz w:val="19"/>
          <w:szCs w:val="19"/>
          <w:lang w:val="en-GB"/>
        </w:rPr>
        <w:t>(Kruskal-Wallis</w:t>
      </w:r>
      <w:r w:rsidRPr="003D1F31">
        <w:rPr>
          <w:rStyle w:val="FootnoteReference"/>
          <w:rFonts w:ascii="Verdana" w:hAnsi="Verdana" w:cstheme="minorHAnsi"/>
          <w:sz w:val="19"/>
          <w:szCs w:val="19"/>
          <w:lang w:val="en-GB"/>
        </w:rPr>
        <w:footnoteReference w:id="10"/>
      </w:r>
      <w:r w:rsidRPr="003D1F31">
        <w:rPr>
          <w:rFonts w:ascii="Verdana" w:hAnsi="Verdana" w:cstheme="minorHAnsi"/>
          <w:sz w:val="19"/>
          <w:szCs w:val="19"/>
          <w:lang w:val="en-GB"/>
        </w:rPr>
        <w:t xml:space="preserve"> [K-W] rank-sum test; </w:t>
      </w:r>
      <w:r w:rsidRPr="003D1F31">
        <w:rPr>
          <w:rFonts w:ascii="Cambria Math" w:hAnsi="Cambria Math" w:cs="Cambria Math"/>
          <w:color w:val="000000"/>
          <w:sz w:val="19"/>
          <w:szCs w:val="19"/>
          <w:lang w:val="en-GB"/>
        </w:rPr>
        <w:t>𝛘</w:t>
      </w:r>
      <w:r w:rsidRPr="003D1F31">
        <w:rPr>
          <w:rFonts w:ascii="Verdana" w:hAnsi="Verdana" w:cstheme="minorHAnsi"/>
          <w:color w:val="000000"/>
          <w:sz w:val="19"/>
          <w:szCs w:val="19"/>
          <w:vertAlign w:val="superscript"/>
          <w:lang w:val="en-GB"/>
        </w:rPr>
        <w:t>2</w:t>
      </w:r>
      <w:r w:rsidRPr="003D1F31">
        <w:rPr>
          <w:rFonts w:ascii="Verdana" w:hAnsi="Verdana" w:cstheme="minorHAnsi"/>
          <w:sz w:val="19"/>
          <w:szCs w:val="19"/>
          <w:lang w:val="en-GB"/>
        </w:rPr>
        <w:t xml:space="preserve"> = 45.7, df = 2, p-value &lt; 0.05).</w:t>
      </w:r>
    </w:p>
    <w:p w14:paraId="68DC6EC8" w14:textId="5D25E044" w:rsidR="00A976C1" w:rsidRDefault="00A976C1" w:rsidP="00A976C1">
      <w:pPr>
        <w:pStyle w:val="BodyText"/>
        <w:jc w:val="both"/>
        <w:rPr>
          <w:rFonts w:ascii="Verdana" w:hAnsi="Verdana"/>
          <w:sz w:val="19"/>
          <w:szCs w:val="19"/>
          <w:lang w:val="en-GB"/>
        </w:rPr>
      </w:pPr>
      <w:r w:rsidRPr="003D1F31">
        <w:rPr>
          <w:rFonts w:ascii="Verdana" w:hAnsi="Verdana"/>
          <w:sz w:val="19"/>
          <w:szCs w:val="19"/>
          <w:lang w:val="en-GB"/>
        </w:rPr>
        <w:t xml:space="preserve">Figure 6 suggests that </w:t>
      </w:r>
      <w:r w:rsidRPr="003D1F31">
        <w:rPr>
          <w:rFonts w:ascii="Verdana" w:hAnsi="Verdana"/>
          <w:i/>
          <w:iCs/>
          <w:sz w:val="19"/>
          <w:szCs w:val="19"/>
          <w:lang w:val="en-GB"/>
        </w:rPr>
        <w:t xml:space="preserve">Humanities and Social Sciences (SSH) </w:t>
      </w:r>
      <w:r w:rsidRPr="003D1F31">
        <w:rPr>
          <w:rFonts w:ascii="Verdana" w:hAnsi="Verdana"/>
          <w:sz w:val="19"/>
          <w:szCs w:val="19"/>
          <w:lang w:val="en-GB"/>
        </w:rPr>
        <w:t xml:space="preserve">show a generally higher </w:t>
      </w:r>
      <w:r w:rsidRPr="003D1F31">
        <w:rPr>
          <w:rFonts w:ascii="Verdana" w:hAnsi="Verdana"/>
          <w:i/>
          <w:iCs/>
          <w:sz w:val="19"/>
          <w:szCs w:val="19"/>
          <w:lang w:val="en-GB"/>
        </w:rPr>
        <w:t>familiarity with SI</w:t>
      </w:r>
      <w:r w:rsidRPr="003D1F31">
        <w:rPr>
          <w:rFonts w:ascii="Verdana" w:hAnsi="Verdana"/>
          <w:sz w:val="19"/>
          <w:szCs w:val="19"/>
          <w:lang w:val="en-GB"/>
        </w:rPr>
        <w:t>. A post-hoc test (see Table 4) confirmed a statistically significant difference compared to the other two domains (Pairwise comparisons using Wilcoxon [P-W] rank-sum test</w:t>
      </w:r>
      <w:r w:rsidRPr="003D1F31">
        <w:rPr>
          <w:rStyle w:val="FootnoteReference"/>
          <w:rFonts w:ascii="Verdana" w:hAnsi="Verdana"/>
          <w:sz w:val="19"/>
          <w:szCs w:val="19"/>
          <w:lang w:val="en-GB"/>
        </w:rPr>
        <w:footnoteReference w:id="11"/>
      </w:r>
      <w:r w:rsidRPr="003D1F31">
        <w:rPr>
          <w:rFonts w:ascii="Verdana" w:hAnsi="Verdana"/>
          <w:sz w:val="19"/>
          <w:szCs w:val="19"/>
          <w:lang w:val="en-GB"/>
        </w:rPr>
        <w:t xml:space="preserve"> with Bonferroni correction, p</w:t>
      </w:r>
      <w:r w:rsidR="00BE783A">
        <w:rPr>
          <w:rFonts w:ascii="Verdana" w:hAnsi="Verdana"/>
          <w:sz w:val="19"/>
          <w:szCs w:val="19"/>
          <w:lang w:val="en-GB"/>
        </w:rPr>
        <w:t>-value &lt; 0.05 for each pairing). On the other hand,</w:t>
      </w:r>
      <w:r w:rsidRPr="003D1F31">
        <w:rPr>
          <w:rFonts w:ascii="Verdana" w:hAnsi="Verdana"/>
          <w:sz w:val="19"/>
          <w:szCs w:val="19"/>
          <w:lang w:val="en-GB"/>
        </w:rPr>
        <w:t xml:space="preserve"> the domains Mathematics, Natural -, &amp; Engineering Sciences and Biology &amp; Medicine do not differ from each other significantly with regards to the SI-Familiarity ([P-W] p-value &gt; 0.05).</w:t>
      </w:r>
    </w:p>
    <w:p w14:paraId="1119666D" w14:textId="77777777" w:rsidR="00151791" w:rsidRPr="003D1F31" w:rsidRDefault="00151791" w:rsidP="00A976C1">
      <w:pPr>
        <w:pStyle w:val="BodyText"/>
        <w:jc w:val="both"/>
        <w:rPr>
          <w:rFonts w:ascii="Verdana" w:hAnsi="Verdana"/>
          <w:sz w:val="19"/>
          <w:szCs w:val="19"/>
          <w:lang w:val="en-GB"/>
        </w:rPr>
      </w:pPr>
    </w:p>
    <w:p w14:paraId="6B92EC29" w14:textId="0F8AA807" w:rsidR="00A976C1" w:rsidRPr="00151791" w:rsidRDefault="00151791" w:rsidP="00151791">
      <w:pPr>
        <w:pStyle w:val="Caption"/>
        <w:rPr>
          <w:rFonts w:ascii="Verdana" w:hAnsi="Verdana"/>
        </w:rPr>
      </w:pPr>
      <w:bookmarkStart w:id="26" w:name="_Toc100567229"/>
      <w:bookmarkStart w:id="27" w:name="_Toc106728171"/>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6</w:t>
      </w:r>
      <w:r w:rsidRPr="00151791">
        <w:rPr>
          <w:rFonts w:ascii="Verdana" w:hAnsi="Verdana"/>
        </w:rPr>
        <w:fldChar w:fldCharType="end"/>
      </w:r>
      <w:r w:rsidR="00A976C1" w:rsidRPr="00151791">
        <w:rPr>
          <w:rFonts w:ascii="Verdana" w:hAnsi="Verdana"/>
        </w:rPr>
        <w:t>: Distribution of the familiarity with SI between different scientific domains</w:t>
      </w:r>
      <w:bookmarkEnd w:id="26"/>
      <w:bookmarkEnd w:id="27"/>
    </w:p>
    <w:p w14:paraId="7E7AC43F" w14:textId="77777777" w:rsidR="00A976C1" w:rsidRPr="003D1F31" w:rsidRDefault="00A976C1" w:rsidP="00A976C1">
      <w:pPr>
        <w:pStyle w:val="BodyText"/>
        <w:keepNext/>
        <w:rPr>
          <w:lang w:val="en-GB"/>
        </w:rPr>
      </w:pPr>
      <w:r w:rsidRPr="003D1F31">
        <w:rPr>
          <w:noProof/>
          <w:lang w:val="de-AT" w:eastAsia="de-AT"/>
        </w:rPr>
        <w:drawing>
          <wp:inline distT="0" distB="0" distL="0" distR="0" wp14:anchorId="55483A41" wp14:editId="4EEFAA20">
            <wp:extent cx="5731510" cy="1719580"/>
            <wp:effectExtent l="0" t="0" r="0" b="0"/>
            <wp:docPr id="34"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1719580"/>
                    </a:xfrm>
                    <a:prstGeom prst="rect">
                      <a:avLst/>
                    </a:prstGeom>
                  </pic:spPr>
                </pic:pic>
              </a:graphicData>
            </a:graphic>
          </wp:inline>
        </w:drawing>
      </w:r>
    </w:p>
    <w:p w14:paraId="46C79FB2" w14:textId="77777777" w:rsidR="00A976C1" w:rsidRPr="003D1F31" w:rsidRDefault="00A976C1" w:rsidP="00A976C1">
      <w:pPr>
        <w:jc w:val="both"/>
      </w:pPr>
    </w:p>
    <w:p w14:paraId="73463E69" w14:textId="3EE0C4FB" w:rsidR="00A976C1" w:rsidRPr="003D1F31" w:rsidRDefault="00A976C1" w:rsidP="00A976C1">
      <w:pPr>
        <w:pStyle w:val="Caption"/>
        <w:keepNext/>
        <w:rPr>
          <w:rFonts w:ascii="Verdana" w:hAnsi="Verdana"/>
        </w:rPr>
      </w:pPr>
      <w:bookmarkStart w:id="28" w:name="_Ref100034180"/>
      <w:bookmarkStart w:id="29" w:name="_Toc100567260"/>
      <w:bookmarkStart w:id="30" w:name="_Toc106728149"/>
      <w:r w:rsidRPr="003D1F31">
        <w:rPr>
          <w:rFonts w:ascii="Verdana" w:hAnsi="Verdana"/>
        </w:rPr>
        <w:t xml:space="preserve">Table </w:t>
      </w:r>
      <w:r w:rsidRPr="003D1F31">
        <w:rPr>
          <w:rFonts w:ascii="Verdana" w:hAnsi="Verdana"/>
        </w:rPr>
        <w:fldChar w:fldCharType="begin"/>
      </w:r>
      <w:r w:rsidRPr="003D1F31">
        <w:rPr>
          <w:rFonts w:ascii="Verdana" w:hAnsi="Verdana"/>
        </w:rPr>
        <w:instrText xml:space="preserve"> SEQ Table \* ARABIC </w:instrText>
      </w:r>
      <w:r w:rsidRPr="003D1F31">
        <w:rPr>
          <w:rFonts w:ascii="Verdana" w:hAnsi="Verdana"/>
        </w:rPr>
        <w:fldChar w:fldCharType="separate"/>
      </w:r>
      <w:r w:rsidR="004A129B">
        <w:rPr>
          <w:rFonts w:ascii="Verdana" w:hAnsi="Verdana"/>
          <w:noProof/>
        </w:rPr>
        <w:t>4</w:t>
      </w:r>
      <w:r w:rsidRPr="003D1F31">
        <w:rPr>
          <w:rFonts w:ascii="Verdana" w:hAnsi="Verdana"/>
        </w:rPr>
        <w:fldChar w:fldCharType="end"/>
      </w:r>
      <w:bookmarkEnd w:id="28"/>
      <w:r w:rsidRPr="003D1F31">
        <w:rPr>
          <w:rFonts w:ascii="Verdana" w:hAnsi="Verdana"/>
        </w:rPr>
        <w:t>: Kruskal-Wallis and Pairwise Wilcoxon rank sum test results on SI-Familiarity by research domains</w:t>
      </w:r>
      <w:bookmarkEnd w:id="29"/>
      <w:bookmarkEnd w:id="30"/>
    </w:p>
    <w:tbl>
      <w:tblPr>
        <w:tblStyle w:val="TableGrid"/>
        <w:tblW w:w="0" w:type="auto"/>
        <w:tblLook w:val="04A0" w:firstRow="1" w:lastRow="0" w:firstColumn="1" w:lastColumn="0" w:noHBand="0" w:noVBand="1"/>
      </w:tblPr>
      <w:tblGrid>
        <w:gridCol w:w="9062"/>
      </w:tblGrid>
      <w:tr w:rsidR="00A976C1" w:rsidRPr="003D1F31" w14:paraId="0422FE99" w14:textId="77777777" w:rsidTr="003D4ADE">
        <w:tc>
          <w:tcPr>
            <w:tcW w:w="9242" w:type="dxa"/>
          </w:tcPr>
          <w:p w14:paraId="68D53EAC"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Kruskal-Wallis rank sum test:</w:t>
            </w:r>
          </w:p>
          <w:p w14:paraId="57D2487D"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p>
          <w:p w14:paraId="3933D4DA"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data:  familiarWithSI.response. by domain</w:t>
            </w:r>
          </w:p>
          <w:p w14:paraId="14798930"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Kruskal-Wallis chi-squared = 45.694, df = 2, p-value = 1.196e-10</w:t>
            </w:r>
          </w:p>
          <w:p w14:paraId="1590AFB0"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p>
          <w:p w14:paraId="6AB09DB8"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Pairwise comparisons using Wilcoxon rank sum test with continuity correction: </w:t>
            </w:r>
          </w:p>
          <w:p w14:paraId="149F912F"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 </w:t>
            </w:r>
          </w:p>
          <w:p w14:paraId="48917CC9"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Biology and Medicine</w:t>
            </w:r>
          </w:p>
          <w:p w14:paraId="106CF427"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Humanities and Social Sciences                 2.0e-09             </w:t>
            </w:r>
          </w:p>
          <w:p w14:paraId="3EDF3A6F"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Mathematics, Natural- and Engineering Sciences 1                   </w:t>
            </w:r>
          </w:p>
          <w:p w14:paraId="14D18BFE"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Humanities and Social Sciences</w:t>
            </w:r>
          </w:p>
          <w:p w14:paraId="45F456AE"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Humanities and Social Sciences                 -                             </w:t>
            </w:r>
          </w:p>
          <w:p w14:paraId="49AE2F05"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Mathematics, Natural- and Engineering Sciences 2.8e-07</w:t>
            </w:r>
          </w:p>
          <w:p w14:paraId="3A4EBC8A"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P value adjustment method: bonferroni</w:t>
            </w:r>
          </w:p>
          <w:p w14:paraId="79A3DF48"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p>
          <w:p w14:paraId="1EB9D59A"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b/>
                <w:bCs/>
                <w:color w:val="333333"/>
                <w:sz w:val="16"/>
                <w:szCs w:val="16"/>
              </w:rPr>
              <w:t>RESULT</w:t>
            </w:r>
          </w:p>
          <w:p w14:paraId="083C15F5" w14:textId="42D49863" w:rsidR="00A976C1" w:rsidRPr="003D1F31" w:rsidRDefault="00A976C1" w:rsidP="00A976C1">
            <w:pPr>
              <w:pStyle w:val="HTMLPreformatted"/>
              <w:numPr>
                <w:ilvl w:val="0"/>
                <w:numId w:val="67"/>
              </w:numPr>
              <w:shd w:val="clear" w:color="auto" w:fill="FFFFFF"/>
              <w:wordWrap w:val="0"/>
              <w:spacing w:after="150"/>
              <w:rPr>
                <w:rFonts w:ascii="Verdana" w:eastAsiaTheme="majorEastAsia" w:hAnsi="Verdana"/>
                <w:color w:val="333333"/>
                <w:sz w:val="16"/>
                <w:szCs w:val="16"/>
              </w:rPr>
            </w:pPr>
            <w:r w:rsidRPr="003D1F31">
              <w:rPr>
                <w:rStyle w:val="HTMLCode"/>
                <w:rFonts w:ascii="Verdana" w:eastAsiaTheme="majorEastAsia" w:hAnsi="Verdana"/>
                <w:color w:val="333333"/>
                <w:sz w:val="16"/>
                <w:szCs w:val="16"/>
              </w:rPr>
              <w:t>H</w:t>
            </w:r>
            <w:r w:rsidRPr="003D1F31">
              <w:rPr>
                <w:rStyle w:val="HTMLCode"/>
                <w:rFonts w:ascii="Verdana" w:eastAsiaTheme="majorEastAsia" w:hAnsi="Verdana"/>
                <w:color w:val="333333"/>
                <w:sz w:val="16"/>
                <w:szCs w:val="16"/>
                <w:vertAlign w:val="subscript"/>
              </w:rPr>
              <w:t>2</w:t>
            </w:r>
            <w:r w:rsidRPr="003D1F31">
              <w:rPr>
                <w:rStyle w:val="HTMLCode"/>
                <w:rFonts w:ascii="Verdana" w:eastAsiaTheme="majorEastAsia" w:hAnsi="Verdana"/>
                <w:color w:val="333333"/>
                <w:sz w:val="16"/>
                <w:szCs w:val="16"/>
              </w:rPr>
              <w:t xml:space="preserve">: </w:t>
            </w:r>
            <w:r w:rsidRPr="003D1F31">
              <w:rPr>
                <w:rFonts w:ascii="Verdana" w:eastAsiaTheme="majorEastAsia" w:hAnsi="Verdana"/>
                <w:color w:val="333333"/>
                <w:sz w:val="16"/>
                <w:szCs w:val="16"/>
              </w:rPr>
              <w:t xml:space="preserve">K-W test with a p-value way below </w:t>
            </w:r>
            <w:r w:rsidRPr="003D1F31">
              <w:rPr>
                <w:rFonts w:ascii="Verdana" w:hAnsi="Verdana"/>
                <w:color w:val="202124"/>
                <w:sz w:val="16"/>
                <w:szCs w:val="16"/>
                <w:shd w:val="clear" w:color="auto" w:fill="FFFFFF"/>
              </w:rPr>
              <w:t xml:space="preserve">α shows we </w:t>
            </w:r>
            <w:r w:rsidRPr="003D1F31">
              <w:rPr>
                <w:rFonts w:ascii="Verdana" w:hAnsi="Verdana"/>
                <w:color w:val="202124"/>
                <w:sz w:val="16"/>
                <w:szCs w:val="16"/>
                <w:u w:val="single"/>
                <w:shd w:val="clear" w:color="auto" w:fill="FFFFFF"/>
              </w:rPr>
              <w:t>can reject</w:t>
            </w:r>
            <w:r w:rsidRPr="003D1F31">
              <w:rPr>
                <w:rFonts w:ascii="Verdana" w:hAnsi="Verdana"/>
                <w:color w:val="202124"/>
                <w:sz w:val="16"/>
                <w:szCs w:val="16"/>
                <w:shd w:val="clear" w:color="auto" w:fill="FFFFFF"/>
              </w:rPr>
              <w:t xml:space="preserve"> the null hypothesis. This means, that there is a statistically significant association between the familiarity with SI and research domains. </w:t>
            </w:r>
            <w:r w:rsidRPr="003D1F31">
              <w:rPr>
                <w:rFonts w:ascii="Verdana" w:hAnsi="Verdana"/>
                <w:color w:val="202124"/>
                <w:sz w:val="16"/>
                <w:szCs w:val="16"/>
                <w:shd w:val="clear" w:color="auto" w:fill="FFFFFF"/>
              </w:rPr>
              <w:lastRenderedPageBreak/>
              <w:t>However, the only significant difference is yielded for SSH, compared to the other two domains (P-W).</w:t>
            </w:r>
          </w:p>
        </w:tc>
      </w:tr>
    </w:tbl>
    <w:p w14:paraId="74BC0F10" w14:textId="77777777" w:rsidR="00BE783A" w:rsidRDefault="00BE783A" w:rsidP="00A976C1">
      <w:pPr>
        <w:rPr>
          <w:rFonts w:ascii="Verdana" w:hAnsi="Verdana"/>
          <w:sz w:val="19"/>
          <w:szCs w:val="19"/>
        </w:rPr>
      </w:pPr>
    </w:p>
    <w:p w14:paraId="4D8DD599" w14:textId="314D1219" w:rsidR="00A976C1" w:rsidRPr="003D1F31" w:rsidRDefault="00A976C1" w:rsidP="00BE783A">
      <w:pPr>
        <w:jc w:val="both"/>
        <w:rPr>
          <w:rFonts w:ascii="Verdana" w:hAnsi="Verdana"/>
          <w:sz w:val="19"/>
          <w:szCs w:val="19"/>
        </w:rPr>
      </w:pPr>
      <w:r w:rsidRPr="003D1F31">
        <w:rPr>
          <w:rFonts w:ascii="Verdana" w:hAnsi="Verdana"/>
          <w:sz w:val="19"/>
          <w:szCs w:val="19"/>
        </w:rPr>
        <w:t>We can thus confirm that the concept of Social Innovation is significantly more known in the domain of SSH than in the other two SNSF domains. However, SI itself is not a category limited to SSH, but occurs throughout all three SNSF domains, predominately in SSH.</w:t>
      </w:r>
    </w:p>
    <w:p w14:paraId="6C808F03" w14:textId="77777777" w:rsidR="002426EF" w:rsidRPr="003D1F31" w:rsidRDefault="002426EF">
      <w:pPr>
        <w:pStyle w:val="RTDBody"/>
      </w:pPr>
    </w:p>
    <w:p w14:paraId="1AFB64F2" w14:textId="77777777" w:rsidR="002426EF" w:rsidRPr="003D1F31" w:rsidRDefault="00D00E26">
      <w:pPr>
        <w:pStyle w:val="RTDHeading04"/>
        <w:tabs>
          <w:tab w:val="left" w:pos="709"/>
        </w:tabs>
        <w:ind w:left="709" w:hanging="709"/>
        <w:outlineLvl w:val="1"/>
        <w:rPr>
          <w:sz w:val="22"/>
          <w:szCs w:val="22"/>
        </w:rPr>
      </w:pPr>
      <w:bookmarkStart w:id="31" w:name="_Toc106728067"/>
      <w:r w:rsidRPr="003D1F31">
        <w:rPr>
          <w:sz w:val="22"/>
          <w:szCs w:val="22"/>
        </w:rPr>
        <w:t>4.2</w:t>
      </w:r>
      <w:r w:rsidRPr="003D1F31">
        <w:rPr>
          <w:sz w:val="22"/>
          <w:szCs w:val="22"/>
        </w:rPr>
        <w:tab/>
        <w:t>Extent of transdisciplinarity in SNSF funded projects</w:t>
      </w:r>
      <w:bookmarkEnd w:id="31"/>
    </w:p>
    <w:p w14:paraId="4675ECE7" w14:textId="42F603A6" w:rsidR="00064C6A" w:rsidRPr="003D1F31" w:rsidRDefault="00AA0416" w:rsidP="0084548E">
      <w:pPr>
        <w:jc w:val="both"/>
        <w:rPr>
          <w:rFonts w:ascii="Verdana" w:hAnsi="Verdana"/>
          <w:sz w:val="19"/>
          <w:szCs w:val="19"/>
        </w:rPr>
      </w:pPr>
      <w:r>
        <w:rPr>
          <w:rFonts w:ascii="Verdana" w:hAnsi="Verdana"/>
          <w:iCs/>
          <w:sz w:val="19"/>
          <w:szCs w:val="19"/>
        </w:rPr>
        <w:t xml:space="preserve">We measured </w:t>
      </w:r>
      <w:r>
        <w:rPr>
          <w:rFonts w:ascii="Verdana" w:hAnsi="Verdana"/>
          <w:i/>
          <w:iCs/>
          <w:sz w:val="19"/>
          <w:szCs w:val="19"/>
        </w:rPr>
        <w:t>t</w:t>
      </w:r>
      <w:r w:rsidR="00D00E26" w:rsidRPr="003D1F31">
        <w:rPr>
          <w:rFonts w:ascii="Verdana" w:hAnsi="Verdana"/>
          <w:i/>
          <w:iCs/>
          <w:sz w:val="19"/>
          <w:szCs w:val="19"/>
        </w:rPr>
        <w:t>ransdisciplinary involvement</w:t>
      </w:r>
      <w:r w:rsidR="00D00E26" w:rsidRPr="003D1F31">
        <w:rPr>
          <w:rFonts w:ascii="Verdana" w:hAnsi="Verdana"/>
          <w:sz w:val="19"/>
          <w:szCs w:val="19"/>
        </w:rPr>
        <w:t xml:space="preserve"> </w:t>
      </w:r>
      <w:r>
        <w:rPr>
          <w:rFonts w:ascii="Verdana" w:hAnsi="Verdana"/>
          <w:sz w:val="19"/>
          <w:szCs w:val="19"/>
        </w:rPr>
        <w:t>by levels</w:t>
      </w:r>
      <w:r w:rsidR="00D00E26" w:rsidRPr="003D1F31">
        <w:rPr>
          <w:rFonts w:ascii="Verdana" w:hAnsi="Verdana"/>
          <w:sz w:val="19"/>
          <w:szCs w:val="19"/>
        </w:rPr>
        <w:t xml:space="preserve"> </w:t>
      </w:r>
      <w:r>
        <w:rPr>
          <w:rFonts w:ascii="Verdana" w:hAnsi="Verdana"/>
          <w:sz w:val="19"/>
          <w:szCs w:val="19"/>
        </w:rPr>
        <w:t>pf</w:t>
      </w:r>
      <w:r w:rsidR="00D00E26" w:rsidRPr="003D1F31">
        <w:rPr>
          <w:rFonts w:ascii="Verdana" w:hAnsi="Verdana"/>
          <w:sz w:val="19"/>
          <w:szCs w:val="19"/>
        </w:rPr>
        <w:t xml:space="preserve"> inclusion of different types of societal actors and groups in the research process. Although by far not as central as the </w:t>
      </w:r>
      <w:r w:rsidR="00D00E26" w:rsidRPr="003D1F31">
        <w:rPr>
          <w:rFonts w:ascii="Verdana" w:hAnsi="Verdana"/>
          <w:i/>
          <w:sz w:val="19"/>
          <w:szCs w:val="19"/>
        </w:rPr>
        <w:t>interdisciplinary</w:t>
      </w:r>
      <w:r w:rsidR="00D00E26" w:rsidRPr="003D1F31">
        <w:rPr>
          <w:rFonts w:ascii="Verdana" w:hAnsi="Verdana"/>
          <w:sz w:val="19"/>
          <w:szCs w:val="19"/>
        </w:rPr>
        <w:t xml:space="preserve"> cooperation</w:t>
      </w:r>
      <w:r w:rsidR="0084548E" w:rsidRPr="003D1F31">
        <w:rPr>
          <w:rFonts w:ascii="Verdana" w:hAnsi="Verdana"/>
          <w:sz w:val="19"/>
          <w:szCs w:val="19"/>
        </w:rPr>
        <w:t xml:space="preserve"> (i.e. the cooperation of different disciplines within a SNSF funded research project)</w:t>
      </w:r>
      <w:r w:rsidR="00D00E26" w:rsidRPr="003D1F31">
        <w:rPr>
          <w:rFonts w:ascii="Verdana" w:hAnsi="Verdana"/>
          <w:sz w:val="19"/>
          <w:szCs w:val="19"/>
        </w:rPr>
        <w:t xml:space="preserve">, different types of transdisciplinary engagement constitute a noteworthy part of </w:t>
      </w:r>
      <w:r w:rsidR="0084548E" w:rsidRPr="003D1F31">
        <w:rPr>
          <w:rFonts w:ascii="Verdana" w:hAnsi="Verdana"/>
          <w:sz w:val="19"/>
          <w:szCs w:val="19"/>
        </w:rPr>
        <w:t xml:space="preserve">SNSF funded </w:t>
      </w:r>
      <w:r w:rsidR="00D00E26" w:rsidRPr="003D1F31">
        <w:rPr>
          <w:rFonts w:ascii="Verdana" w:hAnsi="Verdana"/>
          <w:sz w:val="19"/>
          <w:szCs w:val="19"/>
        </w:rPr>
        <w:t xml:space="preserve">research projects. </w:t>
      </w:r>
    </w:p>
    <w:p w14:paraId="67F436C6" w14:textId="0C342666" w:rsidR="00064C6A" w:rsidRPr="003D1F31" w:rsidRDefault="00064C6A" w:rsidP="0084548E">
      <w:pPr>
        <w:jc w:val="both"/>
        <w:rPr>
          <w:rFonts w:ascii="Verdana" w:hAnsi="Verdana"/>
          <w:sz w:val="19"/>
          <w:szCs w:val="19"/>
        </w:rPr>
      </w:pPr>
      <w:r w:rsidRPr="003D1F31">
        <w:rPr>
          <w:rFonts w:ascii="Verdana" w:hAnsi="Verdana"/>
          <w:sz w:val="19"/>
          <w:szCs w:val="19"/>
        </w:rPr>
        <w:t>As shown in Figure 7 t</w:t>
      </w:r>
      <w:r w:rsidR="00D00E26" w:rsidRPr="003D1F31">
        <w:rPr>
          <w:rFonts w:ascii="Verdana" w:hAnsi="Verdana"/>
          <w:sz w:val="19"/>
          <w:szCs w:val="19"/>
        </w:rPr>
        <w:t xml:space="preserve">ransdisciplinary involvement </w:t>
      </w:r>
      <w:r w:rsidR="0084548E" w:rsidRPr="003D1F31">
        <w:rPr>
          <w:rFonts w:ascii="Verdana" w:hAnsi="Verdana"/>
          <w:sz w:val="19"/>
          <w:szCs w:val="19"/>
        </w:rPr>
        <w:t>of societal actors and groups</w:t>
      </w:r>
      <w:r w:rsidR="00D00E26" w:rsidRPr="003D1F31">
        <w:rPr>
          <w:rFonts w:ascii="Verdana" w:hAnsi="Verdana"/>
          <w:sz w:val="19"/>
          <w:szCs w:val="19"/>
        </w:rPr>
        <w:t xml:space="preserve"> such as </w:t>
      </w:r>
      <w:r w:rsidR="00D00E26" w:rsidRPr="003D1F31">
        <w:rPr>
          <w:rFonts w:ascii="Verdana" w:hAnsi="Verdana"/>
          <w:i/>
          <w:iCs/>
          <w:sz w:val="19"/>
          <w:szCs w:val="19"/>
        </w:rPr>
        <w:t>citizens</w:t>
      </w:r>
      <w:r w:rsidR="00AA0416">
        <w:rPr>
          <w:rFonts w:ascii="Verdana" w:hAnsi="Verdana"/>
          <w:sz w:val="19"/>
          <w:szCs w:val="19"/>
        </w:rPr>
        <w:t>;</w:t>
      </w:r>
      <w:r w:rsidR="00D00E26" w:rsidRPr="003D1F31">
        <w:rPr>
          <w:rFonts w:ascii="Verdana" w:hAnsi="Verdana"/>
          <w:sz w:val="19"/>
          <w:szCs w:val="19"/>
        </w:rPr>
        <w:t xml:space="preserve"> </w:t>
      </w:r>
      <w:r w:rsidR="00AA0416">
        <w:rPr>
          <w:rFonts w:ascii="Verdana" w:hAnsi="Verdana"/>
          <w:i/>
          <w:iCs/>
          <w:sz w:val="19"/>
          <w:szCs w:val="19"/>
        </w:rPr>
        <w:t xml:space="preserve">policy makers and representatives of </w:t>
      </w:r>
      <w:r w:rsidR="00D00E26" w:rsidRPr="003D1F31">
        <w:rPr>
          <w:rFonts w:ascii="Verdana" w:hAnsi="Verdana"/>
          <w:i/>
          <w:iCs/>
          <w:sz w:val="19"/>
          <w:szCs w:val="19"/>
        </w:rPr>
        <w:t>public administration</w:t>
      </w:r>
      <w:r w:rsidR="00AA0416">
        <w:rPr>
          <w:rFonts w:ascii="Verdana" w:hAnsi="Verdana"/>
          <w:i/>
          <w:iCs/>
          <w:sz w:val="19"/>
          <w:szCs w:val="19"/>
        </w:rPr>
        <w:t xml:space="preserve"> and governmental agencies</w:t>
      </w:r>
      <w:r w:rsidR="00AA0416">
        <w:rPr>
          <w:rFonts w:ascii="Verdana" w:hAnsi="Verdana"/>
          <w:sz w:val="19"/>
          <w:szCs w:val="19"/>
        </w:rPr>
        <w:t>;</w:t>
      </w:r>
      <w:r w:rsidR="00D00E26" w:rsidRPr="003D1F31">
        <w:rPr>
          <w:rFonts w:ascii="Verdana" w:hAnsi="Verdana"/>
          <w:sz w:val="19"/>
          <w:szCs w:val="19"/>
        </w:rPr>
        <w:t xml:space="preserve"> </w:t>
      </w:r>
      <w:r w:rsidR="00D00E26" w:rsidRPr="003D1F31">
        <w:rPr>
          <w:rFonts w:ascii="Verdana" w:hAnsi="Verdana"/>
          <w:i/>
          <w:iCs/>
          <w:sz w:val="19"/>
          <w:szCs w:val="19"/>
        </w:rPr>
        <w:t>institutions providing welfare or education</w:t>
      </w:r>
      <w:r w:rsidR="00AA0416">
        <w:rPr>
          <w:rFonts w:ascii="Verdana" w:hAnsi="Verdana"/>
          <w:sz w:val="19"/>
          <w:szCs w:val="19"/>
        </w:rPr>
        <w:t>;</w:t>
      </w:r>
      <w:r w:rsidR="00D00E26" w:rsidRPr="003D1F31">
        <w:rPr>
          <w:rFonts w:ascii="Verdana" w:hAnsi="Verdana"/>
          <w:sz w:val="19"/>
          <w:szCs w:val="19"/>
        </w:rPr>
        <w:t xml:space="preserve"> or </w:t>
      </w:r>
      <w:r w:rsidR="00D00E26" w:rsidRPr="003D1F31">
        <w:rPr>
          <w:rFonts w:ascii="Verdana" w:hAnsi="Verdana"/>
          <w:i/>
          <w:iCs/>
          <w:sz w:val="19"/>
          <w:szCs w:val="19"/>
        </w:rPr>
        <w:t>companies</w:t>
      </w:r>
      <w:r w:rsidR="00D00E26" w:rsidRPr="003D1F31">
        <w:rPr>
          <w:rFonts w:ascii="Verdana" w:hAnsi="Verdana"/>
          <w:sz w:val="19"/>
          <w:szCs w:val="19"/>
        </w:rPr>
        <w:t xml:space="preserve">, yield somewhat similar distributions among the </w:t>
      </w:r>
      <w:r w:rsidR="0084548E" w:rsidRPr="003D1F31">
        <w:rPr>
          <w:rFonts w:ascii="Verdana" w:hAnsi="Verdana"/>
          <w:sz w:val="19"/>
          <w:szCs w:val="19"/>
        </w:rPr>
        <w:t xml:space="preserve">surveyed </w:t>
      </w:r>
      <w:r w:rsidR="00D00E26" w:rsidRPr="003D1F31">
        <w:rPr>
          <w:rFonts w:ascii="Verdana" w:hAnsi="Verdana"/>
          <w:sz w:val="19"/>
          <w:szCs w:val="19"/>
        </w:rPr>
        <w:t xml:space="preserve">projects (22 % - 27 % of </w:t>
      </w:r>
      <w:r w:rsidR="00AA0416">
        <w:rPr>
          <w:rFonts w:ascii="Verdana" w:hAnsi="Verdana"/>
          <w:sz w:val="19"/>
          <w:szCs w:val="19"/>
        </w:rPr>
        <w:t xml:space="preserve">marginal to high </w:t>
      </w:r>
      <w:r w:rsidR="00D00E26" w:rsidRPr="003D1F31">
        <w:rPr>
          <w:rFonts w:ascii="Verdana" w:hAnsi="Verdana"/>
          <w:sz w:val="19"/>
          <w:szCs w:val="19"/>
        </w:rPr>
        <w:t xml:space="preserve">involvement). An exception to this rather equal distribution is media, which was quite often </w:t>
      </w:r>
      <w:r w:rsidR="00AA0416">
        <w:rPr>
          <w:rFonts w:ascii="Verdana" w:hAnsi="Verdana"/>
          <w:sz w:val="19"/>
          <w:szCs w:val="19"/>
        </w:rPr>
        <w:t>integrated</w:t>
      </w:r>
      <w:r w:rsidR="00D00E26" w:rsidRPr="003D1F31">
        <w:rPr>
          <w:rFonts w:ascii="Verdana" w:hAnsi="Verdana"/>
          <w:sz w:val="19"/>
          <w:szCs w:val="19"/>
        </w:rPr>
        <w:t xml:space="preserve"> in SNSF projects, but rarely centrally. Thus, we assume that media was mainly </w:t>
      </w:r>
      <w:r w:rsidR="00AA0416">
        <w:rPr>
          <w:rFonts w:ascii="Verdana" w:hAnsi="Verdana"/>
          <w:sz w:val="19"/>
          <w:szCs w:val="19"/>
        </w:rPr>
        <w:t>engaged</w:t>
      </w:r>
      <w:r w:rsidR="00D00E26" w:rsidRPr="003D1F31">
        <w:rPr>
          <w:rFonts w:ascii="Verdana" w:hAnsi="Verdana"/>
          <w:sz w:val="19"/>
          <w:szCs w:val="19"/>
        </w:rPr>
        <w:t xml:space="preserve"> for pure dissemination purposes. </w:t>
      </w:r>
    </w:p>
    <w:p w14:paraId="78A2DF7D" w14:textId="13B05C63" w:rsidR="002426EF" w:rsidRPr="003D1F31" w:rsidRDefault="00D00E26" w:rsidP="0084548E">
      <w:pPr>
        <w:jc w:val="both"/>
        <w:rPr>
          <w:rFonts w:ascii="Verdana" w:hAnsi="Verdana"/>
          <w:sz w:val="19"/>
          <w:szCs w:val="19"/>
        </w:rPr>
      </w:pPr>
      <w:r w:rsidRPr="003D1F31">
        <w:rPr>
          <w:rFonts w:ascii="Verdana" w:hAnsi="Verdana"/>
          <w:sz w:val="19"/>
          <w:szCs w:val="19"/>
        </w:rPr>
        <w:t xml:space="preserve">Survey results show that interdisciplinary cooperation is </w:t>
      </w:r>
      <w:r w:rsidR="00064C6A" w:rsidRPr="003D1F31">
        <w:rPr>
          <w:rFonts w:ascii="Verdana" w:hAnsi="Verdana"/>
          <w:sz w:val="19"/>
          <w:szCs w:val="19"/>
        </w:rPr>
        <w:t>already</w:t>
      </w:r>
      <w:r w:rsidRPr="003D1F31">
        <w:rPr>
          <w:rFonts w:ascii="Verdana" w:hAnsi="Verdana"/>
          <w:sz w:val="19"/>
          <w:szCs w:val="19"/>
        </w:rPr>
        <w:t xml:space="preserve"> common </w:t>
      </w:r>
      <w:r w:rsidR="00AA0416">
        <w:rPr>
          <w:rFonts w:ascii="Verdana" w:hAnsi="Verdana"/>
          <w:sz w:val="19"/>
          <w:szCs w:val="19"/>
        </w:rPr>
        <w:t>in the majority of projects funded by the SNSF</w:t>
      </w:r>
      <w:r w:rsidRPr="003D1F31">
        <w:rPr>
          <w:rFonts w:ascii="Verdana" w:hAnsi="Verdana"/>
          <w:sz w:val="19"/>
          <w:szCs w:val="19"/>
        </w:rPr>
        <w:t>. 41 % of the respondents note</w:t>
      </w:r>
      <w:r w:rsidR="00064C6A" w:rsidRPr="003D1F31">
        <w:rPr>
          <w:rFonts w:ascii="Verdana" w:hAnsi="Verdana"/>
          <w:sz w:val="19"/>
          <w:szCs w:val="19"/>
        </w:rPr>
        <w:t>d</w:t>
      </w:r>
      <w:r w:rsidRPr="003D1F31">
        <w:rPr>
          <w:rFonts w:ascii="Verdana" w:hAnsi="Verdana"/>
          <w:sz w:val="19"/>
          <w:szCs w:val="19"/>
        </w:rPr>
        <w:t xml:space="preserve"> that the involvement of academicians from other disciplines was quite central to their specific project (see </w:t>
      </w:r>
      <w:r w:rsidR="00AA0416">
        <w:rPr>
          <w:rFonts w:ascii="Verdana" w:hAnsi="Verdana"/>
          <w:sz w:val="19"/>
          <w:szCs w:val="19"/>
        </w:rPr>
        <w:t>Figure 7</w:t>
      </w:r>
      <w:r w:rsidRPr="003D1F31">
        <w:rPr>
          <w:rFonts w:ascii="Verdana" w:hAnsi="Verdana"/>
          <w:sz w:val="19"/>
          <w:szCs w:val="19"/>
        </w:rPr>
        <w:t>). In total 78 % of the projects were carried out in collaboration with researchers from other disciplines.</w:t>
      </w:r>
    </w:p>
    <w:p w14:paraId="1B64B5B3" w14:textId="77777777" w:rsidR="002426EF" w:rsidRPr="003D1F31" w:rsidRDefault="002426EF">
      <w:pPr>
        <w:pStyle w:val="BodyText"/>
        <w:jc w:val="both"/>
        <w:rPr>
          <w:lang w:val="en-GB"/>
        </w:rPr>
      </w:pPr>
    </w:p>
    <w:p w14:paraId="019B4E1A" w14:textId="362FF510" w:rsidR="002426EF" w:rsidRPr="003D1F31" w:rsidRDefault="00D00E26" w:rsidP="00246F5C">
      <w:pPr>
        <w:pStyle w:val="Caption"/>
        <w:keepNext/>
        <w:rPr>
          <w:rFonts w:ascii="Verdana" w:hAnsi="Verdana"/>
        </w:rPr>
      </w:pPr>
      <w:bookmarkStart w:id="32" w:name="_Ref103537400"/>
      <w:bookmarkStart w:id="33" w:name="_Toc106728172"/>
      <w:r w:rsidRPr="003D1F31">
        <w:rPr>
          <w:rFonts w:ascii="Verdana" w:hAnsi="Verdana"/>
        </w:rPr>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7</w:t>
      </w:r>
      <w:r w:rsidRPr="003D1F31">
        <w:rPr>
          <w:rFonts w:ascii="Verdana" w:hAnsi="Verdana"/>
        </w:rPr>
        <w:fldChar w:fldCharType="end"/>
      </w:r>
      <w:bookmarkEnd w:id="32"/>
      <w:r w:rsidRPr="003D1F31">
        <w:rPr>
          <w:rFonts w:ascii="Verdana" w:hAnsi="Verdana"/>
        </w:rPr>
        <w:t>:  Level of interdisciplinary and transdisciplinary involvement</w:t>
      </w:r>
      <w:bookmarkEnd w:id="33"/>
    </w:p>
    <w:p w14:paraId="3E0FE628" w14:textId="77777777" w:rsidR="002426EF" w:rsidRPr="003D1F31" w:rsidRDefault="00D00E26">
      <w:r w:rsidRPr="003D1F31">
        <w:rPr>
          <w:noProof/>
          <w:lang w:val="de-AT" w:eastAsia="de-AT"/>
        </w:rPr>
        <w:drawing>
          <wp:inline distT="0" distB="0" distL="0" distR="0" wp14:anchorId="063FFC08" wp14:editId="5FB47D3F">
            <wp:extent cx="5731510" cy="2865755"/>
            <wp:effectExtent l="0" t="0" r="0" b="0"/>
            <wp:docPr id="8"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34"/>
                    <pic:cNvPicPr>
                      <a:picLocks noChangeAspect="1" noChangeArrowheads="1"/>
                    </pic:cNvPicPr>
                  </pic:nvPicPr>
                  <pic:blipFill>
                    <a:blip r:embed="rId22"/>
                    <a:stretch>
                      <a:fillRect/>
                    </a:stretch>
                  </pic:blipFill>
                  <pic:spPr bwMode="auto">
                    <a:xfrm>
                      <a:off x="0" y="0"/>
                      <a:ext cx="5731510" cy="2865755"/>
                    </a:xfrm>
                    <a:prstGeom prst="rect">
                      <a:avLst/>
                    </a:prstGeom>
                  </pic:spPr>
                </pic:pic>
              </a:graphicData>
            </a:graphic>
          </wp:inline>
        </w:drawing>
      </w:r>
    </w:p>
    <w:p w14:paraId="02FD548B" w14:textId="6B29B217" w:rsidR="002426EF" w:rsidRPr="003D1F31" w:rsidRDefault="002426EF">
      <w:pPr>
        <w:jc w:val="both"/>
      </w:pPr>
    </w:p>
    <w:p w14:paraId="37788813" w14:textId="0B8A5C0C" w:rsidR="00246F5C" w:rsidRPr="003D1F31" w:rsidRDefault="00246F5C" w:rsidP="00246F5C">
      <w:pPr>
        <w:jc w:val="both"/>
        <w:rPr>
          <w:rFonts w:ascii="Verdana" w:hAnsi="Verdana"/>
          <w:sz w:val="19"/>
          <w:szCs w:val="19"/>
        </w:rPr>
      </w:pPr>
      <w:r w:rsidRPr="003D1F31">
        <w:rPr>
          <w:rFonts w:ascii="Verdana" w:hAnsi="Verdana"/>
          <w:sz w:val="19"/>
          <w:szCs w:val="19"/>
        </w:rPr>
        <w:lastRenderedPageBreak/>
        <w:t>For around 8%-10% of the respondents, the involvement of individual citizens (e.g. as beneficiaries, c</w:t>
      </w:r>
      <w:r w:rsidR="00AA0416">
        <w:rPr>
          <w:rFonts w:ascii="Verdana" w:hAnsi="Verdana"/>
          <w:sz w:val="19"/>
          <w:szCs w:val="19"/>
        </w:rPr>
        <w:t>ustomers, or concerned persons);</w:t>
      </w:r>
      <w:r w:rsidRPr="003D1F31">
        <w:rPr>
          <w:rFonts w:ascii="Verdana" w:hAnsi="Verdana"/>
          <w:sz w:val="19"/>
          <w:szCs w:val="19"/>
        </w:rPr>
        <w:t xml:space="preserve"> policy makers, </w:t>
      </w:r>
      <w:r w:rsidR="00AA0416" w:rsidRPr="003D1F31">
        <w:rPr>
          <w:rFonts w:ascii="Verdana" w:hAnsi="Verdana"/>
          <w:sz w:val="19"/>
          <w:szCs w:val="19"/>
        </w:rPr>
        <w:t xml:space="preserve">representatives from </w:t>
      </w:r>
      <w:r w:rsidR="00AA0416">
        <w:rPr>
          <w:rFonts w:ascii="Verdana" w:hAnsi="Verdana"/>
          <w:sz w:val="19"/>
          <w:szCs w:val="19"/>
        </w:rPr>
        <w:t>public administrations and</w:t>
      </w:r>
      <w:r w:rsidRPr="003D1F31">
        <w:rPr>
          <w:rFonts w:ascii="Verdana" w:hAnsi="Verdana"/>
          <w:sz w:val="19"/>
          <w:szCs w:val="19"/>
        </w:rPr>
        <w:t xml:space="preserve"> </w:t>
      </w:r>
      <w:r w:rsidR="00AA0416">
        <w:rPr>
          <w:rFonts w:ascii="Verdana" w:hAnsi="Verdana"/>
          <w:sz w:val="19"/>
          <w:szCs w:val="19"/>
        </w:rPr>
        <w:t>governmental agencies;</w:t>
      </w:r>
      <w:r w:rsidRPr="003D1F31">
        <w:rPr>
          <w:rFonts w:ascii="Verdana" w:hAnsi="Verdana"/>
          <w:sz w:val="19"/>
          <w:szCs w:val="19"/>
        </w:rPr>
        <w:t xml:space="preserve"> company/business representatives (incl. farmers) or representatives from welfare- or education-providing institutions (such as schools, kindergartens, hospitals, or care centres) was quite central. The involvement of representatives of NGOs, advocacy or other civil society groups was quite central to only 4.8% of the respondents (see Figure 7). It should be noted, that multiple answering to the question of involvement of various societal actors and groups in one project was possible. </w:t>
      </w:r>
    </w:p>
    <w:p w14:paraId="4BA1066D" w14:textId="5E8955C7" w:rsidR="002426EF" w:rsidRPr="003D1F31" w:rsidRDefault="00AA0416">
      <w:pPr>
        <w:jc w:val="both"/>
        <w:rPr>
          <w:rFonts w:ascii="Verdana" w:hAnsi="Verdana"/>
          <w:sz w:val="19"/>
          <w:szCs w:val="19"/>
        </w:rPr>
      </w:pPr>
      <w:r>
        <w:rPr>
          <w:rFonts w:ascii="Verdana" w:hAnsi="Verdana"/>
          <w:sz w:val="19"/>
          <w:szCs w:val="19"/>
        </w:rPr>
        <w:t xml:space="preserve">Figure 8 shows </w:t>
      </w:r>
      <w:r w:rsidR="00D00E26" w:rsidRPr="003D1F31">
        <w:rPr>
          <w:rFonts w:ascii="Verdana" w:hAnsi="Verdana"/>
          <w:sz w:val="19"/>
          <w:szCs w:val="19"/>
        </w:rPr>
        <w:t xml:space="preserve">how many projects chose to work with more than one </w:t>
      </w:r>
      <w:r>
        <w:rPr>
          <w:rFonts w:ascii="Verdana" w:hAnsi="Verdana"/>
          <w:sz w:val="19"/>
          <w:szCs w:val="19"/>
        </w:rPr>
        <w:t xml:space="preserve">non-academic </w:t>
      </w:r>
      <w:r w:rsidR="00D00E26" w:rsidRPr="003D1F31">
        <w:rPr>
          <w:rFonts w:ascii="Verdana" w:hAnsi="Verdana"/>
          <w:sz w:val="19"/>
          <w:szCs w:val="19"/>
        </w:rPr>
        <w:t>grou</w:t>
      </w:r>
      <w:r>
        <w:rPr>
          <w:rFonts w:ascii="Verdana" w:hAnsi="Verdana"/>
          <w:sz w:val="19"/>
          <w:szCs w:val="19"/>
        </w:rPr>
        <w:t>p during their implementation. O</w:t>
      </w:r>
      <w:r w:rsidR="00246F5C" w:rsidRPr="003D1F31">
        <w:rPr>
          <w:rFonts w:ascii="Verdana" w:hAnsi="Verdana"/>
          <w:sz w:val="19"/>
          <w:szCs w:val="19"/>
        </w:rPr>
        <w:t xml:space="preserve">nly </w:t>
      </w:r>
      <w:r w:rsidR="00D00E26" w:rsidRPr="003D1F31">
        <w:rPr>
          <w:rFonts w:ascii="Verdana" w:hAnsi="Verdana"/>
          <w:sz w:val="19"/>
          <w:szCs w:val="19"/>
        </w:rPr>
        <w:t xml:space="preserve">37 % of </w:t>
      </w:r>
      <w:r w:rsidR="00246F5C" w:rsidRPr="003D1F31">
        <w:rPr>
          <w:rFonts w:ascii="Verdana" w:hAnsi="Verdana"/>
          <w:sz w:val="19"/>
          <w:szCs w:val="19"/>
        </w:rPr>
        <w:t xml:space="preserve">the scrutinised </w:t>
      </w:r>
      <w:r w:rsidR="00D00E26" w:rsidRPr="003D1F31">
        <w:rPr>
          <w:rFonts w:ascii="Verdana" w:hAnsi="Verdana"/>
          <w:sz w:val="19"/>
          <w:szCs w:val="19"/>
        </w:rPr>
        <w:t xml:space="preserve">projects did not include </w:t>
      </w:r>
      <w:r w:rsidR="00246F5C" w:rsidRPr="003D1F31">
        <w:rPr>
          <w:rFonts w:ascii="Verdana" w:hAnsi="Verdana"/>
          <w:sz w:val="19"/>
          <w:szCs w:val="19"/>
        </w:rPr>
        <w:t xml:space="preserve">non-academic actors or societal groups. This means on the other side, that more than 60% of SNSF funded projects involved non-academic actors </w:t>
      </w:r>
      <w:r>
        <w:rPr>
          <w:rFonts w:ascii="Verdana" w:hAnsi="Verdana"/>
          <w:sz w:val="19"/>
          <w:szCs w:val="19"/>
        </w:rPr>
        <w:t>at least marginally</w:t>
      </w:r>
      <w:r w:rsidR="00246F5C" w:rsidRPr="003D1F31">
        <w:rPr>
          <w:rFonts w:ascii="Verdana" w:hAnsi="Verdana"/>
          <w:sz w:val="19"/>
          <w:szCs w:val="19"/>
        </w:rPr>
        <w:t xml:space="preserve"> in the</w:t>
      </w:r>
      <w:r>
        <w:rPr>
          <w:rFonts w:ascii="Verdana" w:hAnsi="Verdana"/>
          <w:sz w:val="19"/>
          <w:szCs w:val="19"/>
        </w:rPr>
        <w:t>ir</w:t>
      </w:r>
      <w:r w:rsidR="00246F5C" w:rsidRPr="003D1F31">
        <w:rPr>
          <w:rFonts w:ascii="Verdana" w:hAnsi="Verdana"/>
          <w:sz w:val="19"/>
          <w:szCs w:val="19"/>
        </w:rPr>
        <w:t xml:space="preserve"> research process. </w:t>
      </w:r>
      <w:r w:rsidR="00D00E26" w:rsidRPr="003D1F31">
        <w:rPr>
          <w:rFonts w:ascii="Verdana" w:hAnsi="Verdana"/>
          <w:sz w:val="19"/>
          <w:szCs w:val="19"/>
        </w:rPr>
        <w:t>In fact, the share of projects that include at least one</w:t>
      </w:r>
      <w:r w:rsidR="00246F5C" w:rsidRPr="003D1F31">
        <w:rPr>
          <w:rFonts w:ascii="Verdana" w:hAnsi="Verdana"/>
          <w:sz w:val="19"/>
          <w:szCs w:val="19"/>
        </w:rPr>
        <w:t>, two or</w:t>
      </w:r>
      <w:r w:rsidR="00D00E26" w:rsidRPr="003D1F31">
        <w:rPr>
          <w:rFonts w:ascii="Verdana" w:hAnsi="Verdana"/>
          <w:sz w:val="19"/>
          <w:szCs w:val="19"/>
        </w:rPr>
        <w:t xml:space="preserve"> three different </w:t>
      </w:r>
      <w:r w:rsidR="00246F5C" w:rsidRPr="003D1F31">
        <w:rPr>
          <w:rFonts w:ascii="Verdana" w:hAnsi="Verdana"/>
          <w:sz w:val="19"/>
          <w:szCs w:val="19"/>
        </w:rPr>
        <w:t>non-academic</w:t>
      </w:r>
      <w:r w:rsidR="00D00E26" w:rsidRPr="003D1F31">
        <w:rPr>
          <w:rFonts w:ascii="Verdana" w:hAnsi="Verdana"/>
          <w:sz w:val="19"/>
          <w:szCs w:val="19"/>
        </w:rPr>
        <w:t xml:space="preserve"> </w:t>
      </w:r>
      <w:r w:rsidR="00246F5C" w:rsidRPr="003D1F31">
        <w:rPr>
          <w:rFonts w:ascii="Verdana" w:hAnsi="Verdana"/>
          <w:sz w:val="19"/>
          <w:szCs w:val="19"/>
        </w:rPr>
        <w:t xml:space="preserve">actors or </w:t>
      </w:r>
      <w:r w:rsidR="00D00E26" w:rsidRPr="003D1F31">
        <w:rPr>
          <w:rFonts w:ascii="Verdana" w:hAnsi="Verdana"/>
          <w:sz w:val="19"/>
          <w:szCs w:val="19"/>
        </w:rPr>
        <w:t>group</w:t>
      </w:r>
      <w:r w:rsidR="00246F5C" w:rsidRPr="003D1F31">
        <w:rPr>
          <w:rFonts w:ascii="Verdana" w:hAnsi="Verdana"/>
          <w:sz w:val="19"/>
          <w:szCs w:val="19"/>
        </w:rPr>
        <w:t>s</w:t>
      </w:r>
      <w:r w:rsidR="00D00E26" w:rsidRPr="003D1F31">
        <w:rPr>
          <w:rFonts w:ascii="Verdana" w:hAnsi="Verdana"/>
          <w:sz w:val="19"/>
          <w:szCs w:val="19"/>
        </w:rPr>
        <w:t xml:space="preserve"> amounts to 48 %; 9 % of the surveyed projects include even more than 3 (out of 6) different types of </w:t>
      </w:r>
      <w:r w:rsidR="00246F5C" w:rsidRPr="003D1F31">
        <w:rPr>
          <w:rFonts w:ascii="Verdana" w:hAnsi="Verdana"/>
          <w:sz w:val="19"/>
          <w:szCs w:val="19"/>
        </w:rPr>
        <w:t>non-academic actors or</w:t>
      </w:r>
      <w:r w:rsidR="00D00E26" w:rsidRPr="003D1F31">
        <w:rPr>
          <w:rFonts w:ascii="Verdana" w:hAnsi="Verdana"/>
          <w:sz w:val="19"/>
          <w:szCs w:val="19"/>
        </w:rPr>
        <w:t xml:space="preserve"> groups.</w:t>
      </w:r>
    </w:p>
    <w:p w14:paraId="7B806AB3" w14:textId="77777777" w:rsidR="002426EF" w:rsidRPr="003D1F31" w:rsidRDefault="002426EF">
      <w:pPr>
        <w:rPr>
          <w:rFonts w:ascii="Verdana" w:hAnsi="Verdana"/>
          <w:sz w:val="19"/>
          <w:szCs w:val="19"/>
        </w:rPr>
      </w:pPr>
    </w:p>
    <w:p w14:paraId="088A437A" w14:textId="1C43ED35" w:rsidR="002426EF" w:rsidRPr="00151791" w:rsidRDefault="00151791" w:rsidP="00151791">
      <w:pPr>
        <w:pStyle w:val="Caption"/>
        <w:rPr>
          <w:rFonts w:ascii="Verdana" w:hAnsi="Verdana"/>
        </w:rPr>
      </w:pPr>
      <w:bookmarkStart w:id="34" w:name="_Toc100567215"/>
      <w:bookmarkStart w:id="35" w:name="_Toc106728173"/>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8</w:t>
      </w:r>
      <w:r w:rsidRPr="00151791">
        <w:rPr>
          <w:rFonts w:ascii="Verdana" w:hAnsi="Verdana"/>
        </w:rPr>
        <w:fldChar w:fldCharType="end"/>
      </w:r>
      <w:r w:rsidR="00D00E26" w:rsidRPr="00151791">
        <w:rPr>
          <w:rFonts w:ascii="Verdana" w:hAnsi="Verdana"/>
        </w:rPr>
        <w:t>: Stakeholder groups involved in transdisciplinary research</w:t>
      </w:r>
      <w:bookmarkEnd w:id="34"/>
      <w:bookmarkEnd w:id="35"/>
    </w:p>
    <w:p w14:paraId="3B4B48E8" w14:textId="77777777" w:rsidR="002426EF" w:rsidRPr="003D1F31" w:rsidRDefault="00D00E26">
      <w:r w:rsidRPr="003D1F31">
        <w:rPr>
          <w:noProof/>
          <w:lang w:val="de-AT" w:eastAsia="de-AT"/>
        </w:rPr>
        <w:drawing>
          <wp:inline distT="0" distB="0" distL="0" distR="0" wp14:anchorId="2A35B886" wp14:editId="69F4AFF7">
            <wp:extent cx="5731510" cy="3433445"/>
            <wp:effectExtent l="0" t="0" r="0" b="0"/>
            <wp:docPr id="9"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hart, bar chart&#10;&#10;Description automatically generated"/>
                    <pic:cNvPicPr>
                      <a:picLocks noChangeAspect="1" noChangeArrowheads="1"/>
                    </pic:cNvPicPr>
                  </pic:nvPicPr>
                  <pic:blipFill>
                    <a:blip r:embed="rId23"/>
                    <a:stretch>
                      <a:fillRect/>
                    </a:stretch>
                  </pic:blipFill>
                  <pic:spPr bwMode="auto">
                    <a:xfrm>
                      <a:off x="0" y="0"/>
                      <a:ext cx="5731510" cy="3433445"/>
                    </a:xfrm>
                    <a:prstGeom prst="rect">
                      <a:avLst/>
                    </a:prstGeom>
                  </pic:spPr>
                </pic:pic>
              </a:graphicData>
            </a:graphic>
          </wp:inline>
        </w:drawing>
      </w:r>
    </w:p>
    <w:p w14:paraId="5238BEDA" w14:textId="77777777" w:rsidR="002426EF" w:rsidRPr="003D1F31" w:rsidRDefault="002426EF" w:rsidP="00994D7F">
      <w:pPr>
        <w:jc w:val="both"/>
        <w:rPr>
          <w:rFonts w:ascii="Verdana" w:hAnsi="Verdana"/>
          <w:sz w:val="19"/>
          <w:szCs w:val="19"/>
        </w:rPr>
      </w:pPr>
    </w:p>
    <w:p w14:paraId="65FE917A" w14:textId="626F032F" w:rsidR="002426EF" w:rsidRPr="003D1F31" w:rsidRDefault="006F7192" w:rsidP="00994D7F">
      <w:pPr>
        <w:jc w:val="both"/>
        <w:rPr>
          <w:rFonts w:ascii="Verdana" w:hAnsi="Verdana"/>
          <w:sz w:val="19"/>
          <w:szCs w:val="19"/>
        </w:rPr>
      </w:pPr>
      <w:r w:rsidRPr="003D1F31">
        <w:rPr>
          <w:rFonts w:ascii="Verdana" w:hAnsi="Verdana"/>
          <w:sz w:val="19"/>
          <w:szCs w:val="19"/>
        </w:rPr>
        <w:t>The</w:t>
      </w:r>
      <w:r w:rsidR="00D00E26" w:rsidRPr="003D1F31">
        <w:rPr>
          <w:rFonts w:ascii="Verdana" w:hAnsi="Verdana"/>
          <w:sz w:val="19"/>
          <w:szCs w:val="19"/>
        </w:rPr>
        <w:t xml:space="preserve"> centrality of the involvement of </w:t>
      </w:r>
      <w:r w:rsidR="003D216D" w:rsidRPr="003D1F31">
        <w:rPr>
          <w:rFonts w:ascii="Verdana" w:hAnsi="Verdana"/>
          <w:sz w:val="19"/>
          <w:szCs w:val="19"/>
        </w:rPr>
        <w:t>non-academic actors and groups</w:t>
      </w:r>
      <w:r w:rsidR="00D00E26" w:rsidRPr="003D1F31">
        <w:rPr>
          <w:rFonts w:ascii="Verdana" w:hAnsi="Verdana"/>
          <w:sz w:val="19"/>
          <w:szCs w:val="19"/>
        </w:rPr>
        <w:t xml:space="preserve"> indicates to which extent specific groups were involved in the project</w:t>
      </w:r>
      <w:r w:rsidRPr="003D1F31">
        <w:rPr>
          <w:rFonts w:ascii="Verdana" w:hAnsi="Verdana"/>
          <w:sz w:val="19"/>
          <w:szCs w:val="19"/>
        </w:rPr>
        <w:t>. We approximate centrality with</w:t>
      </w:r>
      <w:r w:rsidR="00D00E26" w:rsidRPr="003D1F31">
        <w:rPr>
          <w:rFonts w:ascii="Verdana" w:hAnsi="Verdana"/>
          <w:sz w:val="19"/>
          <w:szCs w:val="19"/>
        </w:rPr>
        <w:t xml:space="preserve"> the </w:t>
      </w:r>
      <w:r w:rsidR="00D00E26" w:rsidRPr="003D1F31">
        <w:rPr>
          <w:rFonts w:ascii="Verdana" w:hAnsi="Verdana"/>
          <w:i/>
          <w:iCs/>
          <w:sz w:val="19"/>
          <w:szCs w:val="19"/>
        </w:rPr>
        <w:t xml:space="preserve">nature of involvement </w:t>
      </w:r>
      <w:r w:rsidR="00D00E26" w:rsidRPr="003D1F31">
        <w:rPr>
          <w:rFonts w:ascii="Verdana" w:hAnsi="Verdana"/>
          <w:sz w:val="19"/>
          <w:szCs w:val="19"/>
        </w:rPr>
        <w:t xml:space="preserve">(indicated with the labels; </w:t>
      </w:r>
      <w:r w:rsidR="00D00E26" w:rsidRPr="003D1F31">
        <w:rPr>
          <w:rFonts w:ascii="Verdana" w:hAnsi="Verdana"/>
          <w:i/>
          <w:iCs/>
          <w:sz w:val="19"/>
          <w:szCs w:val="19"/>
        </w:rPr>
        <w:t>consultative, contributory, collaboratively, co-created</w:t>
      </w:r>
      <w:r w:rsidRPr="003D1F31">
        <w:rPr>
          <w:rFonts w:ascii="Verdana" w:hAnsi="Verdana"/>
          <w:sz w:val="19"/>
          <w:szCs w:val="19"/>
        </w:rPr>
        <w:t xml:space="preserve"> as explained in section 4.1).</w:t>
      </w:r>
    </w:p>
    <w:p w14:paraId="721FDED1" w14:textId="4DC72597" w:rsidR="002426EF" w:rsidRPr="003D1F31" w:rsidRDefault="00AA0416" w:rsidP="00994D7F">
      <w:pPr>
        <w:pStyle w:val="BodyText"/>
        <w:jc w:val="both"/>
        <w:rPr>
          <w:rFonts w:ascii="Verdana" w:hAnsi="Verdana"/>
          <w:sz w:val="19"/>
          <w:szCs w:val="19"/>
          <w:lang w:val="en-GB"/>
        </w:rPr>
      </w:pPr>
      <w:r>
        <w:rPr>
          <w:rFonts w:ascii="Verdana" w:hAnsi="Verdana"/>
          <w:sz w:val="19"/>
          <w:szCs w:val="19"/>
          <w:lang w:val="en-GB"/>
        </w:rPr>
        <w:t xml:space="preserve">Figure 9 </w:t>
      </w:r>
      <w:r w:rsidR="00D00E26" w:rsidRPr="003D1F31">
        <w:rPr>
          <w:rFonts w:ascii="Verdana" w:hAnsi="Verdana"/>
          <w:sz w:val="19"/>
          <w:szCs w:val="19"/>
          <w:lang w:val="en-GB"/>
        </w:rPr>
        <w:t xml:space="preserve">shows that </w:t>
      </w:r>
      <w:r w:rsidR="00D00E26" w:rsidRPr="003D1F31">
        <w:rPr>
          <w:rFonts w:ascii="Verdana" w:hAnsi="Verdana"/>
          <w:i/>
          <w:iCs/>
          <w:sz w:val="19"/>
          <w:szCs w:val="19"/>
          <w:lang w:val="en-GB"/>
        </w:rPr>
        <w:t>transdisciplinary involvement</w:t>
      </w:r>
      <w:r w:rsidR="00D00E26" w:rsidRPr="003D1F31">
        <w:rPr>
          <w:rFonts w:ascii="Verdana" w:hAnsi="Verdana"/>
          <w:sz w:val="19"/>
          <w:szCs w:val="19"/>
          <w:lang w:val="en-GB"/>
        </w:rPr>
        <w:t xml:space="preserve"> is mostly </w:t>
      </w:r>
      <w:r w:rsidR="00D00E26" w:rsidRPr="003D1F31">
        <w:rPr>
          <w:rFonts w:ascii="Verdana" w:hAnsi="Verdana"/>
          <w:i/>
          <w:iCs/>
          <w:sz w:val="19"/>
          <w:szCs w:val="19"/>
          <w:lang w:val="en-GB"/>
        </w:rPr>
        <w:t>consultative</w:t>
      </w:r>
      <w:r w:rsidR="00D00E26" w:rsidRPr="003D1F31">
        <w:rPr>
          <w:rFonts w:ascii="Verdana" w:hAnsi="Verdana"/>
          <w:sz w:val="19"/>
          <w:szCs w:val="19"/>
          <w:lang w:val="en-GB"/>
        </w:rPr>
        <w:t xml:space="preserve"> or </w:t>
      </w:r>
      <w:r w:rsidR="00D00E26" w:rsidRPr="003D1F31">
        <w:rPr>
          <w:rFonts w:ascii="Verdana" w:hAnsi="Verdana"/>
          <w:i/>
          <w:iCs/>
          <w:sz w:val="19"/>
          <w:szCs w:val="19"/>
          <w:lang w:val="en-GB"/>
        </w:rPr>
        <w:t>contributory</w:t>
      </w:r>
      <w:r w:rsidR="00D00E26" w:rsidRPr="003D1F31">
        <w:rPr>
          <w:rFonts w:ascii="Verdana" w:hAnsi="Verdana"/>
          <w:sz w:val="19"/>
          <w:szCs w:val="19"/>
          <w:lang w:val="en-GB"/>
        </w:rPr>
        <w:t xml:space="preserve">. </w:t>
      </w:r>
      <w:r w:rsidR="00D00E26" w:rsidRPr="003D1F31">
        <w:rPr>
          <w:rFonts w:ascii="Verdana" w:hAnsi="Verdana"/>
          <w:i/>
          <w:iCs/>
          <w:sz w:val="19"/>
          <w:szCs w:val="19"/>
          <w:lang w:val="en-GB"/>
        </w:rPr>
        <w:t>Collaborative transdisciplinary</w:t>
      </w:r>
      <w:r w:rsidR="00D00E26" w:rsidRPr="003D1F31">
        <w:rPr>
          <w:rFonts w:ascii="Verdana" w:hAnsi="Verdana"/>
          <w:sz w:val="19"/>
          <w:szCs w:val="19"/>
          <w:lang w:val="en-GB"/>
        </w:rPr>
        <w:t xml:space="preserve"> involvement is more likely employed when welfare/education institutions or company/business </w:t>
      </w:r>
      <w:r>
        <w:rPr>
          <w:rFonts w:ascii="Verdana" w:hAnsi="Verdana"/>
          <w:sz w:val="19"/>
          <w:szCs w:val="19"/>
          <w:lang w:val="en-GB"/>
        </w:rPr>
        <w:t>representatives</w:t>
      </w:r>
      <w:r w:rsidR="00D00E26" w:rsidRPr="003D1F31">
        <w:rPr>
          <w:rFonts w:ascii="Verdana" w:hAnsi="Verdana"/>
          <w:sz w:val="19"/>
          <w:szCs w:val="19"/>
          <w:lang w:val="en-GB"/>
        </w:rPr>
        <w:t xml:space="preserve"> are involved in the project (20 % and 22 % respectively). A co-creation approach is rare</w:t>
      </w:r>
      <w:r w:rsidR="006F7192" w:rsidRPr="003D1F31">
        <w:rPr>
          <w:rFonts w:ascii="Verdana" w:hAnsi="Verdana"/>
          <w:sz w:val="19"/>
          <w:szCs w:val="19"/>
          <w:lang w:val="en-GB"/>
        </w:rPr>
        <w:t>ly</w:t>
      </w:r>
      <w:r w:rsidR="00D00E26" w:rsidRPr="003D1F31">
        <w:rPr>
          <w:rFonts w:ascii="Verdana" w:hAnsi="Verdana"/>
          <w:sz w:val="19"/>
          <w:szCs w:val="19"/>
          <w:lang w:val="en-GB"/>
        </w:rPr>
        <w:t xml:space="preserve"> being followed</w:t>
      </w:r>
      <w:r w:rsidR="006F7192" w:rsidRPr="003D1F31">
        <w:rPr>
          <w:rFonts w:ascii="Verdana" w:hAnsi="Verdana"/>
          <w:sz w:val="19"/>
          <w:szCs w:val="19"/>
          <w:lang w:val="en-GB"/>
        </w:rPr>
        <w:t xml:space="preserve"> in the SNSF</w:t>
      </w:r>
      <w:r w:rsidR="00994D7F" w:rsidRPr="003D1F31">
        <w:rPr>
          <w:rFonts w:ascii="Verdana" w:hAnsi="Verdana"/>
          <w:sz w:val="19"/>
          <w:szCs w:val="19"/>
          <w:lang w:val="en-GB"/>
        </w:rPr>
        <w:t xml:space="preserve"> funded projects</w:t>
      </w:r>
      <w:r w:rsidR="00D00E26" w:rsidRPr="003D1F31">
        <w:rPr>
          <w:rFonts w:ascii="Verdana" w:hAnsi="Verdana"/>
          <w:sz w:val="19"/>
          <w:szCs w:val="19"/>
          <w:lang w:val="en-GB"/>
        </w:rPr>
        <w:t>: the highest co-creative involvement belongs to projects that include individual citizens (10 %).</w:t>
      </w:r>
    </w:p>
    <w:p w14:paraId="4BB3EE89" w14:textId="77777777" w:rsidR="002426EF" w:rsidRPr="003D1F31" w:rsidRDefault="002426EF" w:rsidP="00994D7F">
      <w:pPr>
        <w:jc w:val="both"/>
        <w:rPr>
          <w:rFonts w:ascii="Verdana" w:hAnsi="Verdana"/>
          <w:sz w:val="19"/>
          <w:szCs w:val="19"/>
        </w:rPr>
      </w:pPr>
    </w:p>
    <w:p w14:paraId="50D2EC4A" w14:textId="04E94F0A" w:rsidR="002426EF" w:rsidRPr="00151791" w:rsidRDefault="00151791" w:rsidP="00151791">
      <w:pPr>
        <w:pStyle w:val="Caption"/>
        <w:rPr>
          <w:rFonts w:ascii="Verdana" w:hAnsi="Verdana"/>
        </w:rPr>
      </w:pPr>
      <w:bookmarkStart w:id="36" w:name="_Toc100567216"/>
      <w:bookmarkStart w:id="37" w:name="_Toc106728174"/>
      <w:r w:rsidRPr="00151791">
        <w:rPr>
          <w:rFonts w:ascii="Verdana" w:hAnsi="Verdana"/>
        </w:rPr>
        <w:lastRenderedPageBreak/>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9</w:t>
      </w:r>
      <w:r w:rsidRPr="00151791">
        <w:rPr>
          <w:rFonts w:ascii="Verdana" w:hAnsi="Verdana"/>
        </w:rPr>
        <w:fldChar w:fldCharType="end"/>
      </w:r>
      <w:r w:rsidR="00D00E26" w:rsidRPr="00151791">
        <w:rPr>
          <w:rFonts w:ascii="Verdana" w:hAnsi="Verdana"/>
        </w:rPr>
        <w:t>: Nature of transdisciplinary involvement per stakeholder group</w:t>
      </w:r>
      <w:bookmarkEnd w:id="36"/>
      <w:bookmarkEnd w:id="37"/>
    </w:p>
    <w:p w14:paraId="46BFA9A6" w14:textId="77777777" w:rsidR="002426EF" w:rsidRPr="003D1F31" w:rsidRDefault="00D00E26">
      <w:pPr>
        <w:pStyle w:val="Caption"/>
      </w:pPr>
      <w:r w:rsidRPr="003D1F31">
        <w:rPr>
          <w:noProof/>
          <w:lang w:val="de-AT" w:eastAsia="de-AT"/>
        </w:rPr>
        <w:drawing>
          <wp:inline distT="0" distB="0" distL="0" distR="0" wp14:anchorId="6B0F74EA" wp14:editId="4B051B36">
            <wp:extent cx="5731510" cy="2865755"/>
            <wp:effectExtent l="0" t="0" r="0" b="0"/>
            <wp:docPr id="10"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35"/>
                    <pic:cNvPicPr>
                      <a:picLocks noChangeAspect="1" noChangeArrowheads="1"/>
                    </pic:cNvPicPr>
                  </pic:nvPicPr>
                  <pic:blipFill>
                    <a:blip r:embed="rId24"/>
                    <a:stretch>
                      <a:fillRect/>
                    </a:stretch>
                  </pic:blipFill>
                  <pic:spPr bwMode="auto">
                    <a:xfrm>
                      <a:off x="0" y="0"/>
                      <a:ext cx="5731510" cy="2865755"/>
                    </a:xfrm>
                    <a:prstGeom prst="rect">
                      <a:avLst/>
                    </a:prstGeom>
                  </pic:spPr>
                </pic:pic>
              </a:graphicData>
            </a:graphic>
          </wp:inline>
        </w:drawing>
      </w:r>
    </w:p>
    <w:p w14:paraId="4E306CDE" w14:textId="3B31F3AF" w:rsidR="005C27D0" w:rsidRPr="00ED269A" w:rsidRDefault="005C27D0" w:rsidP="005C27D0">
      <w:pPr>
        <w:pStyle w:val="RTDBody"/>
      </w:pPr>
    </w:p>
    <w:p w14:paraId="1EC6ED8A" w14:textId="394DF65A" w:rsidR="00ED269A" w:rsidRPr="00ED269A" w:rsidRDefault="00ED269A" w:rsidP="00ED269A">
      <w:pPr>
        <w:jc w:val="both"/>
        <w:rPr>
          <w:rFonts w:ascii="Verdana" w:hAnsi="Verdana"/>
          <w:sz w:val="19"/>
          <w:szCs w:val="19"/>
        </w:rPr>
      </w:pPr>
      <w:r w:rsidRPr="00ED269A">
        <w:rPr>
          <w:rFonts w:ascii="Verdana" w:hAnsi="Verdana"/>
          <w:sz w:val="19"/>
          <w:szCs w:val="19"/>
        </w:rPr>
        <w:t>Literature suggests that a deliberate planning of benefits for non-academic groups correlates positively with the exercised nature of their involvement in research processes (Mauser et al., 2013). Therefore, we tested the following hypothesis by selecting three different societal groups</w:t>
      </w:r>
      <w:r w:rsidRPr="00ED269A">
        <w:rPr>
          <w:rFonts w:ascii="Verdana" w:hAnsi="Verdana"/>
          <w:i/>
          <w:iCs/>
          <w:sz w:val="19"/>
          <w:szCs w:val="19"/>
        </w:rPr>
        <w:t xml:space="preserve">, </w:t>
      </w:r>
      <w:r w:rsidRPr="00ED269A">
        <w:rPr>
          <w:rFonts w:ascii="Verdana" w:hAnsi="Verdana"/>
          <w:sz w:val="19"/>
          <w:szCs w:val="19"/>
        </w:rPr>
        <w:t xml:space="preserve">namely (i) </w:t>
      </w:r>
      <w:r w:rsidRPr="00ED269A">
        <w:rPr>
          <w:rFonts w:ascii="Verdana" w:hAnsi="Verdana"/>
          <w:i/>
          <w:iCs/>
          <w:sz w:val="19"/>
          <w:szCs w:val="19"/>
        </w:rPr>
        <w:t>citizens</w:t>
      </w:r>
      <w:r w:rsidRPr="00ED269A">
        <w:rPr>
          <w:rFonts w:ascii="Verdana" w:hAnsi="Verdana"/>
          <w:sz w:val="19"/>
          <w:szCs w:val="19"/>
        </w:rPr>
        <w:t xml:space="preserve">, (ii) </w:t>
      </w:r>
      <w:r w:rsidRPr="00ED269A">
        <w:rPr>
          <w:rFonts w:ascii="Verdana" w:hAnsi="Verdana"/>
          <w:i/>
          <w:iCs/>
          <w:sz w:val="19"/>
          <w:szCs w:val="19"/>
        </w:rPr>
        <w:t>civil society organisations &amp; NGOs</w:t>
      </w:r>
      <w:r w:rsidRPr="00ED269A">
        <w:rPr>
          <w:rFonts w:ascii="Verdana" w:hAnsi="Verdana"/>
          <w:sz w:val="19"/>
          <w:szCs w:val="19"/>
        </w:rPr>
        <w:t xml:space="preserve">, and (iii) </w:t>
      </w:r>
      <w:r w:rsidRPr="00ED269A">
        <w:rPr>
          <w:rFonts w:ascii="Verdana" w:hAnsi="Verdana"/>
          <w:i/>
          <w:iCs/>
          <w:sz w:val="19"/>
          <w:szCs w:val="19"/>
        </w:rPr>
        <w:t>welfare &amp; educational institutions.</w:t>
      </w:r>
    </w:p>
    <w:p w14:paraId="5093785C" w14:textId="77777777" w:rsidR="00ED269A" w:rsidRPr="00ED269A" w:rsidRDefault="00ED269A" w:rsidP="00ED269A">
      <w:pPr>
        <w:pStyle w:val="ListParagraph"/>
        <w:numPr>
          <w:ilvl w:val="0"/>
          <w:numId w:val="84"/>
        </w:numPr>
        <w:suppressAutoHyphens w:val="0"/>
        <w:spacing w:after="0" w:line="240" w:lineRule="auto"/>
        <w:rPr>
          <w:rFonts w:ascii="Verdana" w:hAnsi="Verdana"/>
          <w:sz w:val="19"/>
          <w:szCs w:val="19"/>
        </w:rPr>
      </w:pPr>
      <w:r w:rsidRPr="00ED269A">
        <w:rPr>
          <w:rFonts w:ascii="Verdana" w:hAnsi="Verdana"/>
          <w:sz w:val="19"/>
          <w:szCs w:val="19"/>
        </w:rPr>
        <w:t>H</w:t>
      </w:r>
      <w:r w:rsidRPr="00ED269A">
        <w:rPr>
          <w:rFonts w:ascii="Verdana" w:hAnsi="Verdana"/>
          <w:sz w:val="19"/>
          <w:szCs w:val="19"/>
          <w:vertAlign w:val="subscript"/>
        </w:rPr>
        <w:t>4.1</w:t>
      </w:r>
      <w:r w:rsidRPr="00ED269A">
        <w:rPr>
          <w:rFonts w:ascii="Verdana" w:hAnsi="Verdana"/>
          <w:sz w:val="19"/>
          <w:szCs w:val="19"/>
        </w:rPr>
        <w:t xml:space="preserve"> </w:t>
      </w:r>
      <w:r w:rsidRPr="00ED269A">
        <w:rPr>
          <w:rFonts w:ascii="Verdana" w:hAnsi="Verdana"/>
          <w:i/>
          <w:iCs/>
          <w:sz w:val="19"/>
          <w:szCs w:val="19"/>
        </w:rPr>
        <w:t>the level of the deliberate planning of benefits for non-academic target group(s)</w:t>
      </w:r>
      <w:r w:rsidRPr="00ED269A">
        <w:rPr>
          <w:rFonts w:ascii="Verdana" w:hAnsi="Verdana"/>
          <w:sz w:val="19"/>
          <w:szCs w:val="19"/>
        </w:rPr>
        <w:t xml:space="preserve"> correlates positively with the nature of their involvement in research processes</w:t>
      </w:r>
    </w:p>
    <w:p w14:paraId="447D4839" w14:textId="77777777" w:rsidR="00ED269A" w:rsidRPr="00ED269A" w:rsidRDefault="00ED269A" w:rsidP="00ED269A">
      <w:pPr>
        <w:jc w:val="both"/>
        <w:rPr>
          <w:rFonts w:ascii="Verdana" w:hAnsi="Verdana"/>
          <w:sz w:val="19"/>
          <w:szCs w:val="19"/>
        </w:rPr>
      </w:pPr>
    </w:p>
    <w:p w14:paraId="154894A4" w14:textId="486A4225" w:rsidR="00ED269A" w:rsidRPr="00ED269A" w:rsidRDefault="00ED269A" w:rsidP="00ED269A">
      <w:pPr>
        <w:pStyle w:val="Caption"/>
        <w:rPr>
          <w:rFonts w:ascii="Verdana" w:hAnsi="Verdana"/>
          <w:sz w:val="19"/>
          <w:szCs w:val="19"/>
        </w:rPr>
      </w:pPr>
      <w:bookmarkStart w:id="38" w:name="_Toc100567232"/>
      <w:bookmarkStart w:id="39" w:name="_Toc106728175"/>
      <w:r w:rsidRPr="00ED269A">
        <w:rPr>
          <w:rFonts w:ascii="Verdana" w:hAnsi="Verdana"/>
          <w:sz w:val="19"/>
          <w:szCs w:val="19"/>
        </w:rPr>
        <w:t xml:space="preserve">Figure </w:t>
      </w:r>
      <w:r w:rsidRPr="00ED269A">
        <w:rPr>
          <w:rFonts w:ascii="Verdana" w:hAnsi="Verdana"/>
          <w:sz w:val="19"/>
          <w:szCs w:val="19"/>
        </w:rPr>
        <w:fldChar w:fldCharType="begin"/>
      </w:r>
      <w:r w:rsidRPr="00ED269A">
        <w:rPr>
          <w:rFonts w:ascii="Verdana" w:hAnsi="Verdana"/>
          <w:sz w:val="19"/>
          <w:szCs w:val="19"/>
        </w:rPr>
        <w:instrText xml:space="preserve"> SEQ Figure \* ARABIC </w:instrText>
      </w:r>
      <w:r w:rsidRPr="00ED269A">
        <w:rPr>
          <w:rFonts w:ascii="Verdana" w:hAnsi="Verdana"/>
          <w:sz w:val="19"/>
          <w:szCs w:val="19"/>
        </w:rPr>
        <w:fldChar w:fldCharType="separate"/>
      </w:r>
      <w:r>
        <w:rPr>
          <w:rFonts w:ascii="Verdana" w:hAnsi="Verdana"/>
          <w:noProof/>
          <w:sz w:val="19"/>
          <w:szCs w:val="19"/>
        </w:rPr>
        <w:t>10</w:t>
      </w:r>
      <w:r w:rsidRPr="00ED269A">
        <w:rPr>
          <w:rFonts w:ascii="Verdana" w:hAnsi="Verdana"/>
          <w:sz w:val="19"/>
          <w:szCs w:val="19"/>
        </w:rPr>
        <w:fldChar w:fldCharType="end"/>
      </w:r>
      <w:r w:rsidRPr="00ED269A">
        <w:rPr>
          <w:rFonts w:ascii="Verdana" w:hAnsi="Verdana"/>
          <w:sz w:val="19"/>
          <w:szCs w:val="19"/>
        </w:rPr>
        <w:t>: Relation between the deliberate design for benefits for and the nature of involvement of target groups outside academia</w:t>
      </w:r>
      <w:bookmarkEnd w:id="38"/>
      <w:r w:rsidRPr="00ED269A">
        <w:rPr>
          <w:rFonts w:ascii="Verdana" w:hAnsi="Verdana"/>
          <w:sz w:val="19"/>
          <w:szCs w:val="19"/>
        </w:rPr>
        <w:t xml:space="preserve"> in the research process</w:t>
      </w:r>
      <w:bookmarkEnd w:id="39"/>
    </w:p>
    <w:p w14:paraId="1C7B1A91" w14:textId="77777777" w:rsidR="00ED269A" w:rsidRPr="00ED269A" w:rsidRDefault="00ED269A" w:rsidP="00ED269A">
      <w:pPr>
        <w:keepNext/>
        <w:rPr>
          <w:rFonts w:ascii="Verdana" w:hAnsi="Verdana"/>
          <w:sz w:val="19"/>
          <w:szCs w:val="19"/>
        </w:rPr>
      </w:pPr>
      <w:r w:rsidRPr="00ED269A">
        <w:rPr>
          <w:rFonts w:ascii="Verdana" w:hAnsi="Verdana"/>
          <w:noProof/>
          <w:sz w:val="19"/>
          <w:szCs w:val="19"/>
          <w:lang w:val="de-AT" w:eastAsia="de-AT"/>
        </w:rPr>
        <w:drawing>
          <wp:inline distT="0" distB="0" distL="0" distR="0" wp14:anchorId="3C97EEC5" wp14:editId="2BAFCBD1">
            <wp:extent cx="5731510" cy="2292350"/>
            <wp:effectExtent l="0" t="0" r="0" b="6350"/>
            <wp:docPr id="19"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1510" cy="2292350"/>
                    </a:xfrm>
                    <a:prstGeom prst="rect">
                      <a:avLst/>
                    </a:prstGeom>
                  </pic:spPr>
                </pic:pic>
              </a:graphicData>
            </a:graphic>
          </wp:inline>
        </w:drawing>
      </w:r>
    </w:p>
    <w:p w14:paraId="39B6EEFD" w14:textId="3BAE5E63" w:rsidR="00ED269A" w:rsidRPr="00ED269A" w:rsidRDefault="00ED269A" w:rsidP="00ED269A">
      <w:pPr>
        <w:jc w:val="both"/>
        <w:rPr>
          <w:rFonts w:ascii="Verdana" w:hAnsi="Verdana"/>
          <w:sz w:val="19"/>
          <w:szCs w:val="19"/>
        </w:rPr>
      </w:pPr>
      <w:r w:rsidRPr="00ED269A">
        <w:rPr>
          <w:rFonts w:ascii="Verdana" w:hAnsi="Verdana"/>
          <w:sz w:val="19"/>
          <w:szCs w:val="19"/>
        </w:rPr>
        <w:t xml:space="preserve">Figure </w:t>
      </w:r>
      <w:r>
        <w:rPr>
          <w:rFonts w:ascii="Verdana" w:hAnsi="Verdana"/>
          <w:sz w:val="19"/>
          <w:szCs w:val="19"/>
        </w:rPr>
        <w:t>10</w:t>
      </w:r>
      <w:r w:rsidRPr="00ED269A">
        <w:rPr>
          <w:rFonts w:ascii="Verdana" w:hAnsi="Verdana"/>
          <w:sz w:val="19"/>
          <w:szCs w:val="19"/>
        </w:rPr>
        <w:t xml:space="preserve"> suggests no or only a small correlation between the intent to create direct </w:t>
      </w:r>
      <w:r w:rsidRPr="00ED269A">
        <w:rPr>
          <w:rFonts w:ascii="Verdana" w:hAnsi="Verdana"/>
          <w:i/>
          <w:iCs/>
          <w:sz w:val="19"/>
          <w:szCs w:val="19"/>
        </w:rPr>
        <w:t>benefits for target groups</w:t>
      </w:r>
      <w:r w:rsidRPr="00ED269A">
        <w:rPr>
          <w:rFonts w:ascii="Verdana" w:hAnsi="Verdana"/>
          <w:sz w:val="19"/>
          <w:szCs w:val="19"/>
        </w:rPr>
        <w:t xml:space="preserve"> on the one hand and the </w:t>
      </w:r>
      <w:r w:rsidRPr="00ED269A">
        <w:rPr>
          <w:rFonts w:ascii="Verdana" w:hAnsi="Verdana"/>
          <w:i/>
          <w:iCs/>
          <w:sz w:val="19"/>
          <w:szCs w:val="19"/>
        </w:rPr>
        <w:t>nature of involvement</w:t>
      </w:r>
      <w:r w:rsidRPr="00ED269A">
        <w:rPr>
          <w:rFonts w:ascii="Verdana" w:hAnsi="Verdana"/>
          <w:sz w:val="19"/>
          <w:szCs w:val="19"/>
        </w:rPr>
        <w:t xml:space="preserve"> of those target groups in research processes on the other hand. Looking more closely at the three selected societal target groups, it turns out that the correlation between </w:t>
      </w:r>
      <w:r>
        <w:rPr>
          <w:rFonts w:ascii="Verdana" w:hAnsi="Verdana"/>
          <w:sz w:val="19"/>
          <w:szCs w:val="19"/>
        </w:rPr>
        <w:t xml:space="preserve">deliberate </w:t>
      </w:r>
      <w:r w:rsidRPr="00ED269A">
        <w:rPr>
          <w:rFonts w:ascii="Verdana" w:hAnsi="Verdana"/>
          <w:sz w:val="19"/>
          <w:szCs w:val="19"/>
        </w:rPr>
        <w:t xml:space="preserve">benefit-orientation and the </w:t>
      </w:r>
      <w:r w:rsidRPr="00ED269A">
        <w:rPr>
          <w:rFonts w:ascii="Verdana" w:hAnsi="Verdana"/>
          <w:i/>
          <w:iCs/>
          <w:sz w:val="19"/>
          <w:szCs w:val="19"/>
        </w:rPr>
        <w:t>nature of involvement</w:t>
      </w:r>
      <w:r w:rsidRPr="00ED269A">
        <w:rPr>
          <w:rFonts w:ascii="Verdana" w:hAnsi="Verdana"/>
          <w:sz w:val="19"/>
          <w:szCs w:val="19"/>
        </w:rPr>
        <w:t xml:space="preserve"> of </w:t>
      </w:r>
      <w:r w:rsidRPr="00ED269A">
        <w:rPr>
          <w:rFonts w:ascii="Verdana" w:hAnsi="Verdana"/>
          <w:b/>
          <w:bCs/>
          <w:sz w:val="19"/>
          <w:szCs w:val="19"/>
        </w:rPr>
        <w:t>citizens</w:t>
      </w:r>
      <w:r w:rsidRPr="00ED269A">
        <w:rPr>
          <w:rFonts w:ascii="Verdana" w:hAnsi="Verdana"/>
          <w:sz w:val="19"/>
          <w:szCs w:val="19"/>
        </w:rPr>
        <w:t xml:space="preserve"> as well as </w:t>
      </w:r>
      <w:r w:rsidRPr="00ED269A">
        <w:rPr>
          <w:rFonts w:ascii="Verdana" w:hAnsi="Verdana"/>
          <w:b/>
          <w:bCs/>
          <w:sz w:val="19"/>
          <w:szCs w:val="19"/>
        </w:rPr>
        <w:t>civil society organisations &amp; NGOs</w:t>
      </w:r>
      <w:r w:rsidRPr="00ED269A">
        <w:rPr>
          <w:rFonts w:ascii="Verdana" w:hAnsi="Verdana"/>
          <w:sz w:val="19"/>
          <w:szCs w:val="19"/>
        </w:rPr>
        <w:t xml:space="preserve"> in the research process is weak (rho &lt; 0.15 for each; relation is displayed in Table </w:t>
      </w:r>
      <w:r>
        <w:rPr>
          <w:rFonts w:ascii="Verdana" w:hAnsi="Verdana"/>
          <w:sz w:val="19"/>
          <w:szCs w:val="19"/>
        </w:rPr>
        <w:t>3</w:t>
      </w:r>
      <w:r w:rsidRPr="00ED269A">
        <w:rPr>
          <w:rFonts w:ascii="Verdana" w:hAnsi="Verdana"/>
          <w:sz w:val="19"/>
          <w:szCs w:val="19"/>
        </w:rPr>
        <w:t xml:space="preserve">) and not statistically </w:t>
      </w:r>
      <w:r w:rsidRPr="00ED269A">
        <w:rPr>
          <w:rFonts w:ascii="Verdana" w:hAnsi="Verdana"/>
          <w:sz w:val="19"/>
          <w:szCs w:val="19"/>
        </w:rPr>
        <w:lastRenderedPageBreak/>
        <w:t xml:space="preserve">significant (p-value &gt; 0.05 for each pairing). Only the relation between the </w:t>
      </w:r>
      <w:r w:rsidRPr="00ED269A">
        <w:rPr>
          <w:rFonts w:ascii="Verdana" w:hAnsi="Verdana"/>
          <w:i/>
          <w:iCs/>
          <w:sz w:val="19"/>
          <w:szCs w:val="19"/>
        </w:rPr>
        <w:t>nature of involvement</w:t>
      </w:r>
      <w:r w:rsidRPr="00ED269A">
        <w:rPr>
          <w:rFonts w:ascii="Verdana" w:hAnsi="Verdana"/>
          <w:sz w:val="19"/>
          <w:szCs w:val="19"/>
        </w:rPr>
        <w:t xml:space="preserve"> of the </w:t>
      </w:r>
      <w:r w:rsidRPr="00ED269A">
        <w:rPr>
          <w:rFonts w:ascii="Verdana" w:hAnsi="Verdana"/>
          <w:b/>
          <w:bCs/>
          <w:sz w:val="19"/>
          <w:szCs w:val="19"/>
        </w:rPr>
        <w:t>representatives of welfare and educational institutions</w:t>
      </w:r>
      <w:r w:rsidRPr="00ED269A">
        <w:rPr>
          <w:rFonts w:ascii="Verdana" w:hAnsi="Verdana"/>
          <w:sz w:val="19"/>
          <w:szCs w:val="19"/>
        </w:rPr>
        <w:t xml:space="preserve"> in the research processes and the benefit-orientation of the project design is significant; still </w:t>
      </w:r>
      <w:r w:rsidR="00930D73" w:rsidRPr="00ED269A">
        <w:rPr>
          <w:rFonts w:ascii="Verdana" w:hAnsi="Verdana"/>
          <w:sz w:val="19"/>
          <w:szCs w:val="19"/>
        </w:rPr>
        <w:t>displ</w:t>
      </w:r>
      <w:r w:rsidR="00930D73">
        <w:rPr>
          <w:rFonts w:ascii="Verdana" w:hAnsi="Verdana"/>
          <w:sz w:val="19"/>
          <w:szCs w:val="19"/>
        </w:rPr>
        <w:t>a</w:t>
      </w:r>
      <w:r w:rsidR="00930D73" w:rsidRPr="00ED269A">
        <w:rPr>
          <w:rFonts w:ascii="Verdana" w:hAnsi="Verdana"/>
          <w:sz w:val="19"/>
          <w:szCs w:val="19"/>
        </w:rPr>
        <w:t>ying</w:t>
      </w:r>
      <w:r w:rsidRPr="00ED269A">
        <w:rPr>
          <w:rFonts w:ascii="Verdana" w:hAnsi="Verdana"/>
          <w:sz w:val="19"/>
          <w:szCs w:val="19"/>
        </w:rPr>
        <w:t xml:space="preserve"> only a weak correlation (rho </w:t>
      </w:r>
      <w:r w:rsidRPr="00ED269A">
        <w:rPr>
          <w:rFonts w:ascii="Verdana" w:hAnsi="Verdana" w:cs="Arial"/>
          <w:color w:val="4D5156"/>
          <w:sz w:val="19"/>
          <w:szCs w:val="19"/>
          <w:shd w:val="clear" w:color="auto" w:fill="FFFFFF"/>
        </w:rPr>
        <w:t>≈</w:t>
      </w:r>
      <w:r w:rsidRPr="00ED269A">
        <w:rPr>
          <w:rFonts w:ascii="Verdana" w:hAnsi="Verdana"/>
          <w:sz w:val="19"/>
          <w:szCs w:val="19"/>
        </w:rPr>
        <w:t xml:space="preserve"> 0.3).</w:t>
      </w:r>
    </w:p>
    <w:p w14:paraId="39FB303C" w14:textId="757C83B8" w:rsidR="00ED269A" w:rsidRDefault="00ED269A" w:rsidP="00ED269A">
      <w:pPr>
        <w:jc w:val="both"/>
        <w:rPr>
          <w:rFonts w:ascii="Verdana" w:hAnsi="Verdana"/>
          <w:sz w:val="19"/>
          <w:szCs w:val="19"/>
        </w:rPr>
      </w:pPr>
      <w:r w:rsidRPr="00ED269A">
        <w:rPr>
          <w:rFonts w:ascii="Verdana" w:hAnsi="Verdana"/>
          <w:sz w:val="19"/>
          <w:szCs w:val="19"/>
        </w:rPr>
        <w:t>Although we can observe a modest relation, a deliberate design to benefit specific societal groups does not seem to correlate overall with a deeper level of involvement of societal groups in research processes. In other words, the intention to create benefits for specific selected groups does not necessarily correlate with more intense engagement practices. Maybe the welfare and education sector is an exception to this, because one can speculate that more deep engagement practices with stakeholders from these two sectors are already more often practiced. Another explanation attempt is that the welfare and education sectors are more formalised (and thus easier to handle) than the other scrutinised sectors of NGOs and citizens, which are certainly characterized by a higher variability and a lower possibility of standardizing transdisciplinary collaboration.</w:t>
      </w:r>
    </w:p>
    <w:p w14:paraId="44D6137E" w14:textId="77777777" w:rsidR="00930D73" w:rsidRPr="00ED269A" w:rsidRDefault="00930D73" w:rsidP="00ED269A">
      <w:pPr>
        <w:jc w:val="both"/>
        <w:rPr>
          <w:rFonts w:ascii="Verdana" w:hAnsi="Verdana"/>
          <w:sz w:val="19"/>
          <w:szCs w:val="19"/>
        </w:rPr>
      </w:pPr>
    </w:p>
    <w:p w14:paraId="74763CD8" w14:textId="696FF9D5" w:rsidR="00ED269A" w:rsidRPr="00ED269A" w:rsidRDefault="00ED269A" w:rsidP="00ED269A">
      <w:pPr>
        <w:pStyle w:val="Caption"/>
        <w:keepNext/>
        <w:rPr>
          <w:rFonts w:ascii="Verdana" w:hAnsi="Verdana"/>
        </w:rPr>
      </w:pPr>
      <w:bookmarkStart w:id="40" w:name="_Ref100037776"/>
      <w:bookmarkStart w:id="41" w:name="_Toc100567263"/>
      <w:bookmarkStart w:id="42" w:name="_Toc106728150"/>
      <w:r w:rsidRPr="00ED269A">
        <w:rPr>
          <w:rFonts w:ascii="Verdana" w:hAnsi="Verdana"/>
        </w:rPr>
        <w:t xml:space="preserve">Table </w:t>
      </w:r>
      <w:r w:rsidRPr="00ED269A">
        <w:rPr>
          <w:rFonts w:ascii="Verdana" w:hAnsi="Verdana"/>
        </w:rPr>
        <w:fldChar w:fldCharType="begin"/>
      </w:r>
      <w:r w:rsidRPr="00ED269A">
        <w:rPr>
          <w:rFonts w:ascii="Verdana" w:hAnsi="Verdana"/>
        </w:rPr>
        <w:instrText xml:space="preserve"> SEQ Table \* ARABIC </w:instrText>
      </w:r>
      <w:r w:rsidRPr="00ED269A">
        <w:rPr>
          <w:rFonts w:ascii="Verdana" w:hAnsi="Verdana"/>
        </w:rPr>
        <w:fldChar w:fldCharType="separate"/>
      </w:r>
      <w:r w:rsidR="004A129B">
        <w:rPr>
          <w:rFonts w:ascii="Verdana" w:hAnsi="Verdana"/>
          <w:noProof/>
        </w:rPr>
        <w:t>5</w:t>
      </w:r>
      <w:r w:rsidRPr="00ED269A">
        <w:rPr>
          <w:rFonts w:ascii="Verdana" w:hAnsi="Verdana"/>
        </w:rPr>
        <w:fldChar w:fldCharType="end"/>
      </w:r>
      <w:bookmarkEnd w:id="40"/>
      <w:r w:rsidRPr="00ED269A">
        <w:rPr>
          <w:rFonts w:ascii="Verdana" w:hAnsi="Verdana"/>
        </w:rPr>
        <w:t>: Correlation matrix between the deliberate planning for benefits for and the nature of involvement of target groups outside academia</w:t>
      </w:r>
      <w:bookmarkEnd w:id="41"/>
      <w:bookmarkEnd w:id="42"/>
    </w:p>
    <w:tbl>
      <w:tblPr>
        <w:tblStyle w:val="TableGrid"/>
        <w:tblW w:w="0" w:type="auto"/>
        <w:tblLook w:val="04A0" w:firstRow="1" w:lastRow="0" w:firstColumn="1" w:lastColumn="0" w:noHBand="0" w:noVBand="1"/>
      </w:tblPr>
      <w:tblGrid>
        <w:gridCol w:w="9062"/>
      </w:tblGrid>
      <w:tr w:rsidR="00ED269A" w:rsidRPr="00125D20" w14:paraId="7BCCCE4F" w14:textId="77777777" w:rsidTr="00711D61">
        <w:tc>
          <w:tcPr>
            <w:tcW w:w="9242" w:type="dxa"/>
          </w:tcPr>
          <w:p w14:paraId="77091C82"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Correlation: </w:t>
            </w:r>
          </w:p>
          <w:p w14:paraId="339792C0"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Benefit for non-academy citizens civ. soc. org.</w:t>
            </w:r>
          </w:p>
          <w:p w14:paraId="58E59C67"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Benefit for non-academy                    1.00     0.15           0.05</w:t>
            </w:r>
          </w:p>
          <w:p w14:paraId="7BADEE49"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citizens                                   0.15     1.00           0.37</w:t>
            </w:r>
          </w:p>
          <w:p w14:paraId="5A9B62AD"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civ. soc. org.                             0.05     0.37           1.00</w:t>
            </w:r>
          </w:p>
          <w:p w14:paraId="16255FF1"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welfare inst.                              0.31     0.51           0.16</w:t>
            </w:r>
          </w:p>
          <w:p w14:paraId="32DE52E7"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welfare inst.</w:t>
            </w:r>
          </w:p>
          <w:p w14:paraId="161F4428"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Benefit for non-academy          0.31</w:t>
            </w:r>
          </w:p>
          <w:p w14:paraId="48867D03"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citizens                         0.51</w:t>
            </w:r>
          </w:p>
          <w:p w14:paraId="6A76A4B1"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civ. soc. org.                   0.16</w:t>
            </w:r>
          </w:p>
          <w:p w14:paraId="64991AE0"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welfare inst.                    1.00</w:t>
            </w:r>
          </w:p>
          <w:p w14:paraId="60A8F7E3"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p>
          <w:p w14:paraId="4D3AAA9D"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Sample Size:</w:t>
            </w:r>
          </w:p>
          <w:p w14:paraId="5EB01922"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Benefit for non-academy citizens civ. soc. org.</w:t>
            </w:r>
          </w:p>
          <w:p w14:paraId="24C10DDC"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Benefit for non-academy                     360       82             51</w:t>
            </w:r>
          </w:p>
          <w:p w14:paraId="1D3D88F7"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citizens                                     82       82             34</w:t>
            </w:r>
          </w:p>
          <w:p w14:paraId="5CBC2F9D"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civ. soc. org.                               51       34             51</w:t>
            </w:r>
          </w:p>
          <w:p w14:paraId="3A7B899B"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welfare inst.                                74       41             23</w:t>
            </w:r>
          </w:p>
          <w:p w14:paraId="305AC48B"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welfare inst.</w:t>
            </w:r>
          </w:p>
          <w:p w14:paraId="2532DC0B"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Benefit for non-academy            74</w:t>
            </w:r>
          </w:p>
          <w:p w14:paraId="2B3059C7"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citizens                           41</w:t>
            </w:r>
          </w:p>
          <w:p w14:paraId="78F10194"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civ. soc. org.                     23</w:t>
            </w:r>
          </w:p>
          <w:p w14:paraId="50D6863F"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welfare inst.                      74</w:t>
            </w:r>
          </w:p>
          <w:p w14:paraId="50E905EA"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p>
          <w:p w14:paraId="1694B27C"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P-Values</w:t>
            </w:r>
          </w:p>
          <w:p w14:paraId="618FF5AB"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Benefit for non-academy citizens civ. soc. org.</w:t>
            </w:r>
          </w:p>
          <w:p w14:paraId="6AD08AEB"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Benefit for non-academy                         0.1882   0.7077        </w:t>
            </w:r>
          </w:p>
          <w:p w14:paraId="5D6E457E"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citizens                0.1882                           0.0294        </w:t>
            </w:r>
          </w:p>
          <w:p w14:paraId="6A6CD0CE"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civ. soc. org.          0.7077                  0.0294                 </w:t>
            </w:r>
          </w:p>
          <w:p w14:paraId="6B936D76"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welfare inst.           0.0077                  0.0007   0.4541        </w:t>
            </w:r>
          </w:p>
          <w:p w14:paraId="11DB4706"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welfare inst.</w:t>
            </w:r>
          </w:p>
          <w:p w14:paraId="24406E19"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Benefit for non-academy 0.0077       </w:t>
            </w:r>
          </w:p>
          <w:p w14:paraId="56CC8268"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citizens                0.0007       </w:t>
            </w:r>
          </w:p>
          <w:p w14:paraId="7EB3BB00"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civ. soc. org.          0.4541       </w:t>
            </w:r>
          </w:p>
          <w:p w14:paraId="5019EC6E"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welfare inst.</w:t>
            </w:r>
          </w:p>
          <w:p w14:paraId="0D901480" w14:textId="77777777" w:rsidR="00ED269A" w:rsidRPr="00125D20" w:rsidRDefault="00ED269A" w:rsidP="00711D61">
            <w:pPr>
              <w:pStyle w:val="HTMLPreformatted"/>
              <w:shd w:val="clear" w:color="auto" w:fill="FFFFFF"/>
              <w:wordWrap w:val="0"/>
              <w:spacing w:after="150"/>
              <w:rPr>
                <w:rStyle w:val="HTMLCode"/>
                <w:rFonts w:eastAsiaTheme="majorEastAsia"/>
                <w:color w:val="333333"/>
                <w:sz w:val="18"/>
                <w:szCs w:val="18"/>
              </w:rPr>
            </w:pPr>
          </w:p>
          <w:p w14:paraId="6B6F327D" w14:textId="77777777" w:rsidR="00ED269A" w:rsidRPr="00125D20" w:rsidRDefault="00ED269A" w:rsidP="00711D61">
            <w:pPr>
              <w:pStyle w:val="HTMLPreformatted"/>
              <w:shd w:val="clear" w:color="auto" w:fill="FFFFFF"/>
              <w:wordWrap w:val="0"/>
              <w:spacing w:after="150"/>
              <w:rPr>
                <w:rFonts w:eastAsiaTheme="majorEastAsia"/>
                <w:color w:val="333333"/>
                <w:sz w:val="18"/>
                <w:szCs w:val="18"/>
              </w:rPr>
            </w:pPr>
            <w:r w:rsidRPr="00125D20">
              <w:rPr>
                <w:rStyle w:val="HTMLCode"/>
                <w:rFonts w:eastAsiaTheme="majorEastAsia"/>
                <w:b/>
                <w:bCs/>
                <w:color w:val="333333"/>
                <w:sz w:val="18"/>
                <w:szCs w:val="18"/>
              </w:rPr>
              <w:t>RESULT</w:t>
            </w:r>
          </w:p>
          <w:p w14:paraId="23F0C3E6" w14:textId="77777777" w:rsidR="00ED269A" w:rsidRPr="00125D20" w:rsidRDefault="00ED269A" w:rsidP="00711D61">
            <w:pPr>
              <w:pStyle w:val="HTMLPreformatted"/>
              <w:numPr>
                <w:ilvl w:val="0"/>
                <w:numId w:val="94"/>
              </w:numPr>
              <w:shd w:val="clear" w:color="auto" w:fill="FFFFFF"/>
              <w:wordWrap w:val="0"/>
              <w:spacing w:after="150"/>
              <w:rPr>
                <w:rFonts w:eastAsiaTheme="majorEastAsia"/>
                <w:color w:val="333333"/>
                <w:sz w:val="18"/>
                <w:szCs w:val="18"/>
              </w:rPr>
            </w:pPr>
            <w:r w:rsidRPr="00125D20">
              <w:t>H</w:t>
            </w:r>
            <w:r>
              <w:rPr>
                <w:vertAlign w:val="subscript"/>
              </w:rPr>
              <w:t>4</w:t>
            </w:r>
            <w:r w:rsidRPr="00125D20">
              <w:rPr>
                <w:vertAlign w:val="subscript"/>
              </w:rPr>
              <w:t>.1</w:t>
            </w:r>
            <w:r w:rsidRPr="00125D20">
              <w:t xml:space="preserve">: the </w:t>
            </w:r>
            <w:r w:rsidRPr="00125D20">
              <w:rPr>
                <w:i/>
                <w:iCs/>
              </w:rPr>
              <w:t>intention to benefit society</w:t>
            </w:r>
            <w:r w:rsidRPr="00125D20">
              <w:t xml:space="preserve"> and the </w:t>
            </w:r>
            <w:r w:rsidRPr="00125D20">
              <w:rPr>
                <w:i/>
                <w:iCs/>
              </w:rPr>
              <w:t>nature of involvement of citizen</w:t>
            </w:r>
            <w:r w:rsidRPr="00125D20">
              <w:t xml:space="preserve"> and </w:t>
            </w:r>
            <w:r w:rsidRPr="00125D20">
              <w:rPr>
                <w:i/>
                <w:iCs/>
              </w:rPr>
              <w:t>civil society groups (incl. NGOs)</w:t>
            </w:r>
            <w:r>
              <w:t xml:space="preserve"> in research </w:t>
            </w:r>
            <w:r>
              <w:br/>
              <w:t xml:space="preserve">processes </w:t>
            </w:r>
            <w:r w:rsidRPr="00125D20">
              <w:t xml:space="preserve">have p-values &gt; 0.05. This means that we </w:t>
            </w:r>
            <w:r w:rsidRPr="00125D20">
              <w:rPr>
                <w:u w:val="single"/>
              </w:rPr>
              <w:t xml:space="preserve">cannot reject </w:t>
            </w:r>
            <w:r>
              <w:rPr>
                <w:u w:val="single"/>
              </w:rPr>
              <w:br/>
            </w:r>
            <w:r w:rsidRPr="00125D20">
              <w:rPr>
                <w:u w:val="single"/>
              </w:rPr>
              <w:lastRenderedPageBreak/>
              <w:t>the null hypothes</w:t>
            </w:r>
            <w:r w:rsidRPr="00125D20">
              <w:t xml:space="preserve">is for each of these, i. e. there </w:t>
            </w:r>
            <w:r>
              <w:t xml:space="preserve">is no statistically significant </w:t>
            </w:r>
            <w:r w:rsidRPr="00125D20">
              <w:t>relationship between the two analysed variables.</w:t>
            </w:r>
          </w:p>
          <w:p w14:paraId="669803FA" w14:textId="77777777" w:rsidR="00ED269A" w:rsidRPr="00125D20" w:rsidRDefault="00ED269A" w:rsidP="00711D61">
            <w:pPr>
              <w:pStyle w:val="HTMLPreformatted"/>
              <w:numPr>
                <w:ilvl w:val="0"/>
                <w:numId w:val="94"/>
              </w:numPr>
              <w:shd w:val="clear" w:color="auto" w:fill="FFFFFF"/>
              <w:wordWrap w:val="0"/>
              <w:spacing w:after="150"/>
              <w:rPr>
                <w:rFonts w:eastAsiaTheme="majorEastAsia"/>
                <w:color w:val="333333"/>
                <w:sz w:val="18"/>
                <w:szCs w:val="18"/>
              </w:rPr>
            </w:pPr>
            <w:r w:rsidRPr="00125D20">
              <w:t>H</w:t>
            </w:r>
            <w:r>
              <w:rPr>
                <w:vertAlign w:val="subscript"/>
              </w:rPr>
              <w:t>4</w:t>
            </w:r>
            <w:r w:rsidRPr="00125D20">
              <w:rPr>
                <w:vertAlign w:val="subscript"/>
              </w:rPr>
              <w:t>.2</w:t>
            </w:r>
            <w:r w:rsidRPr="00125D20">
              <w:t xml:space="preserve">: the </w:t>
            </w:r>
            <w:r w:rsidRPr="00125D20">
              <w:rPr>
                <w:i/>
                <w:iCs/>
              </w:rPr>
              <w:t>intention to create benefits</w:t>
            </w:r>
            <w:r w:rsidRPr="00125D20">
              <w:t xml:space="preserve"> for stakeholders from the</w:t>
            </w:r>
            <w:r>
              <w:t xml:space="preserve"> </w:t>
            </w:r>
            <w:r w:rsidRPr="00125D20">
              <w:br/>
              <w:t>welfare and education sector has a statistically significant re</w:t>
            </w:r>
            <w:r w:rsidRPr="00125D20">
              <w:softHyphen/>
            </w:r>
            <w:r w:rsidRPr="00125D20">
              <w:br/>
              <w:t>lationship (</w:t>
            </w:r>
            <w:r w:rsidRPr="00125D20">
              <w:rPr>
                <w:color w:val="202124"/>
                <w:sz w:val="18"/>
                <w:szCs w:val="18"/>
                <w:shd w:val="clear" w:color="auto" w:fill="FFFFFF"/>
              </w:rPr>
              <w:t xml:space="preserve">α &lt; 0.05) </w:t>
            </w:r>
            <w:r w:rsidRPr="00E30790">
              <w:rPr>
                <w:color w:val="202124"/>
                <w:shd w:val="clear" w:color="auto" w:fill="FFFFFF"/>
              </w:rPr>
              <w:t xml:space="preserve">with the </w:t>
            </w:r>
            <w:r w:rsidRPr="00E30790">
              <w:rPr>
                <w:i/>
                <w:iCs/>
                <w:color w:val="202124"/>
                <w:shd w:val="clear" w:color="auto" w:fill="FFFFFF"/>
              </w:rPr>
              <w:t>nature of involvement</w:t>
            </w:r>
            <w:r w:rsidRPr="00E30790">
              <w:rPr>
                <w:color w:val="202124"/>
                <w:shd w:val="clear" w:color="auto" w:fill="FFFFFF"/>
              </w:rPr>
              <w:t>, although it</w:t>
            </w:r>
            <w:r>
              <w:rPr>
                <w:color w:val="202124"/>
                <w:shd w:val="clear" w:color="auto" w:fill="FFFFFF"/>
              </w:rPr>
              <w:t xml:space="preserve"> </w:t>
            </w:r>
            <w:r>
              <w:rPr>
                <w:color w:val="202124"/>
                <w:shd w:val="clear" w:color="auto" w:fill="FFFFFF"/>
              </w:rPr>
              <w:br/>
              <w:t>cor</w:t>
            </w:r>
            <w:r w:rsidRPr="00E30790">
              <w:rPr>
                <w:color w:val="202124"/>
                <w:shd w:val="clear" w:color="auto" w:fill="FFFFFF"/>
              </w:rPr>
              <w:t>relates relatively weakly (rho=0.3).</w:t>
            </w:r>
          </w:p>
          <w:p w14:paraId="70DD7B37" w14:textId="77777777" w:rsidR="00ED269A" w:rsidRPr="00125D20" w:rsidRDefault="00ED269A" w:rsidP="00711D61">
            <w:pPr>
              <w:pStyle w:val="BodyText"/>
            </w:pPr>
          </w:p>
        </w:tc>
      </w:tr>
    </w:tbl>
    <w:p w14:paraId="7B13AB1A" w14:textId="77777777" w:rsidR="00ED269A" w:rsidRPr="00125D20" w:rsidRDefault="00ED269A" w:rsidP="00ED269A"/>
    <w:p w14:paraId="3199BE76" w14:textId="24C1BF44" w:rsidR="00802C9D" w:rsidRPr="003D1F31" w:rsidRDefault="00802C9D" w:rsidP="005C27D0">
      <w:pPr>
        <w:pStyle w:val="RTDBody"/>
      </w:pPr>
      <w:r w:rsidRPr="003D1F31">
        <w:t>Through the interviews</w:t>
      </w:r>
      <w:r w:rsidR="00AA0416">
        <w:t>,</w:t>
      </w:r>
      <w:r w:rsidRPr="003D1F31">
        <w:t xml:space="preserve"> we could </w:t>
      </w:r>
      <w:r w:rsidR="001F06C1" w:rsidRPr="003D1F31">
        <w:t xml:space="preserve">further </w:t>
      </w:r>
      <w:r w:rsidRPr="003D1F31">
        <w:t xml:space="preserve">identify that for many </w:t>
      </w:r>
      <w:r w:rsidR="00AA0416">
        <w:t>principal investigators (</w:t>
      </w:r>
      <w:r w:rsidRPr="003D1F31">
        <w:t>PIs</w:t>
      </w:r>
      <w:r w:rsidR="00AA0416">
        <w:t>)</w:t>
      </w:r>
      <w:r w:rsidRPr="003D1F31">
        <w:t xml:space="preserve"> </w:t>
      </w:r>
      <w:r w:rsidR="001F06C1" w:rsidRPr="003D1F31">
        <w:t xml:space="preserve">inter- and </w:t>
      </w:r>
      <w:r w:rsidRPr="003D1F31">
        <w:t>transdisciplinary research designs and implementation practices were considered as a central element of novelty</w:t>
      </w:r>
      <w:r w:rsidR="001F06C1" w:rsidRPr="003D1F31">
        <w:t xml:space="preserve"> in their research</w:t>
      </w:r>
      <w:r w:rsidRPr="003D1F31">
        <w:t>. While novelty is usually related to scientific discoveries</w:t>
      </w:r>
      <w:r w:rsidR="00AA0416">
        <w:t>, new scientific methods, innovative research questions</w:t>
      </w:r>
      <w:r w:rsidRPr="003D1F31">
        <w:t xml:space="preserve"> or academically induced innovations, several interviewees reported that the novel part of their research was the way they approached the project by applying new concepts or techniques that were </w:t>
      </w:r>
      <w:r w:rsidR="00AA0416" w:rsidRPr="003D1F31">
        <w:t>either new for them or for their</w:t>
      </w:r>
      <w:r w:rsidRPr="003D1F31">
        <w:t xml:space="preserve"> respective fields. </w:t>
      </w:r>
    </w:p>
    <w:p w14:paraId="3C97A816" w14:textId="0D7F57B2" w:rsidR="00802C9D" w:rsidRPr="003D1F31" w:rsidRDefault="001F06C1" w:rsidP="001F06C1">
      <w:pPr>
        <w:pStyle w:val="RTDBody"/>
      </w:pPr>
      <w:r w:rsidRPr="003D1F31">
        <w:t>Some interviewees</w:t>
      </w:r>
      <w:r w:rsidR="00802C9D" w:rsidRPr="003D1F31">
        <w:t xml:space="preserve"> highlighted that by simply introducing aspects from other disciplines into their research, the potential impact of the results and findings for academics and practitioners alike multiplied. Other interviewees mentioned that “minor” adjustments in research designs drastically affect</w:t>
      </w:r>
      <w:r w:rsidRPr="003D1F31">
        <w:t>ed</w:t>
      </w:r>
      <w:r w:rsidR="00802C9D" w:rsidRPr="003D1F31">
        <w:t xml:space="preserve"> the outcomes of projects. Similarly, it was emphasized that while interdisciplinarity is common in </w:t>
      </w:r>
      <w:r w:rsidRPr="003D1F31">
        <w:t>many</w:t>
      </w:r>
      <w:r w:rsidR="00802C9D" w:rsidRPr="003D1F31">
        <w:t xml:space="preserve"> research fields, </w:t>
      </w:r>
      <w:r w:rsidRPr="003D1F31">
        <w:t xml:space="preserve">some </w:t>
      </w:r>
      <w:r w:rsidR="00802C9D" w:rsidRPr="003D1F31">
        <w:t xml:space="preserve">PIs decided to incorporate interdisciplinary aspects, albeit uncommon in their </w:t>
      </w:r>
      <w:r w:rsidRPr="003D1F31">
        <w:t xml:space="preserve">specific </w:t>
      </w:r>
      <w:r w:rsidR="00802C9D" w:rsidRPr="003D1F31">
        <w:t>field, because they believed that such an approach could contribute to a more holistic perspective on the researched topics, e.g. at the interface between fundamental and applied research but also</w:t>
      </w:r>
      <w:r w:rsidR="00AA0416">
        <w:t xml:space="preserve"> at the interface</w:t>
      </w:r>
      <w:r w:rsidR="00802C9D" w:rsidRPr="003D1F31">
        <w:t xml:space="preserve"> between natural and social sciences. Overcoming disciplinary boundaries and designing research projects not only according to the standards of one field but two or more </w:t>
      </w:r>
      <w:r w:rsidRPr="003D1F31">
        <w:t>was perceived as</w:t>
      </w:r>
      <w:r w:rsidR="00802C9D" w:rsidRPr="003D1F31">
        <w:t xml:space="preserve"> very innovative </w:t>
      </w:r>
      <w:r w:rsidRPr="003D1F31">
        <w:t>with a potential to</w:t>
      </w:r>
      <w:r w:rsidR="00802C9D" w:rsidRPr="003D1F31">
        <w:t xml:space="preserve"> lead to higher impact both in and outside of academia.</w:t>
      </w:r>
    </w:p>
    <w:p w14:paraId="1EAC1002" w14:textId="1DB16435" w:rsidR="001F06C1" w:rsidRPr="003D1F31" w:rsidRDefault="001F06C1" w:rsidP="000A117A">
      <w:pPr>
        <w:pStyle w:val="RTDBody"/>
      </w:pPr>
      <w:r w:rsidRPr="003D1F31">
        <w:t>Almost half of the interviewed PIs reported that the novel aspect of their research was the contribution to practice, for example, the improvement of teachers’ training or medical treatment. Other interviewees argued that their innovative aspects lay within the transdisciplinary aspects of their research design</w:t>
      </w:r>
      <w:r w:rsidR="000A117A" w:rsidRPr="003D1F31">
        <w:t>s. However, n</w:t>
      </w:r>
      <w:r w:rsidRPr="003D1F31">
        <w:t xml:space="preserve">ot all of </w:t>
      </w:r>
      <w:r w:rsidR="000A117A" w:rsidRPr="003D1F31">
        <w:t>the interviewees</w:t>
      </w:r>
      <w:r w:rsidRPr="003D1F31">
        <w:t xml:space="preserve"> who identified relevance for practice, applied transdisciplinary elements in their research. On the other hand, all of the interviewees who conducted transdisciplinary research argued that their research projects were tied to phenomena in the practical world. </w:t>
      </w:r>
    </w:p>
    <w:p w14:paraId="49EEEB8D" w14:textId="77777777" w:rsidR="001F06C1" w:rsidRPr="003D1F31" w:rsidRDefault="001F06C1" w:rsidP="000A117A">
      <w:pPr>
        <w:pStyle w:val="RTDBody"/>
      </w:pPr>
      <w:r w:rsidRPr="003D1F31">
        <w:t>Interview partners argued that there is a “feedback loop” between academia and practice, which offers a ground for learning. One interviewee recounted that while practitioners can learn from academic knowledge, researchers can benefit from incorporating “practical knowledge” into their projects.</w:t>
      </w:r>
    </w:p>
    <w:p w14:paraId="6DCF5D5B" w14:textId="77777777" w:rsidR="001F06C1" w:rsidRPr="003D1F31" w:rsidRDefault="001F06C1" w:rsidP="001F06C1">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“First of all, we describe what the professionals do because, in the institutions, we often don't know what the professionals do. There is a diversity of practices, so it is really important to go to the institutions, to go to the field, to describe what professionals do. And there is a knowledge that is built up among social workers - so this is something that is attributed to all professionals, but in social work, as it is highly experimental, it is even stronger. There is something of an invention in the work. So, it's very important to be able to produce knowledge for that. Already for professional training, there is something of social innovation, because the idea is to allow the training of social workers to be nourished by the new knowledge that is built up in the field. Because obviously, in the institutions, in addition, the problems evolve. They evolve all the time. There is this basic innovative side.” Interviewee 1</w:t>
      </w:r>
    </w:p>
    <w:p w14:paraId="192A46C7" w14:textId="22A634A3" w:rsidR="001F06C1" w:rsidRPr="003D1F31" w:rsidRDefault="001F06C1" w:rsidP="000A117A">
      <w:pPr>
        <w:pStyle w:val="RTDBody"/>
      </w:pPr>
      <w:r w:rsidRPr="003D1F31">
        <w:t>Furthermore, some interviewees mentioned that although their research is generally more theoretical and fundamental, they understand their scientific activity always as related to practice. While some interviewees claimed that the boundaries and limits of fundamental research are its limited impact outside of academia, others highlight</w:t>
      </w:r>
      <w:r w:rsidR="00AA0416">
        <w:t>ed</w:t>
      </w:r>
      <w:r w:rsidRPr="003D1F31">
        <w:t xml:space="preserve"> that these boundaries can be overcome by incorporating translational science aspects into the project from the start </w:t>
      </w:r>
      <w:r w:rsidRPr="003D1F31">
        <w:lastRenderedPageBreak/>
        <w:t xml:space="preserve">but also at later stages, e.g., by flexibly including stakeholders, pursuing dissemination strategies or undertaking exploitation activities. </w:t>
      </w:r>
    </w:p>
    <w:p w14:paraId="383F4152" w14:textId="3EAC3E7E" w:rsidR="00802C9D" w:rsidRPr="003D1F31" w:rsidRDefault="00802C9D" w:rsidP="005C27D0">
      <w:pPr>
        <w:pStyle w:val="RTDBody"/>
      </w:pPr>
    </w:p>
    <w:p w14:paraId="70E63253" w14:textId="20B1B3A5" w:rsidR="000A117A" w:rsidRPr="00300C47" w:rsidRDefault="000A117A" w:rsidP="00300C47">
      <w:pPr>
        <w:pStyle w:val="RTDHeading03"/>
      </w:pPr>
      <w:bookmarkStart w:id="43" w:name="_Toc106728068"/>
      <w:r w:rsidRPr="00300C47">
        <w:t>Involvement of non-academic actors in different project phases</w:t>
      </w:r>
      <w:bookmarkEnd w:id="43"/>
    </w:p>
    <w:p w14:paraId="7BA70F82" w14:textId="0F4AED12" w:rsidR="00272E9B" w:rsidRPr="003D1F31" w:rsidRDefault="005C27D0" w:rsidP="007C69C4">
      <w:pPr>
        <w:pStyle w:val="RTDBody"/>
      </w:pPr>
      <w:r w:rsidRPr="003D1F31">
        <w:t xml:space="preserve">We also aimed to understand in which phases of the project non-academic actors and/or social groups have been involved. </w:t>
      </w:r>
      <w:r w:rsidR="007C69C4">
        <w:t>We</w:t>
      </w:r>
      <w:r w:rsidR="00D00E26" w:rsidRPr="003D1F31">
        <w:t xml:space="preserve"> different</w:t>
      </w:r>
      <w:r w:rsidRPr="003D1F31">
        <w:t>iate</w:t>
      </w:r>
      <w:r w:rsidR="00D00E26" w:rsidRPr="003D1F31">
        <w:t xml:space="preserve"> between three different project phases. </w:t>
      </w:r>
    </w:p>
    <w:p w14:paraId="4F3AD13D" w14:textId="5CFCD1CC" w:rsidR="00272E9B" w:rsidRPr="003D1F31" w:rsidRDefault="00D00E26" w:rsidP="00375CC2">
      <w:pPr>
        <w:pStyle w:val="RTDBody"/>
        <w:numPr>
          <w:ilvl w:val="0"/>
          <w:numId w:val="70"/>
        </w:numPr>
      </w:pPr>
      <w:r w:rsidRPr="003D1F31">
        <w:t>Firstly, the proposal phase</w:t>
      </w:r>
      <w:r w:rsidR="00272E9B" w:rsidRPr="003D1F31">
        <w:t>, which</w:t>
      </w:r>
      <w:r w:rsidRPr="003D1F31">
        <w:t xml:space="preserve"> is defined as the stage during which the project plan </w:t>
      </w:r>
      <w:r w:rsidR="007C69C4">
        <w:t xml:space="preserve">and research design </w:t>
      </w:r>
      <w:r w:rsidRPr="003D1F31">
        <w:t xml:space="preserve">is developed, and the application to the SNSF is initiated. Sometimes, exchanges </w:t>
      </w:r>
      <w:r w:rsidR="005C27D0" w:rsidRPr="003D1F31">
        <w:t xml:space="preserve">with non-academic actors or groups </w:t>
      </w:r>
      <w:r w:rsidRPr="003D1F31">
        <w:t xml:space="preserve">went back to </w:t>
      </w:r>
      <w:r w:rsidR="005C27D0" w:rsidRPr="003D1F31">
        <w:t>a</w:t>
      </w:r>
      <w:r w:rsidRPr="003D1F31">
        <w:t xml:space="preserve"> time when the concrete project idea was not mature. Yet, some of these interactions </w:t>
      </w:r>
      <w:r w:rsidR="005C27D0" w:rsidRPr="003D1F31">
        <w:t>may prove</w:t>
      </w:r>
      <w:r w:rsidRPr="003D1F31">
        <w:t xml:space="preserve"> to be invaluable for the project outline and the subsequent execution. </w:t>
      </w:r>
    </w:p>
    <w:p w14:paraId="5A25CCE3" w14:textId="0E00FA6A" w:rsidR="00272E9B" w:rsidRPr="003D1F31" w:rsidRDefault="00D00E26" w:rsidP="00375CC2">
      <w:pPr>
        <w:pStyle w:val="RTDBody"/>
        <w:numPr>
          <w:ilvl w:val="0"/>
          <w:numId w:val="70"/>
        </w:numPr>
      </w:pPr>
      <w:r w:rsidRPr="003D1F31">
        <w:t xml:space="preserve">The second phase is the implementation phase. This stage refers to the period where a project has already started and tasks </w:t>
      </w:r>
      <w:r w:rsidR="007C69C4">
        <w:t xml:space="preserve">(e.g. data collection) </w:t>
      </w:r>
      <w:r w:rsidRPr="003D1F31">
        <w:t xml:space="preserve">aimed at achieving the projects’ objectives are undertaken. </w:t>
      </w:r>
    </w:p>
    <w:p w14:paraId="42B12FB9" w14:textId="09C354FC" w:rsidR="002426EF" w:rsidRPr="003D1F31" w:rsidRDefault="00D00E26" w:rsidP="00375CC2">
      <w:pPr>
        <w:pStyle w:val="RTDBody"/>
        <w:numPr>
          <w:ilvl w:val="0"/>
          <w:numId w:val="70"/>
        </w:numPr>
      </w:pPr>
      <w:r w:rsidRPr="003D1F31">
        <w:t xml:space="preserve">The third and last phase of a project is the exploitation phase, where results are </w:t>
      </w:r>
      <w:r w:rsidR="005C27D0" w:rsidRPr="003D1F31">
        <w:t xml:space="preserve">prepared in a way to facilitate uptake and use </w:t>
      </w:r>
      <w:r w:rsidR="00272E9B" w:rsidRPr="003D1F31">
        <w:t xml:space="preserve">(e.g. by patenting) and dissemination activities are carried out </w:t>
      </w:r>
      <w:r w:rsidRPr="003D1F31">
        <w:t>(</w:t>
      </w:r>
      <w:r w:rsidR="005C27D0" w:rsidRPr="003D1F31">
        <w:t xml:space="preserve">see Figure 9). </w:t>
      </w:r>
    </w:p>
    <w:p w14:paraId="1C2F355A" w14:textId="79E1B0F3" w:rsidR="00375CC2" w:rsidRPr="003D1F31" w:rsidRDefault="00375CC2" w:rsidP="00375CC2">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Our interviews with a selected subset of survey participants also focused on these different phases of potential transdisciplinary involvement. Most interviewees</w:t>
      </w:r>
      <w:r w:rsidRPr="003D1F31">
        <w:rPr>
          <w:rStyle w:val="FootnoteReference"/>
          <w:rFonts w:ascii="Verdana" w:eastAsia="Times New Roman" w:hAnsi="Verdana" w:cs="Times New Roman"/>
          <w:sz w:val="19"/>
          <w:szCs w:val="19"/>
        </w:rPr>
        <w:footnoteReference w:id="12"/>
      </w:r>
      <w:r w:rsidRPr="003D1F31">
        <w:rPr>
          <w:rFonts w:ascii="Verdana" w:eastAsia="Times New Roman" w:hAnsi="Verdana" w:cs="Times New Roman"/>
          <w:sz w:val="19"/>
          <w:szCs w:val="19"/>
        </w:rPr>
        <w:t xml:space="preserve"> reported interactions with non-academic actors. Most often, their transdisciplinary approach was intentionally included in the research design. </w:t>
      </w:r>
      <w:r w:rsidR="007C69C4">
        <w:rPr>
          <w:rFonts w:ascii="Verdana" w:eastAsia="Times New Roman" w:hAnsi="Verdana" w:cs="Times New Roman"/>
          <w:sz w:val="19"/>
          <w:szCs w:val="19"/>
        </w:rPr>
        <w:t>In</w:t>
      </w:r>
      <w:r w:rsidRPr="003D1F31">
        <w:rPr>
          <w:rFonts w:ascii="Verdana" w:eastAsia="Times New Roman" w:hAnsi="Verdana" w:cs="Times New Roman"/>
          <w:sz w:val="19"/>
          <w:szCs w:val="19"/>
        </w:rPr>
        <w:t xml:space="preserve"> some cases, the communication and exchange with actors outside of academia emerged during the research</w:t>
      </w:r>
      <w:r w:rsidR="007C69C4">
        <w:rPr>
          <w:rFonts w:ascii="Verdana" w:eastAsia="Times New Roman" w:hAnsi="Verdana" w:cs="Times New Roman"/>
          <w:sz w:val="19"/>
          <w:szCs w:val="19"/>
        </w:rPr>
        <w:t xml:space="preserve"> implementation </w:t>
      </w:r>
      <w:r w:rsidRPr="003D1F31">
        <w:rPr>
          <w:rFonts w:ascii="Verdana" w:eastAsia="Times New Roman" w:hAnsi="Verdana" w:cs="Times New Roman"/>
          <w:sz w:val="19"/>
          <w:szCs w:val="19"/>
        </w:rPr>
        <w:t xml:space="preserve">when interviewees noticed that a particular aspect of an issue </w:t>
      </w:r>
      <w:r w:rsidR="007C69C4" w:rsidRPr="003D1F31">
        <w:rPr>
          <w:rFonts w:ascii="Verdana" w:eastAsia="Times New Roman" w:hAnsi="Verdana" w:cs="Times New Roman"/>
          <w:sz w:val="19"/>
          <w:szCs w:val="19"/>
        </w:rPr>
        <w:t>could</w:t>
      </w:r>
      <w:r w:rsidRPr="003D1F31">
        <w:rPr>
          <w:rFonts w:ascii="Verdana" w:eastAsia="Times New Roman" w:hAnsi="Verdana" w:cs="Times New Roman"/>
          <w:sz w:val="19"/>
          <w:szCs w:val="19"/>
        </w:rPr>
        <w:t xml:space="preserve"> only be solved in conjuncture with others. However, there were also cases where the exchange took only place with other researchers.</w:t>
      </w:r>
    </w:p>
    <w:p w14:paraId="3029CD50" w14:textId="77777777" w:rsidR="00375CC2" w:rsidRPr="003D1F31" w:rsidRDefault="00375CC2" w:rsidP="00375CC2">
      <w:pPr>
        <w:pStyle w:val="RTDBody"/>
      </w:pPr>
    </w:p>
    <w:p w14:paraId="7B465F02" w14:textId="27F909F7" w:rsidR="002426EF" w:rsidRPr="00151791" w:rsidRDefault="00151791" w:rsidP="00151791">
      <w:pPr>
        <w:pStyle w:val="Caption"/>
        <w:rPr>
          <w:rStyle w:val="tlid-translation"/>
          <w:rFonts w:ascii="Verdana" w:hAnsi="Verdana" w:cs="Times New Roman"/>
          <w:b/>
          <w:i w:val="0"/>
        </w:rPr>
      </w:pPr>
      <w:bookmarkStart w:id="44" w:name="_Toc106728176"/>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10</w:t>
      </w:r>
      <w:r w:rsidRPr="00151791">
        <w:rPr>
          <w:rFonts w:ascii="Verdana" w:hAnsi="Verdana"/>
        </w:rPr>
        <w:fldChar w:fldCharType="end"/>
      </w:r>
      <w:r w:rsidR="00D00E26" w:rsidRPr="00151791">
        <w:rPr>
          <w:rStyle w:val="tlid-translation"/>
          <w:rFonts w:ascii="Verdana" w:hAnsi="Verdana" w:cs="Times New Roman"/>
          <w:b/>
          <w:i w:val="0"/>
        </w:rPr>
        <w:t>: R&amp;D phases and procedures for social innovation research</w:t>
      </w:r>
      <w:bookmarkEnd w:id="44"/>
    </w:p>
    <w:p w14:paraId="55B7D553" w14:textId="77777777" w:rsidR="002426EF" w:rsidRPr="003D1F31" w:rsidRDefault="00D00E26">
      <w:pPr>
        <w:jc w:val="both"/>
        <w:rPr>
          <w:rFonts w:ascii="Verdana" w:hAnsi="Verdana" w:cstheme="minorHAnsi"/>
        </w:rPr>
      </w:pPr>
      <w:commentRangeStart w:id="45"/>
      <w:r w:rsidRPr="003D1F31">
        <w:rPr>
          <w:noProof/>
          <w:lang w:val="de-AT" w:eastAsia="de-AT"/>
        </w:rPr>
        <w:lastRenderedPageBreak/>
        <w:drawing>
          <wp:inline distT="0" distB="0" distL="0" distR="0" wp14:anchorId="49EABF4B" wp14:editId="4DB98CBE">
            <wp:extent cx="5760720" cy="3240405"/>
            <wp:effectExtent l="0" t="0" r="0" b="0"/>
            <wp:docPr id="12" name="Image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Graphical user interface, table&#10;&#10;Description automatically generated"/>
                    <pic:cNvPicPr>
                      <a:picLocks noChangeAspect="1" noChangeArrowheads="1"/>
                    </pic:cNvPicPr>
                  </pic:nvPicPr>
                  <pic:blipFill>
                    <a:blip r:embed="rId27"/>
                    <a:stretch>
                      <a:fillRect/>
                    </a:stretch>
                  </pic:blipFill>
                  <pic:spPr bwMode="auto">
                    <a:xfrm>
                      <a:off x="0" y="0"/>
                      <a:ext cx="5760720" cy="3240405"/>
                    </a:xfrm>
                    <a:prstGeom prst="rect">
                      <a:avLst/>
                    </a:prstGeom>
                  </pic:spPr>
                </pic:pic>
              </a:graphicData>
            </a:graphic>
          </wp:inline>
        </w:drawing>
      </w:r>
      <w:commentRangeEnd w:id="45"/>
      <w:r w:rsidR="007C69C4">
        <w:rPr>
          <w:rStyle w:val="CommentReference"/>
        </w:rPr>
        <w:commentReference w:id="45"/>
      </w:r>
    </w:p>
    <w:p w14:paraId="087FA5E6" w14:textId="7BA526DF" w:rsidR="002426EF" w:rsidRPr="003D1F31" w:rsidRDefault="00D00E26">
      <w:pPr>
        <w:pStyle w:val="RTDBody"/>
        <w:rPr>
          <w:sz w:val="16"/>
          <w:szCs w:val="16"/>
        </w:rPr>
      </w:pPr>
      <w:r w:rsidRPr="00151791">
        <w:rPr>
          <w:b/>
          <w:sz w:val="16"/>
          <w:szCs w:val="16"/>
        </w:rPr>
        <w:t>Source:</w:t>
      </w:r>
      <w:r w:rsidRPr="003D1F31">
        <w:rPr>
          <w:sz w:val="16"/>
          <w:szCs w:val="16"/>
        </w:rPr>
        <w:t xml:space="preserve"> Own illustration based on the stages of SI according to Murray et al. (2010) and the Societal Readiness Levels Concept of the Innovation Fund Denmark.</w:t>
      </w:r>
    </w:p>
    <w:p w14:paraId="09D14282" w14:textId="559C1FC4" w:rsidR="00375CC2" w:rsidRPr="003D1F31" w:rsidRDefault="00375CC2" w:rsidP="00375CC2">
      <w:pPr>
        <w:spacing w:line="276" w:lineRule="auto"/>
        <w:jc w:val="both"/>
        <w:rPr>
          <w:rFonts w:ascii="Verdana" w:eastAsia="Times New Roman" w:hAnsi="Verdana" w:cs="Times New Roman"/>
          <w:sz w:val="19"/>
          <w:szCs w:val="19"/>
        </w:rPr>
      </w:pPr>
    </w:p>
    <w:p w14:paraId="617B7958" w14:textId="46EFCA33" w:rsidR="00375CC2" w:rsidRPr="003D1F31" w:rsidRDefault="00375CC2" w:rsidP="00375CC2">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the following paragraphs the findings from the interviews are structured along identified </w:t>
      </w:r>
      <w:r w:rsidR="007C69C4">
        <w:rPr>
          <w:rFonts w:ascii="Verdana" w:eastAsia="Times New Roman" w:hAnsi="Verdana" w:cs="Times New Roman"/>
          <w:sz w:val="19"/>
          <w:szCs w:val="19"/>
        </w:rPr>
        <w:t xml:space="preserve">non-academic </w:t>
      </w:r>
      <w:r w:rsidRPr="003D1F31">
        <w:rPr>
          <w:rFonts w:ascii="Verdana" w:eastAsia="Times New Roman" w:hAnsi="Verdana" w:cs="Times New Roman"/>
          <w:sz w:val="19"/>
          <w:szCs w:val="19"/>
        </w:rPr>
        <w:t xml:space="preserve">groups </w:t>
      </w:r>
      <w:r w:rsidR="007C69C4">
        <w:rPr>
          <w:rFonts w:ascii="Verdana" w:eastAsia="Times New Roman" w:hAnsi="Verdana" w:cs="Times New Roman"/>
          <w:sz w:val="19"/>
          <w:szCs w:val="19"/>
        </w:rPr>
        <w:t xml:space="preserve">involved in SNSF projects </w:t>
      </w:r>
      <w:r w:rsidRPr="003D1F31">
        <w:rPr>
          <w:rFonts w:ascii="Verdana" w:eastAsia="Times New Roman" w:hAnsi="Verdana" w:cs="Times New Roman"/>
          <w:sz w:val="19"/>
          <w:szCs w:val="19"/>
        </w:rPr>
        <w:t xml:space="preserve">(media; </w:t>
      </w:r>
      <w:r w:rsidR="007C69C4">
        <w:rPr>
          <w:rFonts w:ascii="Verdana" w:eastAsia="Times New Roman" w:hAnsi="Verdana" w:cs="Times New Roman"/>
          <w:sz w:val="19"/>
          <w:szCs w:val="19"/>
        </w:rPr>
        <w:t xml:space="preserve">project specific </w:t>
      </w:r>
      <w:r w:rsidRPr="003D1F31">
        <w:rPr>
          <w:rFonts w:ascii="Verdana" w:eastAsia="Times New Roman" w:hAnsi="Verdana" w:cs="Times New Roman"/>
          <w:sz w:val="19"/>
          <w:szCs w:val="19"/>
        </w:rPr>
        <w:t>target groups; practitioners; businesses; other researchers; wider public; political actors and policy-makers; NGOs, civil actors and interest groups; foundations, association and museums), acknowledging however that</w:t>
      </w:r>
      <w:r w:rsidR="007C69C4">
        <w:rPr>
          <w:rFonts w:ascii="Verdana" w:eastAsia="Times New Roman" w:hAnsi="Verdana" w:cs="Times New Roman"/>
          <w:sz w:val="19"/>
          <w:szCs w:val="19"/>
        </w:rPr>
        <w:t xml:space="preserve"> some of these groups overlap</w:t>
      </w:r>
      <w:r w:rsidR="00186E82" w:rsidRPr="003D1F31">
        <w:rPr>
          <w:rFonts w:ascii="Verdana" w:eastAsia="Times New Roman" w:hAnsi="Verdana" w:cs="Times New Roman"/>
          <w:sz w:val="19"/>
          <w:szCs w:val="19"/>
        </w:rPr>
        <w:t xml:space="preserve">. </w:t>
      </w:r>
    </w:p>
    <w:p w14:paraId="072ED78F" w14:textId="3EE7021B"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Media: </w:t>
      </w:r>
      <w:r w:rsidRPr="003D1F31">
        <w:rPr>
          <w:rFonts w:ascii="Verdana" w:eastAsia="Times New Roman" w:hAnsi="Verdana" w:cs="Times New Roman"/>
          <w:sz w:val="19"/>
          <w:szCs w:val="19"/>
        </w:rPr>
        <w:t>Interactions with the media mostly occurred during the exploitation phase. In most cases, this happened incrementall</w:t>
      </w:r>
      <w:r w:rsidR="00486F9B" w:rsidRPr="003D1F31">
        <w:rPr>
          <w:rFonts w:ascii="Verdana" w:eastAsia="Times New Roman" w:hAnsi="Verdana" w:cs="Times New Roman"/>
          <w:sz w:val="19"/>
          <w:szCs w:val="19"/>
        </w:rPr>
        <w:t xml:space="preserve">y instead of being planned as </w:t>
      </w:r>
      <w:r w:rsidRPr="003D1F31">
        <w:rPr>
          <w:rFonts w:ascii="Verdana" w:eastAsia="Times New Roman" w:hAnsi="Verdana" w:cs="Times New Roman"/>
          <w:sz w:val="19"/>
          <w:szCs w:val="19"/>
        </w:rPr>
        <w:t xml:space="preserve">part of the research project. Interviewees highlighted that in order </w:t>
      </w:r>
      <w:r w:rsidR="007C69C4">
        <w:rPr>
          <w:rFonts w:ascii="Verdana" w:eastAsia="Times New Roman" w:hAnsi="Verdana" w:cs="Times New Roman"/>
          <w:sz w:val="19"/>
          <w:szCs w:val="19"/>
        </w:rPr>
        <w:t>to reach a wider audience, it was</w:t>
      </w:r>
      <w:r w:rsidRPr="003D1F31">
        <w:rPr>
          <w:rFonts w:ascii="Verdana" w:eastAsia="Times New Roman" w:hAnsi="Verdana" w:cs="Times New Roman"/>
          <w:sz w:val="19"/>
          <w:szCs w:val="19"/>
        </w:rPr>
        <w:t xml:space="preserve"> crucial to publish in non-academic </w:t>
      </w:r>
      <w:r w:rsidR="00486F9B" w:rsidRPr="003D1F31">
        <w:rPr>
          <w:rFonts w:ascii="Verdana" w:eastAsia="Times New Roman" w:hAnsi="Verdana" w:cs="Times New Roman"/>
          <w:sz w:val="19"/>
          <w:szCs w:val="19"/>
        </w:rPr>
        <w:t>media</w:t>
      </w:r>
      <w:r w:rsidR="007C69C4">
        <w:rPr>
          <w:rFonts w:ascii="Verdana" w:eastAsia="Times New Roman" w:hAnsi="Verdana" w:cs="Times New Roman"/>
          <w:sz w:val="19"/>
          <w:szCs w:val="19"/>
        </w:rPr>
        <w:t xml:space="preserve"> too</w:t>
      </w:r>
      <w:r w:rsidRPr="003D1F31">
        <w:rPr>
          <w:rFonts w:ascii="Verdana" w:eastAsia="Times New Roman" w:hAnsi="Verdana" w:cs="Times New Roman"/>
          <w:sz w:val="19"/>
          <w:szCs w:val="19"/>
        </w:rPr>
        <w:t xml:space="preserve">. However, exchanges with media can also be problematic since a researcher has less control over what is being </w:t>
      </w:r>
      <w:r w:rsidR="007C69C4">
        <w:rPr>
          <w:rFonts w:ascii="Verdana" w:eastAsia="Times New Roman" w:hAnsi="Verdana" w:cs="Times New Roman"/>
          <w:sz w:val="19"/>
          <w:szCs w:val="19"/>
        </w:rPr>
        <w:t>transmitted</w:t>
      </w:r>
      <w:r w:rsidRPr="003D1F31">
        <w:rPr>
          <w:rFonts w:ascii="Verdana" w:eastAsia="Times New Roman" w:hAnsi="Verdana" w:cs="Times New Roman"/>
          <w:sz w:val="19"/>
          <w:szCs w:val="19"/>
        </w:rPr>
        <w:t>. One interviewee mentioned that although he wanted to raise awareness amongst society, he tried to communicate the outcomes in a very neutral way.</w:t>
      </w:r>
    </w:p>
    <w:p w14:paraId="2B10475E" w14:textId="77777777" w:rsidR="00272E9B" w:rsidRPr="003D1F31" w:rsidRDefault="00272E9B" w:rsidP="00272E9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 think, in everything that I said, I try always to stick very closely to what we have done in our study and what findings we have. I think that was helpful in the sense that, I was not commenting on some general refugee issues, but “this is the study we have conducted. It has all these limitations, but that is what we found.” And that minimises the risk of being instrumentalised from any party.” Interviewee 6</w:t>
      </w:r>
    </w:p>
    <w:p w14:paraId="2A8EA064" w14:textId="71554E5B" w:rsidR="00272E9B" w:rsidRPr="003D1F31" w:rsidRDefault="00272E9B" w:rsidP="00272E9B">
      <w:pPr>
        <w:spacing w:line="276" w:lineRule="auto"/>
        <w:ind w:left="624"/>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One interviewee highlighted that it is helpful to know someone who works at a media outlet and to develop a network of </w:t>
      </w:r>
      <w:r w:rsidR="007C69C4">
        <w:rPr>
          <w:rFonts w:ascii="Verdana" w:eastAsia="Times New Roman" w:hAnsi="Verdana" w:cs="Times New Roman"/>
          <w:sz w:val="19"/>
          <w:szCs w:val="19"/>
        </w:rPr>
        <w:t>journalists</w:t>
      </w:r>
      <w:r w:rsidRPr="003D1F31">
        <w:rPr>
          <w:rFonts w:ascii="Verdana" w:eastAsia="Times New Roman" w:hAnsi="Verdana" w:cs="Times New Roman"/>
          <w:sz w:val="19"/>
          <w:szCs w:val="19"/>
        </w:rPr>
        <w:t>. This way, researchers can benefit from a greater involvement and can thus be ascertained that their findings are communicated in a value-free way. Furthermore, it was emphasized that researchers often are not skilled in communicating with the public</w:t>
      </w:r>
      <w:r w:rsidR="00486F9B" w:rsidRPr="003D1F31">
        <w:rPr>
          <w:rFonts w:ascii="Verdana" w:eastAsia="Times New Roman" w:hAnsi="Verdana" w:cs="Times New Roman"/>
          <w:sz w:val="19"/>
          <w:szCs w:val="19"/>
        </w:rPr>
        <w:t>. They often</w:t>
      </w:r>
      <w:r w:rsidRPr="003D1F31">
        <w:rPr>
          <w:rFonts w:ascii="Verdana" w:eastAsia="Times New Roman" w:hAnsi="Verdana" w:cs="Times New Roman"/>
          <w:sz w:val="19"/>
          <w:szCs w:val="19"/>
        </w:rPr>
        <w:t xml:space="preserve"> use too scientific vocabulary and miss rhetorical skills. Hence, working with journalists can both extend the audience as well as </w:t>
      </w:r>
      <w:r w:rsidR="007C69C4">
        <w:rPr>
          <w:rFonts w:ascii="Verdana" w:eastAsia="Times New Roman" w:hAnsi="Verdana" w:cs="Times New Roman"/>
          <w:sz w:val="19"/>
          <w:szCs w:val="19"/>
        </w:rPr>
        <w:t xml:space="preserve">overcome deficient </w:t>
      </w:r>
      <w:r w:rsidRPr="003D1F31">
        <w:rPr>
          <w:rFonts w:ascii="Verdana" w:eastAsia="Times New Roman" w:hAnsi="Verdana" w:cs="Times New Roman"/>
          <w:sz w:val="19"/>
          <w:szCs w:val="19"/>
        </w:rPr>
        <w:t xml:space="preserve">communication skills.  </w:t>
      </w:r>
    </w:p>
    <w:p w14:paraId="3CABDB7E" w14:textId="53D8FA24" w:rsidR="00272E9B" w:rsidRPr="003D1F31" w:rsidRDefault="00272E9B" w:rsidP="00272E9B">
      <w:pPr>
        <w:spacing w:line="276" w:lineRule="auto"/>
        <w:ind w:left="624"/>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Other researchers spoke to </w:t>
      </w:r>
      <w:r w:rsidR="00486F9B" w:rsidRPr="003D1F31">
        <w:rPr>
          <w:rFonts w:ascii="Verdana" w:eastAsia="Times New Roman" w:hAnsi="Verdana" w:cs="Times New Roman"/>
          <w:sz w:val="19"/>
          <w:szCs w:val="19"/>
        </w:rPr>
        <w:t>specific media</w:t>
      </w:r>
      <w:r w:rsidRPr="003D1F31">
        <w:rPr>
          <w:rFonts w:ascii="Verdana" w:eastAsia="Times New Roman" w:hAnsi="Verdana" w:cs="Times New Roman"/>
          <w:sz w:val="19"/>
          <w:szCs w:val="19"/>
        </w:rPr>
        <w:t xml:space="preserve"> that </w:t>
      </w:r>
      <w:r w:rsidR="00486F9B" w:rsidRPr="003D1F31">
        <w:rPr>
          <w:rFonts w:ascii="Verdana" w:eastAsia="Times New Roman" w:hAnsi="Verdana" w:cs="Times New Roman"/>
          <w:sz w:val="19"/>
          <w:szCs w:val="19"/>
        </w:rPr>
        <w:t>reach out to</w:t>
      </w:r>
      <w:r w:rsidRPr="003D1F31">
        <w:rPr>
          <w:rFonts w:ascii="Verdana" w:eastAsia="Times New Roman" w:hAnsi="Verdana" w:cs="Times New Roman"/>
          <w:sz w:val="19"/>
          <w:szCs w:val="19"/>
        </w:rPr>
        <w:t xml:space="preserve"> certain target groups</w:t>
      </w:r>
      <w:r w:rsidR="007C69C4">
        <w:rPr>
          <w:rFonts w:ascii="Verdana" w:eastAsia="Times New Roman" w:hAnsi="Verdana" w:cs="Times New Roman"/>
          <w:sz w:val="19"/>
          <w:szCs w:val="19"/>
        </w:rPr>
        <w:t>, e.g. people with certain illnesses or handicaps</w:t>
      </w:r>
      <w:r w:rsidRPr="003D1F31">
        <w:rPr>
          <w:rFonts w:ascii="Verdana" w:eastAsia="Times New Roman" w:hAnsi="Verdana" w:cs="Times New Roman"/>
          <w:sz w:val="19"/>
          <w:szCs w:val="19"/>
        </w:rPr>
        <w:t xml:space="preserve">. </w:t>
      </w:r>
      <w:r w:rsidR="007C69C4">
        <w:rPr>
          <w:rFonts w:ascii="Verdana" w:eastAsia="Times New Roman" w:hAnsi="Verdana" w:cs="Times New Roman"/>
          <w:sz w:val="19"/>
          <w:szCs w:val="19"/>
        </w:rPr>
        <w:t xml:space="preserve">Another </w:t>
      </w:r>
      <w:r w:rsidRPr="003D1F31">
        <w:rPr>
          <w:rFonts w:ascii="Verdana" w:eastAsia="Times New Roman" w:hAnsi="Verdana" w:cs="Times New Roman"/>
          <w:sz w:val="19"/>
          <w:szCs w:val="19"/>
        </w:rPr>
        <w:t xml:space="preserve"> interviewee reported that he talked to a university magazine</w:t>
      </w:r>
      <w:r w:rsidR="00486F9B"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w:t>
      </w:r>
      <w:r w:rsidR="00486F9B" w:rsidRPr="003D1F31">
        <w:rPr>
          <w:rFonts w:ascii="Verdana" w:eastAsia="Times New Roman" w:hAnsi="Verdana" w:cs="Times New Roman"/>
          <w:sz w:val="19"/>
          <w:szCs w:val="19"/>
        </w:rPr>
        <w:t xml:space="preserve">– in his opinion - </w:t>
      </w:r>
      <w:r w:rsidRPr="003D1F31">
        <w:rPr>
          <w:rFonts w:ascii="Verdana" w:eastAsia="Times New Roman" w:hAnsi="Verdana" w:cs="Times New Roman"/>
          <w:sz w:val="19"/>
          <w:szCs w:val="19"/>
        </w:rPr>
        <w:t xml:space="preserve">had two main advantages. Firstly, </w:t>
      </w:r>
      <w:r w:rsidR="00486F9B" w:rsidRPr="003D1F31">
        <w:rPr>
          <w:rFonts w:ascii="Verdana" w:eastAsia="Times New Roman" w:hAnsi="Verdana" w:cs="Times New Roman"/>
          <w:sz w:val="19"/>
          <w:szCs w:val="19"/>
        </w:rPr>
        <w:t xml:space="preserve">such </w:t>
      </w:r>
      <w:r w:rsidR="00486F9B" w:rsidRPr="003D1F31">
        <w:rPr>
          <w:rFonts w:ascii="Verdana" w:eastAsia="Times New Roman" w:hAnsi="Verdana" w:cs="Times New Roman"/>
          <w:sz w:val="19"/>
          <w:szCs w:val="19"/>
        </w:rPr>
        <w:lastRenderedPageBreak/>
        <w:t>a</w:t>
      </w:r>
      <w:r w:rsidRPr="003D1F31">
        <w:rPr>
          <w:rFonts w:ascii="Verdana" w:eastAsia="Times New Roman" w:hAnsi="Verdana" w:cs="Times New Roman"/>
          <w:sz w:val="19"/>
          <w:szCs w:val="19"/>
        </w:rPr>
        <w:t xml:space="preserve"> channel operates on a less normative basis and communicates more value-free than certain daily newspapers. Secondly, </w:t>
      </w:r>
      <w:r w:rsidR="00486F9B" w:rsidRPr="003D1F31">
        <w:rPr>
          <w:rFonts w:ascii="Verdana" w:eastAsia="Times New Roman" w:hAnsi="Verdana" w:cs="Times New Roman"/>
          <w:sz w:val="19"/>
          <w:szCs w:val="19"/>
        </w:rPr>
        <w:t>university magazines are</w:t>
      </w:r>
      <w:r w:rsidRPr="003D1F31">
        <w:rPr>
          <w:rFonts w:ascii="Verdana" w:eastAsia="Times New Roman" w:hAnsi="Verdana" w:cs="Times New Roman"/>
          <w:sz w:val="19"/>
          <w:szCs w:val="19"/>
        </w:rPr>
        <w:t xml:space="preserve"> aimed at students who hence get the opportunity to read about the research that was undertaken at the university. This can help arouse interest for research projects amongst students in general as well as communicate subject-relevant information without the learning character of </w:t>
      </w:r>
      <w:r w:rsidR="00486F9B" w:rsidRPr="003D1F31">
        <w:rPr>
          <w:rFonts w:ascii="Verdana" w:eastAsia="Times New Roman" w:hAnsi="Verdana" w:cs="Times New Roman"/>
          <w:sz w:val="19"/>
          <w:szCs w:val="19"/>
        </w:rPr>
        <w:t>classroom teaching</w:t>
      </w:r>
      <w:r w:rsidRPr="003D1F31">
        <w:rPr>
          <w:rFonts w:ascii="Verdana" w:eastAsia="Times New Roman" w:hAnsi="Verdana" w:cs="Times New Roman"/>
          <w:sz w:val="19"/>
          <w:szCs w:val="19"/>
        </w:rPr>
        <w:t>.</w:t>
      </w:r>
    </w:p>
    <w:p w14:paraId="28104F56" w14:textId="77777777" w:rsidR="00272E9B" w:rsidRPr="003D1F31" w:rsidRDefault="00272E9B" w:rsidP="00272E9B">
      <w:pPr>
        <w:spacing w:line="276" w:lineRule="auto"/>
        <w:ind w:left="624"/>
        <w:jc w:val="both"/>
        <w:rPr>
          <w:rFonts w:ascii="Verdana" w:eastAsia="Times New Roman" w:hAnsi="Verdana" w:cs="Times New Roman"/>
          <w:sz w:val="19"/>
          <w:szCs w:val="19"/>
        </w:rPr>
      </w:pPr>
      <w:r w:rsidRPr="003D1F31">
        <w:rPr>
          <w:rFonts w:ascii="Verdana" w:eastAsia="Times New Roman" w:hAnsi="Verdana" w:cs="Times New Roman"/>
          <w:sz w:val="19"/>
          <w:szCs w:val="19"/>
        </w:rPr>
        <w:t>Only one interviewee reported that interactions with the media took place before the exploitation phase of the Project. Accordingly, his team worked together with journalists in order to recruit people for their experiment.</w:t>
      </w:r>
    </w:p>
    <w:p w14:paraId="14C05290" w14:textId="77777777" w:rsidR="00272E9B" w:rsidRPr="003D1F31" w:rsidRDefault="00272E9B" w:rsidP="00272E9B">
      <w:pPr>
        <w:spacing w:line="276" w:lineRule="auto"/>
        <w:jc w:val="both"/>
        <w:rPr>
          <w:rFonts w:ascii="Verdana" w:eastAsia="Times New Roman" w:hAnsi="Verdana" w:cs="Times New Roman"/>
          <w:b/>
          <w:bCs/>
          <w:sz w:val="19"/>
          <w:szCs w:val="19"/>
        </w:rPr>
      </w:pPr>
    </w:p>
    <w:p w14:paraId="312C1A42" w14:textId="390FAE00"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Target group: </w:t>
      </w:r>
      <w:r w:rsidRPr="003D1F31">
        <w:rPr>
          <w:rFonts w:ascii="Verdana" w:eastAsia="Times New Roman" w:hAnsi="Verdana" w:cs="Times New Roman"/>
          <w:sz w:val="19"/>
          <w:szCs w:val="19"/>
        </w:rPr>
        <w:t xml:space="preserve">Exchanges with a project’s </w:t>
      </w:r>
      <w:r w:rsidR="00486F9B" w:rsidRPr="003D1F31">
        <w:rPr>
          <w:rFonts w:ascii="Verdana" w:eastAsia="Times New Roman" w:hAnsi="Verdana" w:cs="Times New Roman"/>
          <w:sz w:val="19"/>
          <w:szCs w:val="19"/>
        </w:rPr>
        <w:t xml:space="preserve">specific </w:t>
      </w:r>
      <w:r w:rsidRPr="003D1F31">
        <w:rPr>
          <w:rFonts w:ascii="Verdana" w:eastAsia="Times New Roman" w:hAnsi="Verdana" w:cs="Times New Roman"/>
          <w:sz w:val="19"/>
          <w:szCs w:val="19"/>
        </w:rPr>
        <w:t>target group mostly happened during the implementation phase. Most often, target groups were included in the project through data collection (e.g., interviews or surveys). However, the degree of inclusion differed greatly between projects. While some project teams talked to their target group solely for the purpose of data acquisition, others continued working with them throughout t</w:t>
      </w:r>
      <w:r w:rsidR="007C69C4">
        <w:rPr>
          <w:rFonts w:ascii="Verdana" w:eastAsia="Times New Roman" w:hAnsi="Verdana" w:cs="Times New Roman"/>
          <w:sz w:val="19"/>
          <w:szCs w:val="19"/>
        </w:rPr>
        <w:t xml:space="preserve">he project. Several interviewees </w:t>
      </w:r>
      <w:r w:rsidRPr="003D1F31">
        <w:rPr>
          <w:rFonts w:ascii="Verdana" w:eastAsia="Times New Roman" w:hAnsi="Verdana" w:cs="Times New Roman"/>
          <w:sz w:val="19"/>
          <w:szCs w:val="19"/>
        </w:rPr>
        <w:t xml:space="preserve">emphasized the need to empower the target group and </w:t>
      </w:r>
      <w:r w:rsidR="007C69C4">
        <w:rPr>
          <w:rFonts w:ascii="Verdana" w:eastAsia="Times New Roman" w:hAnsi="Verdana" w:cs="Times New Roman"/>
          <w:sz w:val="19"/>
          <w:szCs w:val="19"/>
        </w:rPr>
        <w:t xml:space="preserve">to </w:t>
      </w:r>
      <w:r w:rsidRPr="003D1F31">
        <w:rPr>
          <w:rFonts w:ascii="Verdana" w:eastAsia="Times New Roman" w:hAnsi="Verdana" w:cs="Times New Roman"/>
          <w:sz w:val="19"/>
          <w:szCs w:val="19"/>
        </w:rPr>
        <w:t xml:space="preserve">ensure that </w:t>
      </w:r>
      <w:r w:rsidR="007C69C4" w:rsidRPr="003D1F31">
        <w:rPr>
          <w:rFonts w:ascii="Verdana" w:eastAsia="Times New Roman" w:hAnsi="Verdana" w:cs="Times New Roman"/>
          <w:sz w:val="19"/>
          <w:szCs w:val="19"/>
        </w:rPr>
        <w:t>relevant stakeholders, i.e., practitioners and policy-makers, hear them</w:t>
      </w:r>
      <w:r w:rsidRPr="003D1F31">
        <w:rPr>
          <w:rFonts w:ascii="Verdana" w:eastAsia="Times New Roman" w:hAnsi="Verdana" w:cs="Times New Roman"/>
          <w:sz w:val="19"/>
          <w:szCs w:val="19"/>
        </w:rPr>
        <w:t>. Yet, all interviewees who worked with their target group</w:t>
      </w:r>
      <w:r w:rsidR="003D4ADE"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stressed that it is </w:t>
      </w:r>
      <w:r w:rsidR="007C69C4" w:rsidRPr="003D1F31">
        <w:rPr>
          <w:rFonts w:ascii="Verdana" w:eastAsia="Times New Roman" w:hAnsi="Verdana" w:cs="Times New Roman"/>
          <w:sz w:val="19"/>
          <w:szCs w:val="19"/>
        </w:rPr>
        <w:t>crucial</w:t>
      </w:r>
      <w:r w:rsidRPr="003D1F31">
        <w:rPr>
          <w:rFonts w:ascii="Verdana" w:eastAsia="Times New Roman" w:hAnsi="Verdana" w:cs="Times New Roman"/>
          <w:sz w:val="19"/>
          <w:szCs w:val="19"/>
        </w:rPr>
        <w:t xml:space="preserve"> to talk to affected people when writing about them. Otherwise, </w:t>
      </w:r>
      <w:r w:rsidR="007C69C4">
        <w:rPr>
          <w:rFonts w:ascii="Verdana" w:eastAsia="Times New Roman" w:hAnsi="Verdana" w:cs="Times New Roman"/>
          <w:sz w:val="19"/>
          <w:szCs w:val="19"/>
        </w:rPr>
        <w:t xml:space="preserve">as expressed by one interviewee, </w:t>
      </w:r>
      <w:r w:rsidRPr="003D1F31">
        <w:rPr>
          <w:rFonts w:ascii="Verdana" w:eastAsia="Times New Roman" w:hAnsi="Verdana" w:cs="Times New Roman"/>
          <w:sz w:val="19"/>
          <w:szCs w:val="19"/>
        </w:rPr>
        <w:t xml:space="preserve">social science misses its goal to deliver outcomes that are as close </w:t>
      </w:r>
      <w:r w:rsidR="003D4ADE" w:rsidRPr="003D1F31">
        <w:rPr>
          <w:rFonts w:ascii="Verdana" w:eastAsia="Times New Roman" w:hAnsi="Verdana" w:cs="Times New Roman"/>
          <w:sz w:val="19"/>
          <w:szCs w:val="19"/>
        </w:rPr>
        <w:t xml:space="preserve">as possible </w:t>
      </w:r>
      <w:r w:rsidRPr="003D1F31">
        <w:rPr>
          <w:rFonts w:ascii="Verdana" w:eastAsia="Times New Roman" w:hAnsi="Verdana" w:cs="Times New Roman"/>
          <w:sz w:val="19"/>
          <w:szCs w:val="19"/>
        </w:rPr>
        <w:t xml:space="preserve">to the reality of those affected. </w:t>
      </w:r>
      <w:r w:rsidR="003D4ADE" w:rsidRPr="003D1F31">
        <w:rPr>
          <w:rFonts w:ascii="Verdana" w:eastAsia="Times New Roman" w:hAnsi="Verdana" w:cs="Times New Roman"/>
          <w:sz w:val="19"/>
          <w:szCs w:val="19"/>
        </w:rPr>
        <w:t>But also</w:t>
      </w:r>
      <w:r w:rsidRPr="003D1F31">
        <w:rPr>
          <w:rFonts w:ascii="Verdana" w:eastAsia="Times New Roman" w:hAnsi="Verdana" w:cs="Times New Roman"/>
          <w:sz w:val="19"/>
          <w:szCs w:val="19"/>
        </w:rPr>
        <w:t xml:space="preserve"> researchers who did not have a social science background </w:t>
      </w:r>
      <w:r w:rsidR="007C69C4">
        <w:rPr>
          <w:rFonts w:ascii="Verdana" w:eastAsia="Times New Roman" w:hAnsi="Verdana" w:cs="Times New Roman"/>
          <w:sz w:val="19"/>
          <w:szCs w:val="19"/>
        </w:rPr>
        <w:t>argued</w:t>
      </w:r>
      <w:r w:rsidRPr="003D1F31">
        <w:rPr>
          <w:rFonts w:ascii="Verdana" w:eastAsia="Times New Roman" w:hAnsi="Verdana" w:cs="Times New Roman"/>
          <w:sz w:val="19"/>
          <w:szCs w:val="19"/>
        </w:rPr>
        <w:t xml:space="preserve"> similar</w:t>
      </w:r>
      <w:r w:rsidR="007C69C4">
        <w:rPr>
          <w:rFonts w:ascii="Verdana" w:eastAsia="Times New Roman" w:hAnsi="Verdana" w:cs="Times New Roman"/>
          <w:sz w:val="19"/>
          <w:szCs w:val="19"/>
        </w:rPr>
        <w:t>ly</w:t>
      </w:r>
      <w:r w:rsidRPr="003D1F31">
        <w:rPr>
          <w:rFonts w:ascii="Verdana" w:eastAsia="Times New Roman" w:hAnsi="Verdana" w:cs="Times New Roman"/>
          <w:sz w:val="19"/>
          <w:szCs w:val="19"/>
        </w:rPr>
        <w:t xml:space="preserve">. </w:t>
      </w:r>
      <w:r w:rsidR="007C69C4">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w:t>
      </w:r>
      <w:r w:rsidR="007C69C4">
        <w:rPr>
          <w:rFonts w:ascii="Verdana" w:eastAsia="Times New Roman" w:hAnsi="Verdana" w:cs="Times New Roman"/>
          <w:sz w:val="19"/>
          <w:szCs w:val="19"/>
        </w:rPr>
        <w:t>natural scientist</w:t>
      </w:r>
      <w:r w:rsidRPr="003D1F31">
        <w:rPr>
          <w:rFonts w:ascii="Verdana" w:eastAsia="Times New Roman" w:hAnsi="Verdana" w:cs="Times New Roman"/>
          <w:sz w:val="19"/>
          <w:szCs w:val="19"/>
        </w:rPr>
        <w:t xml:space="preserve"> highlighted that as soon as science affects one or several groups of people, they should be given a chance to participate in the project and express themselves.</w:t>
      </w:r>
      <w:r w:rsidR="003D4ADE" w:rsidRPr="003D1F31">
        <w:rPr>
          <w:rFonts w:ascii="Verdana" w:eastAsia="Times New Roman" w:hAnsi="Verdana" w:cs="Times New Roman"/>
          <w:sz w:val="19"/>
          <w:szCs w:val="19"/>
        </w:rPr>
        <w:t xml:space="preserve"> </w:t>
      </w:r>
    </w:p>
    <w:p w14:paraId="03F81572" w14:textId="0361E89E" w:rsidR="00272E9B" w:rsidRPr="003D1F31" w:rsidRDefault="00272E9B" w:rsidP="003D4ADE">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Some interview partners also mentioned interactions with target groups </w:t>
      </w:r>
      <w:r w:rsidR="003D4ADE" w:rsidRPr="003D1F31">
        <w:rPr>
          <w:rFonts w:ascii="Verdana" w:eastAsia="Times New Roman" w:hAnsi="Verdana" w:cs="Times New Roman"/>
          <w:sz w:val="19"/>
          <w:szCs w:val="19"/>
        </w:rPr>
        <w:t xml:space="preserve">already </w:t>
      </w:r>
      <w:r w:rsidRPr="003D1F31">
        <w:rPr>
          <w:rFonts w:ascii="Verdana" w:eastAsia="Times New Roman" w:hAnsi="Verdana" w:cs="Times New Roman"/>
          <w:sz w:val="19"/>
          <w:szCs w:val="19"/>
        </w:rPr>
        <w:t xml:space="preserve">in the proposal phase. For example, one PI recounted that before the project started, his team talked to acquaintances who could be possible </w:t>
      </w:r>
      <w:r w:rsidR="007C69C4">
        <w:rPr>
          <w:rFonts w:ascii="Verdana" w:eastAsia="Times New Roman" w:hAnsi="Verdana" w:cs="Times New Roman"/>
          <w:sz w:val="19"/>
          <w:szCs w:val="19"/>
        </w:rPr>
        <w:t xml:space="preserve">project </w:t>
      </w:r>
      <w:r w:rsidRPr="003D1F31">
        <w:rPr>
          <w:rFonts w:ascii="Verdana" w:eastAsia="Times New Roman" w:hAnsi="Verdana" w:cs="Times New Roman"/>
          <w:sz w:val="19"/>
          <w:szCs w:val="19"/>
        </w:rPr>
        <w:t>participants to better understand the phenomenon</w:t>
      </w:r>
      <w:r w:rsidR="003D4ADE" w:rsidRPr="003D1F31">
        <w:rPr>
          <w:rFonts w:ascii="Verdana" w:eastAsia="Times New Roman" w:hAnsi="Verdana" w:cs="Times New Roman"/>
          <w:sz w:val="19"/>
          <w:szCs w:val="19"/>
        </w:rPr>
        <w:t xml:space="preserve"> under scrutiny</w:t>
      </w:r>
      <w:r w:rsidRPr="003D1F31">
        <w:rPr>
          <w:rFonts w:ascii="Verdana" w:eastAsia="Times New Roman" w:hAnsi="Verdana" w:cs="Times New Roman"/>
          <w:sz w:val="19"/>
          <w:szCs w:val="19"/>
        </w:rPr>
        <w:t xml:space="preserve">. Accordingly, this enabled the </w:t>
      </w:r>
      <w:r w:rsidR="00B46A2B">
        <w:rPr>
          <w:rFonts w:ascii="Verdana" w:eastAsia="Times New Roman" w:hAnsi="Verdana" w:cs="Times New Roman"/>
          <w:sz w:val="19"/>
          <w:szCs w:val="19"/>
        </w:rPr>
        <w:t xml:space="preserve">concerned </w:t>
      </w:r>
      <w:r w:rsidRPr="003D1F31">
        <w:rPr>
          <w:rFonts w:ascii="Verdana" w:eastAsia="Times New Roman" w:hAnsi="Verdana" w:cs="Times New Roman"/>
          <w:sz w:val="19"/>
          <w:szCs w:val="19"/>
        </w:rPr>
        <w:t xml:space="preserve">researchers to adapt the proposal as well as to refer back to an already existing pool of </w:t>
      </w:r>
      <w:r w:rsidR="003D4ADE" w:rsidRPr="003D1F31">
        <w:rPr>
          <w:rFonts w:ascii="Verdana" w:eastAsia="Times New Roman" w:hAnsi="Verdana" w:cs="Times New Roman"/>
          <w:sz w:val="19"/>
          <w:szCs w:val="19"/>
        </w:rPr>
        <w:t xml:space="preserve">project </w:t>
      </w:r>
      <w:r w:rsidRPr="003D1F31">
        <w:rPr>
          <w:rFonts w:ascii="Verdana" w:eastAsia="Times New Roman" w:hAnsi="Verdana" w:cs="Times New Roman"/>
          <w:sz w:val="19"/>
          <w:szCs w:val="19"/>
        </w:rPr>
        <w:t>participants, which saved time during the project implementation phase.</w:t>
      </w:r>
    </w:p>
    <w:p w14:paraId="2FBD056C" w14:textId="115A975C" w:rsidR="003D4ADE" w:rsidRPr="003D1F31" w:rsidRDefault="00272E9B" w:rsidP="003D4ADE">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In a few circumstances, the target group was also included in the exploitation phase of a project</w:t>
      </w:r>
      <w:r w:rsidR="00B46A2B">
        <w:rPr>
          <w:rFonts w:ascii="Verdana" w:eastAsia="Times New Roman" w:hAnsi="Verdana" w:cs="Times New Roman"/>
          <w:sz w:val="19"/>
          <w:szCs w:val="19"/>
        </w:rPr>
        <w:t xml:space="preserve">. One interviewee </w:t>
      </w:r>
      <w:r w:rsidRPr="003D1F31">
        <w:rPr>
          <w:rFonts w:ascii="Verdana" w:eastAsia="Times New Roman" w:hAnsi="Verdana" w:cs="Times New Roman"/>
          <w:sz w:val="19"/>
          <w:szCs w:val="19"/>
        </w:rPr>
        <w:t xml:space="preserve">reported that she consulted her target group while simultaneously talking to practitioners and decision-makers in order to assure that the target group </w:t>
      </w:r>
      <w:r w:rsidR="003D4ADE" w:rsidRPr="003D1F31">
        <w:rPr>
          <w:rFonts w:ascii="Verdana" w:eastAsia="Times New Roman" w:hAnsi="Verdana" w:cs="Times New Roman"/>
          <w:sz w:val="19"/>
          <w:szCs w:val="19"/>
        </w:rPr>
        <w:t>is not</w:t>
      </w:r>
      <w:r w:rsidRPr="003D1F31">
        <w:rPr>
          <w:rFonts w:ascii="Verdana" w:eastAsia="Times New Roman" w:hAnsi="Verdana" w:cs="Times New Roman"/>
          <w:sz w:val="19"/>
          <w:szCs w:val="19"/>
        </w:rPr>
        <w:t xml:space="preserve"> misrepresented. </w:t>
      </w:r>
    </w:p>
    <w:p w14:paraId="5F5B641E" w14:textId="143E2924" w:rsidR="00272E9B" w:rsidRPr="003D1F31" w:rsidRDefault="00272E9B" w:rsidP="003D4ADE">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Another interview partner reported that his team included participants</w:t>
      </w:r>
      <w:r w:rsidR="003D4ADE" w:rsidRPr="003D1F31">
        <w:rPr>
          <w:rFonts w:ascii="Verdana" w:eastAsia="Times New Roman" w:hAnsi="Verdana" w:cs="Times New Roman"/>
          <w:sz w:val="19"/>
          <w:szCs w:val="19"/>
        </w:rPr>
        <w:t xml:space="preserve"> even</w:t>
      </w:r>
      <w:r w:rsidRPr="003D1F31">
        <w:rPr>
          <w:rFonts w:ascii="Verdana" w:eastAsia="Times New Roman" w:hAnsi="Verdana" w:cs="Times New Roman"/>
          <w:sz w:val="19"/>
          <w:szCs w:val="19"/>
        </w:rPr>
        <w:t xml:space="preserve"> in the writing process:</w:t>
      </w:r>
    </w:p>
    <w:p w14:paraId="501CCB75" w14:textId="77777777" w:rsidR="00272E9B" w:rsidRPr="003D1F31" w:rsidRDefault="00272E9B" w:rsidP="00272E9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“[A]s regards the extracts from interviews that we inserted into scientific productions, we always sent the articles back to the people concerned. They had the whole article, not just their quotes, and we told them that's what we said, and some of them gave us feedback on their quotes but also on the article itself, by providing clarifications, explaining such and such a thing that they thought we might have misunderstood. It's very interesting because we're used to feedback from colleagues, everyone knows that, it's very interesting too, but the fact that we also have feedback from the actors themselves is quite interesting.” Interviewee 7</w:t>
      </w:r>
    </w:p>
    <w:p w14:paraId="7BB62B4E" w14:textId="77777777" w:rsidR="00272E9B" w:rsidRPr="003D1F31" w:rsidRDefault="00272E9B" w:rsidP="00272E9B">
      <w:pPr>
        <w:spacing w:line="276" w:lineRule="auto"/>
        <w:jc w:val="both"/>
        <w:rPr>
          <w:rFonts w:eastAsia="Times New Roman" w:cs="Times New Roman"/>
          <w:b/>
          <w:bCs/>
          <w:szCs w:val="24"/>
        </w:rPr>
      </w:pPr>
    </w:p>
    <w:p w14:paraId="16A84D71" w14:textId="4C928839"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Practitioners: </w:t>
      </w:r>
      <w:r w:rsidRPr="003D1F31">
        <w:rPr>
          <w:rFonts w:ascii="Verdana" w:eastAsia="Times New Roman" w:hAnsi="Verdana" w:cs="Times New Roman"/>
          <w:sz w:val="19"/>
          <w:szCs w:val="19"/>
        </w:rPr>
        <w:t xml:space="preserve">Practitioners were included in all project phases. Some PIs reported that they talked to practitioners in the proposal phase to ensure their participation in the later stages of the project. </w:t>
      </w:r>
      <w:r w:rsidR="003D4ADE" w:rsidRPr="003D1F31">
        <w:rPr>
          <w:rFonts w:ascii="Verdana" w:eastAsia="Times New Roman" w:hAnsi="Verdana" w:cs="Times New Roman"/>
          <w:sz w:val="19"/>
          <w:szCs w:val="19"/>
        </w:rPr>
        <w:t>It</w:t>
      </w:r>
      <w:r w:rsidRPr="003D1F31">
        <w:rPr>
          <w:rFonts w:ascii="Verdana" w:eastAsia="Times New Roman" w:hAnsi="Verdana" w:cs="Times New Roman"/>
          <w:sz w:val="19"/>
          <w:szCs w:val="19"/>
        </w:rPr>
        <w:t xml:space="preserve"> was highlighted </w:t>
      </w:r>
      <w:r w:rsidR="003D4ADE" w:rsidRPr="003D1F31">
        <w:rPr>
          <w:rFonts w:ascii="Verdana" w:eastAsia="Times New Roman" w:hAnsi="Verdana" w:cs="Times New Roman"/>
          <w:sz w:val="19"/>
          <w:szCs w:val="19"/>
        </w:rPr>
        <w:t xml:space="preserve">several times </w:t>
      </w:r>
      <w:r w:rsidRPr="003D1F31">
        <w:rPr>
          <w:rFonts w:ascii="Verdana" w:eastAsia="Times New Roman" w:hAnsi="Verdana" w:cs="Times New Roman"/>
          <w:sz w:val="19"/>
          <w:szCs w:val="19"/>
        </w:rPr>
        <w:t xml:space="preserve">that practitioners can contribute to the proposal by expressing their more </w:t>
      </w:r>
      <w:r w:rsidR="00B46A2B">
        <w:rPr>
          <w:rFonts w:ascii="Verdana" w:eastAsia="Times New Roman" w:hAnsi="Verdana" w:cs="Times New Roman"/>
          <w:sz w:val="19"/>
          <w:szCs w:val="19"/>
        </w:rPr>
        <w:t xml:space="preserve">applied and practical knowledge, </w:t>
      </w:r>
      <w:r w:rsidR="00B46A2B">
        <w:rPr>
          <w:rFonts w:ascii="Verdana" w:eastAsia="Times New Roman" w:hAnsi="Verdana" w:cs="Times New Roman"/>
          <w:sz w:val="19"/>
          <w:szCs w:val="19"/>
        </w:rPr>
        <w:lastRenderedPageBreak/>
        <w:t>which generates several benefits:</w:t>
      </w:r>
      <w:r w:rsidRPr="003D1F31">
        <w:rPr>
          <w:rFonts w:ascii="Verdana" w:eastAsia="Times New Roman" w:hAnsi="Verdana" w:cs="Times New Roman"/>
          <w:sz w:val="19"/>
          <w:szCs w:val="19"/>
        </w:rPr>
        <w:t xml:space="preserve"> First, the proposal incorporates several perspectives making the </w:t>
      </w:r>
      <w:r w:rsidR="00B46A2B">
        <w:rPr>
          <w:rFonts w:ascii="Verdana" w:eastAsia="Times New Roman" w:hAnsi="Verdana" w:cs="Times New Roman"/>
          <w:sz w:val="19"/>
          <w:szCs w:val="19"/>
        </w:rPr>
        <w:t xml:space="preserve">research </w:t>
      </w:r>
      <w:r w:rsidRPr="003D1F31">
        <w:rPr>
          <w:rFonts w:ascii="Verdana" w:eastAsia="Times New Roman" w:hAnsi="Verdana" w:cs="Times New Roman"/>
          <w:sz w:val="19"/>
          <w:szCs w:val="19"/>
        </w:rPr>
        <w:t xml:space="preserve">propositions more holistic. Second, it increases the chances of the proposal </w:t>
      </w:r>
      <w:r w:rsidR="003D4ADE" w:rsidRPr="003D1F31">
        <w:rPr>
          <w:rFonts w:ascii="Verdana" w:eastAsia="Times New Roman" w:hAnsi="Verdana" w:cs="Times New Roman"/>
          <w:sz w:val="19"/>
          <w:szCs w:val="19"/>
        </w:rPr>
        <w:t xml:space="preserve">to be funded, </w:t>
      </w:r>
      <w:r w:rsidRPr="003D1F31">
        <w:rPr>
          <w:rFonts w:ascii="Verdana" w:eastAsia="Times New Roman" w:hAnsi="Verdana" w:cs="Times New Roman"/>
          <w:sz w:val="19"/>
          <w:szCs w:val="19"/>
        </w:rPr>
        <w:t xml:space="preserve">as funding organisations </w:t>
      </w:r>
      <w:r w:rsidR="003D4ADE" w:rsidRPr="003D1F31">
        <w:rPr>
          <w:rFonts w:ascii="Verdana" w:eastAsia="Times New Roman" w:hAnsi="Verdana" w:cs="Times New Roman"/>
          <w:sz w:val="19"/>
          <w:szCs w:val="19"/>
        </w:rPr>
        <w:t xml:space="preserve">allegedly </w:t>
      </w:r>
      <w:r w:rsidRPr="003D1F31">
        <w:rPr>
          <w:rFonts w:ascii="Verdana" w:eastAsia="Times New Roman" w:hAnsi="Verdana" w:cs="Times New Roman"/>
          <w:sz w:val="19"/>
          <w:szCs w:val="19"/>
        </w:rPr>
        <w:t>often value a transdisciplinary research design. Third, it makes the undertakings more applicable to “the real world” and, subsequently, outcomes more usable for experts outside academia. Fourth, practitioners can give valuable feedback to a proposal</w:t>
      </w:r>
      <w:r w:rsidR="003D4ADE"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enables researchers to make neces</w:t>
      </w:r>
      <w:r w:rsidR="00B46A2B">
        <w:rPr>
          <w:rFonts w:ascii="Verdana" w:eastAsia="Times New Roman" w:hAnsi="Verdana" w:cs="Times New Roman"/>
          <w:sz w:val="19"/>
          <w:szCs w:val="19"/>
        </w:rPr>
        <w:t>sary adjustments. O</w:t>
      </w:r>
      <w:r w:rsidRPr="003D1F31">
        <w:rPr>
          <w:rFonts w:ascii="Verdana" w:eastAsia="Times New Roman" w:hAnsi="Verdana" w:cs="Times New Roman"/>
          <w:sz w:val="19"/>
          <w:szCs w:val="19"/>
        </w:rPr>
        <w:t>ne interviewee</w:t>
      </w:r>
      <w:r w:rsidR="00B46A2B">
        <w:rPr>
          <w:rFonts w:ascii="Verdana" w:eastAsia="Times New Roman" w:hAnsi="Verdana" w:cs="Times New Roman"/>
          <w:sz w:val="19"/>
          <w:szCs w:val="19"/>
        </w:rPr>
        <w:t xml:space="preserve"> for example,</w:t>
      </w:r>
      <w:r w:rsidRPr="003D1F31">
        <w:rPr>
          <w:rFonts w:ascii="Verdana" w:eastAsia="Times New Roman" w:hAnsi="Verdana" w:cs="Times New Roman"/>
          <w:sz w:val="19"/>
          <w:szCs w:val="19"/>
        </w:rPr>
        <w:t xml:space="preserve"> who spoke to a Swiss association for retirement during the proposal phase noted that this exchange improved her proposal significantly and helped to sharpen </w:t>
      </w:r>
      <w:r w:rsidR="00B46A2B">
        <w:rPr>
          <w:rFonts w:ascii="Verdana" w:eastAsia="Times New Roman" w:hAnsi="Verdana" w:cs="Times New Roman"/>
          <w:sz w:val="19"/>
          <w:szCs w:val="19"/>
        </w:rPr>
        <w:t>her research question. Fifth, the early inclusion of practitioners</w:t>
      </w:r>
      <w:r w:rsidRPr="003D1F31">
        <w:rPr>
          <w:rFonts w:ascii="Verdana" w:eastAsia="Times New Roman" w:hAnsi="Verdana" w:cs="Times New Roman"/>
          <w:sz w:val="19"/>
          <w:szCs w:val="19"/>
        </w:rPr>
        <w:t xml:space="preserve"> </w:t>
      </w:r>
      <w:r w:rsidR="00B46A2B">
        <w:rPr>
          <w:rFonts w:ascii="Verdana" w:eastAsia="Times New Roman" w:hAnsi="Verdana" w:cs="Times New Roman"/>
          <w:sz w:val="19"/>
          <w:szCs w:val="19"/>
        </w:rPr>
        <w:t>could even</w:t>
      </w:r>
      <w:r w:rsidRPr="003D1F31">
        <w:rPr>
          <w:rFonts w:ascii="Verdana" w:eastAsia="Times New Roman" w:hAnsi="Verdana" w:cs="Times New Roman"/>
          <w:sz w:val="19"/>
          <w:szCs w:val="19"/>
        </w:rPr>
        <w:t xml:space="preserve"> change the direction of a research project more drastically as practitioners raise researcher’s attention to certain problems tha</w:t>
      </w:r>
      <w:r w:rsidR="00B46A2B">
        <w:rPr>
          <w:rFonts w:ascii="Verdana" w:eastAsia="Times New Roman" w:hAnsi="Verdana" w:cs="Times New Roman"/>
          <w:sz w:val="19"/>
          <w:szCs w:val="19"/>
        </w:rPr>
        <w:t>t appear in their work. E</w:t>
      </w:r>
      <w:r w:rsidRPr="003D1F31">
        <w:rPr>
          <w:rFonts w:ascii="Verdana" w:eastAsia="Times New Roman" w:hAnsi="Verdana" w:cs="Times New Roman"/>
          <w:sz w:val="19"/>
          <w:szCs w:val="19"/>
        </w:rPr>
        <w:t xml:space="preserve">arly interactions with </w:t>
      </w:r>
      <w:r w:rsidR="00B46A2B">
        <w:rPr>
          <w:rFonts w:ascii="Verdana" w:eastAsia="Times New Roman" w:hAnsi="Verdana" w:cs="Times New Roman"/>
          <w:sz w:val="19"/>
          <w:szCs w:val="19"/>
        </w:rPr>
        <w:t>practitioners can</w:t>
      </w:r>
      <w:r w:rsidRPr="003D1F31">
        <w:rPr>
          <w:rFonts w:ascii="Verdana" w:eastAsia="Times New Roman" w:hAnsi="Verdana" w:cs="Times New Roman"/>
          <w:sz w:val="19"/>
          <w:szCs w:val="19"/>
        </w:rPr>
        <w:t xml:space="preserve"> touch upon issues that have hardly been considered in research so far.</w:t>
      </w:r>
    </w:p>
    <w:p w14:paraId="51AFB680" w14:textId="2C7DA611" w:rsidR="00272E9B" w:rsidRPr="003D1F31" w:rsidRDefault="003D4ADE" w:rsidP="003D4ADE">
      <w:pPr>
        <w:spacing w:line="276" w:lineRule="auto"/>
        <w:ind w:left="709"/>
        <w:jc w:val="both"/>
        <w:rPr>
          <w:rFonts w:ascii="Verdana" w:eastAsia="Times New Roman" w:hAnsi="Verdana" w:cs="Times New Roman"/>
          <w:b/>
          <w:bCs/>
          <w:sz w:val="19"/>
          <w:szCs w:val="19"/>
        </w:rPr>
      </w:pPr>
      <w:r w:rsidRPr="003D1F31">
        <w:rPr>
          <w:rFonts w:ascii="Verdana" w:eastAsia="Times New Roman" w:hAnsi="Verdana" w:cs="Times New Roman"/>
          <w:sz w:val="19"/>
          <w:szCs w:val="19"/>
        </w:rPr>
        <w:t>S</w:t>
      </w:r>
      <w:r w:rsidR="00272E9B" w:rsidRPr="003D1F31">
        <w:rPr>
          <w:rFonts w:ascii="Verdana" w:eastAsia="Times New Roman" w:hAnsi="Verdana" w:cs="Times New Roman"/>
          <w:sz w:val="19"/>
          <w:szCs w:val="19"/>
        </w:rPr>
        <w:t>everal interview partners highlighted the continuous contact with practitioners, which allows them to revert to a network of praxis partners who might be interested in conduct</w:t>
      </w:r>
      <w:r w:rsidRPr="003D1F31">
        <w:rPr>
          <w:rFonts w:ascii="Verdana" w:eastAsia="Times New Roman" w:hAnsi="Verdana" w:cs="Times New Roman"/>
          <w:sz w:val="19"/>
          <w:szCs w:val="19"/>
        </w:rPr>
        <w:t>ing projects together. E</w:t>
      </w:r>
      <w:r w:rsidR="00272E9B" w:rsidRPr="003D1F31">
        <w:rPr>
          <w:rFonts w:ascii="Verdana" w:eastAsia="Times New Roman" w:hAnsi="Verdana" w:cs="Times New Roman"/>
          <w:sz w:val="19"/>
          <w:szCs w:val="19"/>
        </w:rPr>
        <w:t xml:space="preserve">xchanges during the proposal phase can facilitate later access to the </w:t>
      </w:r>
      <w:r w:rsidR="00B46A2B">
        <w:rPr>
          <w:rFonts w:ascii="Verdana" w:eastAsia="Times New Roman" w:hAnsi="Verdana" w:cs="Times New Roman"/>
          <w:sz w:val="19"/>
          <w:szCs w:val="19"/>
        </w:rPr>
        <w:t xml:space="preserve">practice </w:t>
      </w:r>
      <w:r w:rsidR="00272E9B" w:rsidRPr="003D1F31">
        <w:rPr>
          <w:rFonts w:ascii="Verdana" w:eastAsia="Times New Roman" w:hAnsi="Verdana" w:cs="Times New Roman"/>
          <w:sz w:val="19"/>
          <w:szCs w:val="19"/>
        </w:rPr>
        <w:t xml:space="preserve">field as practitioners might have contacts they can pass on </w:t>
      </w:r>
      <w:r w:rsidRPr="003D1F31">
        <w:rPr>
          <w:rFonts w:ascii="Verdana" w:eastAsia="Times New Roman" w:hAnsi="Verdana" w:cs="Times New Roman"/>
          <w:sz w:val="19"/>
          <w:szCs w:val="19"/>
        </w:rPr>
        <w:t>by acting sometimes</w:t>
      </w:r>
      <w:r w:rsidR="00272E9B" w:rsidRPr="003D1F31">
        <w:rPr>
          <w:rFonts w:ascii="Verdana" w:eastAsia="Times New Roman" w:hAnsi="Verdana" w:cs="Times New Roman"/>
          <w:sz w:val="19"/>
          <w:szCs w:val="19"/>
        </w:rPr>
        <w:t xml:space="preserve"> as gatekeepers. </w:t>
      </w:r>
    </w:p>
    <w:p w14:paraId="5CF92D28" w14:textId="44D009AB" w:rsidR="00272E9B" w:rsidRPr="003D1F31" w:rsidRDefault="00272E9B" w:rsidP="003D4ADE">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many cases, practitioners were also consulted during the implementation phase. </w:t>
      </w:r>
      <w:r w:rsidR="00B46A2B">
        <w:rPr>
          <w:rFonts w:ascii="Verdana" w:eastAsia="Times New Roman" w:hAnsi="Verdana" w:cs="Times New Roman"/>
          <w:sz w:val="19"/>
          <w:szCs w:val="19"/>
        </w:rPr>
        <w:t xml:space="preserve">They </w:t>
      </w:r>
      <w:r w:rsidRPr="003D1F31">
        <w:rPr>
          <w:rFonts w:ascii="Verdana" w:eastAsia="Times New Roman" w:hAnsi="Verdana" w:cs="Times New Roman"/>
          <w:sz w:val="19"/>
          <w:szCs w:val="19"/>
        </w:rPr>
        <w:t>helped with data collection either directly by participating in interviews or indirectly by providing secondary data. In other contexts, practitioners supported researchers with the planning and refinement of their method (e.g., drafting questions for surveys). There were also interactions beyond the immediate data collection and analysis phase</w:t>
      </w:r>
      <w:r w:rsidR="00B46A2B">
        <w:rPr>
          <w:rFonts w:ascii="Verdana" w:eastAsia="Times New Roman" w:hAnsi="Verdana" w:cs="Times New Roman"/>
          <w:sz w:val="19"/>
          <w:szCs w:val="19"/>
        </w:rPr>
        <w:t>:</w:t>
      </w:r>
    </w:p>
    <w:p w14:paraId="5E463D82" w14:textId="62D818C7" w:rsidR="00272E9B" w:rsidRPr="003D1F31" w:rsidRDefault="00272E9B" w:rsidP="00272E9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“So, perhaps it should be said that during the project, we are not in an approach where we come to the field, we collect the data and we leave. When the data is collected, there is also a whole restitution process</w:t>
      </w:r>
      <w:r w:rsidR="003D4ADE" w:rsidRPr="003D1F31">
        <w:rPr>
          <w:rFonts w:ascii="Verdana" w:eastAsia="Times New Roman" w:hAnsi="Verdana" w:cs="Times New Roman"/>
          <w:i/>
          <w:iCs/>
          <w:sz w:val="16"/>
          <w:szCs w:val="16"/>
        </w:rPr>
        <w:t>,</w:t>
      </w:r>
      <w:r w:rsidRPr="003D1F31">
        <w:rPr>
          <w:rFonts w:ascii="Verdana" w:eastAsia="Times New Roman" w:hAnsi="Verdana" w:cs="Times New Roman"/>
          <w:i/>
          <w:iCs/>
          <w:sz w:val="16"/>
          <w:szCs w:val="16"/>
        </w:rPr>
        <w:t xml:space="preserve"> which takes place during the project. Every three or four months. Afterwards, it depends on the project. The idea is: during the course of the project, between the beginning, the collection of data and the end of the analysis, there are moments of intermediate feedback. We are also in the process of giving the teams our understanding, our working hypotheses and how we understand them. If they don't validate, we say to ourselves that there is something we haven't understood. So, participation is important. It is really important.” Interviewee 1</w:t>
      </w:r>
    </w:p>
    <w:p w14:paraId="47B2863C" w14:textId="6989E383" w:rsidR="00272E9B" w:rsidRPr="003D1F31" w:rsidRDefault="00B46A2B" w:rsidP="00272E9B">
      <w:pPr>
        <w:spacing w:line="276" w:lineRule="auto"/>
        <w:ind w:left="680"/>
        <w:jc w:val="both"/>
        <w:rPr>
          <w:rFonts w:ascii="Verdana" w:eastAsia="Times New Roman" w:hAnsi="Verdana" w:cs="Times New Roman"/>
          <w:sz w:val="19"/>
          <w:szCs w:val="19"/>
        </w:rPr>
      </w:pPr>
      <w:r>
        <w:rPr>
          <w:rFonts w:ascii="Verdana" w:eastAsia="Times New Roman" w:hAnsi="Verdana" w:cs="Times New Roman"/>
          <w:sz w:val="19"/>
          <w:szCs w:val="19"/>
        </w:rPr>
        <w:t>Some</w:t>
      </w:r>
      <w:r w:rsidR="00272E9B" w:rsidRPr="003D1F31">
        <w:rPr>
          <w:rFonts w:ascii="Verdana" w:eastAsia="Times New Roman" w:hAnsi="Verdana" w:cs="Times New Roman"/>
          <w:sz w:val="19"/>
          <w:szCs w:val="19"/>
        </w:rPr>
        <w:t xml:space="preserve"> interview partners </w:t>
      </w:r>
      <w:r w:rsidR="003D4ADE" w:rsidRPr="003D1F31">
        <w:rPr>
          <w:rFonts w:ascii="Verdana" w:eastAsia="Times New Roman" w:hAnsi="Verdana" w:cs="Times New Roman"/>
          <w:sz w:val="19"/>
          <w:szCs w:val="19"/>
        </w:rPr>
        <w:t>confirmed</w:t>
      </w:r>
      <w:r w:rsidR="00272E9B" w:rsidRPr="003D1F31">
        <w:rPr>
          <w:rFonts w:ascii="Verdana" w:eastAsia="Times New Roman" w:hAnsi="Verdana" w:cs="Times New Roman"/>
          <w:sz w:val="19"/>
          <w:szCs w:val="19"/>
        </w:rPr>
        <w:t xml:space="preserve"> interactions with practitioners in the exploitation phase and even after the end of the project. In many cases, these exchanges took place within the scope of conferences or events</w:t>
      </w:r>
      <w:r>
        <w:rPr>
          <w:rFonts w:ascii="Verdana" w:eastAsia="Times New Roman" w:hAnsi="Verdana" w:cs="Times New Roman"/>
          <w:sz w:val="19"/>
          <w:szCs w:val="19"/>
        </w:rPr>
        <w:t>, when findings were</w:t>
      </w:r>
      <w:r w:rsidR="00272E9B" w:rsidRPr="003D1F31">
        <w:rPr>
          <w:rFonts w:ascii="Verdana" w:eastAsia="Times New Roman" w:hAnsi="Verdana" w:cs="Times New Roman"/>
          <w:sz w:val="19"/>
          <w:szCs w:val="19"/>
        </w:rPr>
        <w:t xml:space="preserve"> </w:t>
      </w:r>
      <w:r w:rsidR="00DB04F1" w:rsidRPr="003D1F31">
        <w:rPr>
          <w:rFonts w:ascii="Verdana" w:eastAsia="Times New Roman" w:hAnsi="Verdana" w:cs="Times New Roman"/>
          <w:sz w:val="19"/>
          <w:szCs w:val="19"/>
        </w:rPr>
        <w:t>present</w:t>
      </w:r>
      <w:r>
        <w:rPr>
          <w:rFonts w:ascii="Verdana" w:eastAsia="Times New Roman" w:hAnsi="Verdana" w:cs="Times New Roman"/>
          <w:sz w:val="19"/>
          <w:szCs w:val="19"/>
        </w:rPr>
        <w:t>ed</w:t>
      </w:r>
      <w:r w:rsidR="00DB04F1" w:rsidRPr="003D1F31">
        <w:rPr>
          <w:rFonts w:ascii="Verdana" w:eastAsia="Times New Roman" w:hAnsi="Verdana" w:cs="Times New Roman"/>
          <w:sz w:val="19"/>
          <w:szCs w:val="19"/>
        </w:rPr>
        <w:t xml:space="preserve"> and discuss</w:t>
      </w:r>
      <w:r>
        <w:rPr>
          <w:rFonts w:ascii="Verdana" w:eastAsia="Times New Roman" w:hAnsi="Verdana" w:cs="Times New Roman"/>
          <w:sz w:val="19"/>
          <w:szCs w:val="19"/>
        </w:rPr>
        <w:t>ed</w:t>
      </w:r>
      <w:r w:rsidR="00272E9B" w:rsidRPr="003D1F31">
        <w:rPr>
          <w:rFonts w:ascii="Verdana" w:eastAsia="Times New Roman" w:hAnsi="Verdana" w:cs="Times New Roman"/>
          <w:sz w:val="19"/>
          <w:szCs w:val="19"/>
        </w:rPr>
        <w:t xml:space="preserve">. In some circumstances, feedback regarding the interpretation of results was obtained. One interviewee claimed that when he discussed the </w:t>
      </w:r>
      <w:r>
        <w:rPr>
          <w:rFonts w:ascii="Verdana" w:eastAsia="Times New Roman" w:hAnsi="Verdana" w:cs="Times New Roman"/>
          <w:sz w:val="19"/>
          <w:szCs w:val="19"/>
        </w:rPr>
        <w:t>results</w:t>
      </w:r>
      <w:r w:rsidR="00272E9B" w:rsidRPr="003D1F31">
        <w:rPr>
          <w:rFonts w:ascii="Verdana" w:eastAsia="Times New Roman" w:hAnsi="Verdana" w:cs="Times New Roman"/>
          <w:sz w:val="19"/>
          <w:szCs w:val="19"/>
        </w:rPr>
        <w:t xml:space="preserve"> of the project, praxis partners provided criticism and their perceptions</w:t>
      </w:r>
      <w:r w:rsidR="00DB04F1" w:rsidRPr="003D1F31">
        <w:rPr>
          <w:rFonts w:ascii="Verdana" w:eastAsia="Times New Roman" w:hAnsi="Verdana" w:cs="Times New Roman"/>
          <w:sz w:val="19"/>
          <w:szCs w:val="19"/>
        </w:rPr>
        <w:t>,</w:t>
      </w:r>
      <w:r w:rsidR="00272E9B" w:rsidRPr="003D1F31">
        <w:rPr>
          <w:rFonts w:ascii="Verdana" w:eastAsia="Times New Roman" w:hAnsi="Verdana" w:cs="Times New Roman"/>
          <w:sz w:val="19"/>
          <w:szCs w:val="19"/>
        </w:rPr>
        <w:t xml:space="preserve"> which partly changed his view of the results. Generally, contact with practitioners during the exploitation phase seems to foster discussions and dialogue. Five interviewees mentioned that they included professionals</w:t>
      </w:r>
      <w:r w:rsidR="00DB04F1" w:rsidRPr="003D1F31">
        <w:rPr>
          <w:rFonts w:ascii="Verdana" w:eastAsia="Times New Roman" w:hAnsi="Verdana" w:cs="Times New Roman"/>
          <w:sz w:val="19"/>
          <w:szCs w:val="19"/>
        </w:rPr>
        <w:t xml:space="preserve"> from practice</w:t>
      </w:r>
      <w:r w:rsidR="00272E9B" w:rsidRPr="003D1F31">
        <w:rPr>
          <w:rFonts w:ascii="Verdana" w:eastAsia="Times New Roman" w:hAnsi="Verdana" w:cs="Times New Roman"/>
          <w:sz w:val="19"/>
          <w:szCs w:val="19"/>
        </w:rPr>
        <w:t xml:space="preserve"> in t</w:t>
      </w:r>
      <w:r>
        <w:rPr>
          <w:rFonts w:ascii="Verdana" w:eastAsia="Times New Roman" w:hAnsi="Verdana" w:cs="Times New Roman"/>
          <w:sz w:val="19"/>
          <w:szCs w:val="19"/>
        </w:rPr>
        <w:t>he writing process, for example</w:t>
      </w:r>
      <w:r w:rsidR="00272E9B" w:rsidRPr="003D1F31">
        <w:rPr>
          <w:rFonts w:ascii="Verdana" w:eastAsia="Times New Roman" w:hAnsi="Verdana" w:cs="Times New Roman"/>
          <w:sz w:val="19"/>
          <w:szCs w:val="19"/>
        </w:rPr>
        <w:t xml:space="preserve"> as co-authors of scientific publications. One interviewee claimed that this also helps with dissemination outside academia because practitioners carry project outcomes into their specific </w:t>
      </w:r>
      <w:r>
        <w:rPr>
          <w:rFonts w:ascii="Verdana" w:eastAsia="Times New Roman" w:hAnsi="Verdana" w:cs="Times New Roman"/>
          <w:sz w:val="19"/>
          <w:szCs w:val="19"/>
        </w:rPr>
        <w:t xml:space="preserve">practice </w:t>
      </w:r>
      <w:r w:rsidR="00272E9B" w:rsidRPr="003D1F31">
        <w:rPr>
          <w:rFonts w:ascii="Verdana" w:eastAsia="Times New Roman" w:hAnsi="Verdana" w:cs="Times New Roman"/>
          <w:sz w:val="19"/>
          <w:szCs w:val="19"/>
        </w:rPr>
        <w:t xml:space="preserve">fields and communicate them to </w:t>
      </w:r>
      <w:r>
        <w:rPr>
          <w:rFonts w:ascii="Verdana" w:eastAsia="Times New Roman" w:hAnsi="Verdana" w:cs="Times New Roman"/>
          <w:sz w:val="19"/>
          <w:szCs w:val="19"/>
        </w:rPr>
        <w:t>other professionals</w:t>
      </w:r>
      <w:r w:rsidR="00272E9B" w:rsidRPr="003D1F31">
        <w:rPr>
          <w:rFonts w:ascii="Verdana" w:eastAsia="Times New Roman" w:hAnsi="Verdana" w:cs="Times New Roman"/>
          <w:sz w:val="19"/>
          <w:szCs w:val="19"/>
        </w:rPr>
        <w:t>.</w:t>
      </w:r>
    </w:p>
    <w:p w14:paraId="26D475C1" w14:textId="3B12FC93" w:rsidR="00272E9B" w:rsidRPr="003D1F31" w:rsidRDefault="00272E9B" w:rsidP="00272E9B">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While in most circumstances, interactions with practitioners prevailed throughout the course of the projects, some PIs said that interactions with new practitioners took place at the end of their projects. For example, one researcher said that once the results of the project were available, the project team approached practitioners directly in order to share insights and </w:t>
      </w:r>
      <w:r w:rsidR="00B46A2B">
        <w:rPr>
          <w:rFonts w:ascii="Verdana" w:eastAsia="Times New Roman" w:hAnsi="Verdana" w:cs="Times New Roman"/>
          <w:sz w:val="19"/>
          <w:szCs w:val="19"/>
        </w:rPr>
        <w:t xml:space="preserve">to </w:t>
      </w:r>
      <w:r w:rsidRPr="003D1F31">
        <w:rPr>
          <w:rFonts w:ascii="Verdana" w:eastAsia="Times New Roman" w:hAnsi="Verdana" w:cs="Times New Roman"/>
          <w:sz w:val="19"/>
          <w:szCs w:val="19"/>
        </w:rPr>
        <w:t>provide data.</w:t>
      </w:r>
    </w:p>
    <w:p w14:paraId="3FB62B4E" w14:textId="77777777" w:rsidR="00272E9B" w:rsidRPr="003D1F31" w:rsidRDefault="00272E9B" w:rsidP="00DB04F1">
      <w:pPr>
        <w:spacing w:line="276" w:lineRule="auto"/>
        <w:ind w:left="680"/>
        <w:jc w:val="both"/>
        <w:rPr>
          <w:rFonts w:ascii="Verdana" w:eastAsia="Times New Roman" w:hAnsi="Verdana" w:cs="Times New Roman"/>
          <w:sz w:val="19"/>
          <w:szCs w:val="19"/>
        </w:rPr>
      </w:pPr>
    </w:p>
    <w:p w14:paraId="2647A38C" w14:textId="7C763613" w:rsidR="00272E9B" w:rsidRPr="003D1F31" w:rsidRDefault="00272E9B" w:rsidP="00B46A2B">
      <w:pPr>
        <w:pStyle w:val="ListParagraph"/>
        <w:numPr>
          <w:ilvl w:val="0"/>
          <w:numId w:val="6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lastRenderedPageBreak/>
        <w:t xml:space="preserve">Industry/Businesses: </w:t>
      </w:r>
      <w:r w:rsidRPr="003D1F31">
        <w:rPr>
          <w:rFonts w:ascii="Verdana" w:eastAsia="Times New Roman" w:hAnsi="Verdana" w:cs="Times New Roman"/>
          <w:sz w:val="19"/>
          <w:szCs w:val="19"/>
        </w:rPr>
        <w:t xml:space="preserve">Only natural </w:t>
      </w:r>
      <w:r w:rsidR="004644DD" w:rsidRPr="003D1F31">
        <w:rPr>
          <w:rFonts w:ascii="Verdana" w:eastAsia="Times New Roman" w:hAnsi="Verdana" w:cs="Times New Roman"/>
          <w:sz w:val="19"/>
          <w:szCs w:val="19"/>
        </w:rPr>
        <w:t xml:space="preserve">and engineering </w:t>
      </w:r>
      <w:r w:rsidRPr="003D1F31">
        <w:rPr>
          <w:rFonts w:ascii="Verdana" w:eastAsia="Times New Roman" w:hAnsi="Verdana" w:cs="Times New Roman"/>
          <w:sz w:val="19"/>
          <w:szCs w:val="19"/>
        </w:rPr>
        <w:t xml:space="preserve">science projects exhibited exchanges with companies or industry representatives. </w:t>
      </w:r>
      <w:r w:rsidR="00B46A2B">
        <w:rPr>
          <w:rFonts w:ascii="Verdana" w:eastAsia="Times New Roman" w:hAnsi="Verdana" w:cs="Times New Roman"/>
          <w:sz w:val="19"/>
          <w:szCs w:val="19"/>
        </w:rPr>
        <w:t>Six</w:t>
      </w:r>
      <w:r w:rsidRPr="003D1F31">
        <w:rPr>
          <w:rFonts w:ascii="Verdana" w:eastAsia="Times New Roman" w:hAnsi="Verdana" w:cs="Times New Roman"/>
          <w:sz w:val="19"/>
          <w:szCs w:val="19"/>
        </w:rPr>
        <w:t xml:space="preserve"> interviewees reported that they reached out to businesses. Mostly, these interactions took place in the exploitation phase. All of </w:t>
      </w:r>
      <w:r w:rsidR="00B46A2B">
        <w:rPr>
          <w:rFonts w:ascii="Verdana" w:eastAsia="Times New Roman" w:hAnsi="Verdana" w:cs="Times New Roman"/>
          <w:sz w:val="19"/>
          <w:szCs w:val="19"/>
        </w:rPr>
        <w:t>these interviewees</w:t>
      </w:r>
      <w:r w:rsidRPr="003D1F31">
        <w:rPr>
          <w:rFonts w:ascii="Verdana" w:eastAsia="Times New Roman" w:hAnsi="Verdana" w:cs="Times New Roman"/>
          <w:sz w:val="19"/>
          <w:szCs w:val="19"/>
        </w:rPr>
        <w:t xml:space="preserve"> claimed that it is essential to build relationships with industrial partners</w:t>
      </w:r>
      <w:r w:rsidR="004644DD" w:rsidRPr="003D1F31">
        <w:rPr>
          <w:rFonts w:ascii="Verdana" w:eastAsia="Times New Roman" w:hAnsi="Verdana" w:cs="Times New Roman"/>
          <w:sz w:val="19"/>
          <w:szCs w:val="19"/>
        </w:rPr>
        <w:t xml:space="preserve"> in their field</w:t>
      </w:r>
      <w:r w:rsidRPr="003D1F31">
        <w:rPr>
          <w:rFonts w:ascii="Verdana" w:eastAsia="Times New Roman" w:hAnsi="Verdana" w:cs="Times New Roman"/>
          <w:sz w:val="19"/>
          <w:szCs w:val="19"/>
        </w:rPr>
        <w:t xml:space="preserve"> to make project results usable. A few interviewees also </w:t>
      </w:r>
      <w:r w:rsidR="004644DD" w:rsidRPr="003D1F31">
        <w:rPr>
          <w:rFonts w:ascii="Verdana" w:eastAsia="Times New Roman" w:hAnsi="Verdana" w:cs="Times New Roman"/>
          <w:sz w:val="19"/>
          <w:szCs w:val="19"/>
        </w:rPr>
        <w:t>mentioned</w:t>
      </w:r>
      <w:r w:rsidRPr="003D1F31">
        <w:rPr>
          <w:rFonts w:ascii="Verdana" w:eastAsia="Times New Roman" w:hAnsi="Verdana" w:cs="Times New Roman"/>
          <w:sz w:val="19"/>
          <w:szCs w:val="19"/>
        </w:rPr>
        <w:t xml:space="preserve"> that in order to make a project usable, commercialisation is crucial. </w:t>
      </w:r>
      <w:r w:rsidR="00B46A2B">
        <w:rPr>
          <w:rFonts w:ascii="Verdana" w:eastAsia="Times New Roman" w:hAnsi="Verdana" w:cs="Times New Roman"/>
          <w:sz w:val="19"/>
          <w:szCs w:val="19"/>
        </w:rPr>
        <w:t>This, h</w:t>
      </w:r>
      <w:r w:rsidRPr="00B46A2B">
        <w:rPr>
          <w:rFonts w:ascii="Verdana" w:eastAsia="Times New Roman" w:hAnsi="Verdana" w:cs="Times New Roman"/>
          <w:sz w:val="19"/>
          <w:szCs w:val="19"/>
        </w:rPr>
        <w:t>owever, is only possible with the support of industry partners and, more specifically, with larger investments.</w:t>
      </w:r>
      <w:r w:rsidRPr="003D1F31">
        <w:rPr>
          <w:rFonts w:ascii="Verdana" w:eastAsia="Times New Roman" w:hAnsi="Verdana" w:cs="Times New Roman"/>
          <w:sz w:val="19"/>
          <w:szCs w:val="19"/>
        </w:rPr>
        <w:t xml:space="preserve"> In some cases, research agreements were made after the </w:t>
      </w:r>
      <w:r w:rsidR="004644DD" w:rsidRPr="003D1F31">
        <w:rPr>
          <w:rFonts w:ascii="Verdana" w:eastAsia="Times New Roman" w:hAnsi="Verdana" w:cs="Times New Roman"/>
          <w:sz w:val="19"/>
          <w:szCs w:val="19"/>
        </w:rPr>
        <w:t xml:space="preserve">SNSF funded </w:t>
      </w:r>
      <w:r w:rsidRPr="003D1F31">
        <w:rPr>
          <w:rFonts w:ascii="Verdana" w:eastAsia="Times New Roman" w:hAnsi="Verdana" w:cs="Times New Roman"/>
          <w:sz w:val="19"/>
          <w:szCs w:val="19"/>
        </w:rPr>
        <w:t>project ended. Such agreements benefit</w:t>
      </w:r>
      <w:r w:rsidR="00B46A2B">
        <w:rPr>
          <w:rFonts w:ascii="Verdana" w:eastAsia="Times New Roman" w:hAnsi="Verdana" w:cs="Times New Roman"/>
          <w:sz w:val="19"/>
          <w:szCs w:val="19"/>
        </w:rPr>
        <w:t>ed</w:t>
      </w:r>
      <w:r w:rsidRPr="003D1F31">
        <w:rPr>
          <w:rFonts w:ascii="Verdana" w:eastAsia="Times New Roman" w:hAnsi="Verdana" w:cs="Times New Roman"/>
          <w:sz w:val="19"/>
          <w:szCs w:val="19"/>
        </w:rPr>
        <w:t xml:space="preserve"> both sides as researchers </w:t>
      </w:r>
      <w:r w:rsidR="004644DD" w:rsidRPr="003D1F31">
        <w:rPr>
          <w:rFonts w:ascii="Verdana" w:eastAsia="Times New Roman" w:hAnsi="Verdana" w:cs="Times New Roman"/>
          <w:sz w:val="19"/>
          <w:szCs w:val="19"/>
        </w:rPr>
        <w:t>obtain</w:t>
      </w:r>
      <w:r w:rsidRPr="003D1F31">
        <w:rPr>
          <w:rFonts w:ascii="Verdana" w:eastAsia="Times New Roman" w:hAnsi="Verdana" w:cs="Times New Roman"/>
          <w:sz w:val="19"/>
          <w:szCs w:val="19"/>
        </w:rPr>
        <w:t xml:space="preserve"> further funding for their research, and businesses benefit from research undertaken in their niche. However, it </w:t>
      </w:r>
      <w:r w:rsidR="00B46A2B">
        <w:rPr>
          <w:rFonts w:ascii="Verdana" w:eastAsia="Times New Roman" w:hAnsi="Verdana" w:cs="Times New Roman"/>
          <w:sz w:val="19"/>
          <w:szCs w:val="19"/>
        </w:rPr>
        <w:t>was emphasised</w:t>
      </w:r>
      <w:r w:rsidRPr="003D1F31">
        <w:rPr>
          <w:rFonts w:ascii="Verdana" w:eastAsia="Times New Roman" w:hAnsi="Verdana" w:cs="Times New Roman"/>
          <w:sz w:val="19"/>
          <w:szCs w:val="19"/>
        </w:rPr>
        <w:t xml:space="preserve"> that such agreements can be difficult and time-consuming to negotiate and do not always succeed.</w:t>
      </w:r>
    </w:p>
    <w:p w14:paraId="2559F8BE" w14:textId="11305F3A" w:rsidR="00272E9B" w:rsidRPr="003D1F31" w:rsidRDefault="00272E9B" w:rsidP="004644DD">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Another aspect is the explicit search for investors or venture capitalists. One interviewee, for example, reported that after the successful end of his project, he wanted to make his product more accessible by entering the market. In order to make his product ready for the market, he needed considerable investments, which he hoped to </w:t>
      </w:r>
      <w:r w:rsidR="00B46A2B">
        <w:rPr>
          <w:rFonts w:ascii="Verdana" w:eastAsia="Times New Roman" w:hAnsi="Verdana" w:cs="Times New Roman"/>
          <w:sz w:val="19"/>
          <w:szCs w:val="19"/>
        </w:rPr>
        <w:t>raise</w:t>
      </w:r>
      <w:r w:rsidRPr="003D1F31">
        <w:rPr>
          <w:rFonts w:ascii="Verdana" w:eastAsia="Times New Roman" w:hAnsi="Verdana" w:cs="Times New Roman"/>
          <w:sz w:val="19"/>
          <w:szCs w:val="19"/>
        </w:rPr>
        <w:t xml:space="preserve"> by specifically approaching businesses.</w:t>
      </w:r>
    </w:p>
    <w:p w14:paraId="07A8646C" w14:textId="5C8B8E28" w:rsidR="00272E9B" w:rsidRPr="003D1F31" w:rsidRDefault="00272E9B" w:rsidP="004644DD">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Some of these interviewees also mentioned exchanges during the implementation phase</w:t>
      </w:r>
      <w:r w:rsidR="004644DD" w:rsidRPr="003D1F31">
        <w:rPr>
          <w:rFonts w:ascii="Verdana" w:eastAsia="Times New Roman" w:hAnsi="Verdana" w:cs="Times New Roman"/>
          <w:sz w:val="19"/>
          <w:szCs w:val="19"/>
        </w:rPr>
        <w:t xml:space="preserve"> with industry</w:t>
      </w:r>
      <w:r w:rsidRPr="003D1F31">
        <w:rPr>
          <w:rFonts w:ascii="Verdana" w:eastAsia="Times New Roman" w:hAnsi="Verdana" w:cs="Times New Roman"/>
          <w:sz w:val="19"/>
          <w:szCs w:val="19"/>
        </w:rPr>
        <w:t>. These interactions comprised mainly the provision of resource</w:t>
      </w:r>
      <w:r w:rsidR="00B46A2B">
        <w:rPr>
          <w:rFonts w:ascii="Verdana" w:eastAsia="Times New Roman" w:hAnsi="Verdana" w:cs="Times New Roman"/>
          <w:sz w:val="19"/>
          <w:szCs w:val="19"/>
        </w:rPr>
        <w:t>s</w:t>
      </w:r>
      <w:r w:rsidRPr="003D1F31">
        <w:rPr>
          <w:rFonts w:ascii="Verdana" w:eastAsia="Times New Roman" w:hAnsi="Verdana" w:cs="Times New Roman"/>
          <w:sz w:val="19"/>
          <w:szCs w:val="19"/>
        </w:rPr>
        <w:t xml:space="preserve"> and technical discussions. It </w:t>
      </w:r>
      <w:r w:rsidR="00B46A2B">
        <w:rPr>
          <w:rFonts w:ascii="Verdana" w:eastAsia="Times New Roman" w:hAnsi="Verdana" w:cs="Times New Roman"/>
          <w:sz w:val="19"/>
          <w:szCs w:val="19"/>
        </w:rPr>
        <w:t>was highlighted that most often</w:t>
      </w:r>
      <w:r w:rsidRPr="003D1F31">
        <w:rPr>
          <w:rFonts w:ascii="Verdana" w:eastAsia="Times New Roman" w:hAnsi="Verdana" w:cs="Times New Roman"/>
          <w:sz w:val="19"/>
          <w:szCs w:val="19"/>
        </w:rPr>
        <w:t xml:space="preserve"> links to </w:t>
      </w:r>
      <w:r w:rsidR="004644DD" w:rsidRPr="003D1F31">
        <w:rPr>
          <w:rFonts w:ascii="Verdana" w:eastAsia="Times New Roman" w:hAnsi="Verdana" w:cs="Times New Roman"/>
          <w:sz w:val="19"/>
          <w:szCs w:val="19"/>
        </w:rPr>
        <w:t>businesses</w:t>
      </w:r>
      <w:r w:rsidRPr="003D1F31">
        <w:rPr>
          <w:rFonts w:ascii="Verdana" w:eastAsia="Times New Roman" w:hAnsi="Verdana" w:cs="Times New Roman"/>
          <w:sz w:val="19"/>
          <w:szCs w:val="19"/>
        </w:rPr>
        <w:t xml:space="preserve"> are already established when working in a field for several years. Hence, interviewees referred to a “successful synergy” between researchers and companies who continuously work together and benefit from the resources and knowledge of the respective partner. </w:t>
      </w:r>
    </w:p>
    <w:p w14:paraId="4E2B03F3" w14:textId="77777777" w:rsidR="00375CC2" w:rsidRPr="003D1F31" w:rsidRDefault="00375CC2" w:rsidP="004644DD">
      <w:pPr>
        <w:spacing w:line="276" w:lineRule="auto"/>
        <w:ind w:left="709"/>
        <w:jc w:val="both"/>
        <w:rPr>
          <w:rFonts w:ascii="Verdana" w:eastAsia="Times New Roman" w:hAnsi="Verdana" w:cs="Times New Roman"/>
          <w:sz w:val="19"/>
          <w:szCs w:val="19"/>
        </w:rPr>
      </w:pPr>
    </w:p>
    <w:p w14:paraId="62213D14" w14:textId="3A594130"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Other researchers:</w:t>
      </w:r>
      <w:r w:rsidRPr="003D1F31">
        <w:rPr>
          <w:rFonts w:ascii="Verdana" w:eastAsia="Times New Roman" w:hAnsi="Verdana" w:cs="Times New Roman"/>
          <w:sz w:val="19"/>
          <w:szCs w:val="19"/>
        </w:rPr>
        <w:t xml:space="preserve"> Many interviewees reported interactions with other researchers during the proposal phase. For example, one PI highlighted that in order to better understand the issue at stake, it was crucial to incorporate different perspective</w:t>
      </w:r>
      <w:r w:rsidR="00B46A2B">
        <w:rPr>
          <w:rFonts w:ascii="Verdana" w:eastAsia="Times New Roman" w:hAnsi="Verdana" w:cs="Times New Roman"/>
          <w:sz w:val="19"/>
          <w:szCs w:val="19"/>
        </w:rPr>
        <w:t>s early on. While in some cases</w:t>
      </w:r>
      <w:r w:rsidRPr="003D1F31">
        <w:rPr>
          <w:rFonts w:ascii="Verdana" w:eastAsia="Times New Roman" w:hAnsi="Verdana" w:cs="Times New Roman"/>
          <w:sz w:val="19"/>
          <w:szCs w:val="19"/>
        </w:rPr>
        <w:t xml:space="preserve"> other res</w:t>
      </w:r>
      <w:r w:rsidR="00B46A2B">
        <w:rPr>
          <w:rFonts w:ascii="Verdana" w:eastAsia="Times New Roman" w:hAnsi="Verdana" w:cs="Times New Roman"/>
          <w:sz w:val="19"/>
          <w:szCs w:val="19"/>
        </w:rPr>
        <w:t>earchers were only consolidated</w:t>
      </w:r>
      <w:r w:rsidRPr="003D1F31">
        <w:rPr>
          <w:rFonts w:ascii="Verdana" w:eastAsia="Times New Roman" w:hAnsi="Verdana" w:cs="Times New Roman"/>
          <w:sz w:val="19"/>
          <w:szCs w:val="19"/>
        </w:rPr>
        <w:t xml:space="preserve">, others worked on the proposal collaboratively. </w:t>
      </w:r>
      <w:r w:rsidR="004644DD" w:rsidRPr="003D1F31">
        <w:rPr>
          <w:rFonts w:ascii="Verdana" w:eastAsia="Times New Roman" w:hAnsi="Verdana" w:cs="Times New Roman"/>
          <w:sz w:val="19"/>
          <w:szCs w:val="19"/>
        </w:rPr>
        <w:t>It</w:t>
      </w:r>
      <w:r w:rsidRPr="003D1F31">
        <w:rPr>
          <w:rFonts w:ascii="Verdana" w:eastAsia="Times New Roman" w:hAnsi="Verdana" w:cs="Times New Roman"/>
          <w:sz w:val="19"/>
          <w:szCs w:val="19"/>
        </w:rPr>
        <w:t xml:space="preserve"> was </w:t>
      </w:r>
      <w:r w:rsidR="004644DD" w:rsidRPr="003D1F31">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 xml:space="preserve">noted that the proposal phase is vital for building a consortium of research partners. According to several interviewees, if </w:t>
      </w:r>
      <w:r w:rsidR="004644DD"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research design is supposed to be interdisciplinary, collaboration with other researchers should begin</w:t>
      </w:r>
      <w:r w:rsidR="00B46A2B">
        <w:rPr>
          <w:rFonts w:ascii="Verdana" w:eastAsia="Times New Roman" w:hAnsi="Verdana" w:cs="Times New Roman"/>
          <w:sz w:val="19"/>
          <w:szCs w:val="19"/>
        </w:rPr>
        <w:t xml:space="preserve"> during the proposal phase to ensure</w:t>
      </w:r>
      <w:r w:rsidRPr="003D1F31">
        <w:rPr>
          <w:rFonts w:ascii="Verdana" w:eastAsia="Times New Roman" w:hAnsi="Verdana" w:cs="Times New Roman"/>
          <w:sz w:val="19"/>
          <w:szCs w:val="19"/>
        </w:rPr>
        <w:t xml:space="preserve"> that competencies are mobilised, and research partners have the chance to get to know each other as early as possible.</w:t>
      </w:r>
    </w:p>
    <w:p w14:paraId="30310ACC" w14:textId="6A963E13" w:rsidR="00272E9B" w:rsidRPr="003D1F31" w:rsidRDefault="00272E9B" w:rsidP="008B1627">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Interactions </w:t>
      </w:r>
      <w:r w:rsidR="00B46A2B">
        <w:rPr>
          <w:rFonts w:ascii="Verdana" w:eastAsia="Times New Roman" w:hAnsi="Verdana" w:cs="Times New Roman"/>
          <w:sz w:val="19"/>
          <w:szCs w:val="19"/>
        </w:rPr>
        <w:t xml:space="preserve">with other researchers </w:t>
      </w:r>
      <w:r w:rsidRPr="003D1F31">
        <w:rPr>
          <w:rFonts w:ascii="Verdana" w:eastAsia="Times New Roman" w:hAnsi="Verdana" w:cs="Times New Roman"/>
          <w:sz w:val="19"/>
          <w:szCs w:val="19"/>
        </w:rPr>
        <w:t xml:space="preserve">during the implementation phase can be divided into two main categories. Firstly, </w:t>
      </w:r>
      <w:r w:rsidR="001379A4" w:rsidRPr="003D1F31">
        <w:rPr>
          <w:rFonts w:ascii="Verdana" w:eastAsia="Times New Roman" w:hAnsi="Verdana" w:cs="Times New Roman"/>
          <w:sz w:val="19"/>
          <w:szCs w:val="19"/>
        </w:rPr>
        <w:t>exchanges</w:t>
      </w:r>
      <w:r w:rsidRPr="003D1F31">
        <w:rPr>
          <w:rFonts w:ascii="Verdana" w:eastAsia="Times New Roman" w:hAnsi="Verdana" w:cs="Times New Roman"/>
          <w:sz w:val="19"/>
          <w:szCs w:val="19"/>
        </w:rPr>
        <w:t xml:space="preserve"> limited to discussions at infrequent meetings. In these cases, the goal of exchange was to share and examine preliminary </w:t>
      </w:r>
      <w:r w:rsidR="008B1627" w:rsidRPr="003D1F31">
        <w:rPr>
          <w:rFonts w:ascii="Verdana" w:eastAsia="Times New Roman" w:hAnsi="Verdana" w:cs="Times New Roman"/>
          <w:sz w:val="19"/>
          <w:szCs w:val="19"/>
        </w:rPr>
        <w:t>findings</w:t>
      </w:r>
      <w:r w:rsidRPr="003D1F31">
        <w:rPr>
          <w:rFonts w:ascii="Verdana" w:eastAsia="Times New Roman" w:hAnsi="Verdana" w:cs="Times New Roman"/>
          <w:sz w:val="19"/>
          <w:szCs w:val="19"/>
        </w:rPr>
        <w:t xml:space="preserve"> with other researchers who were otherwise not involved in the project. Contrarily, some interactions took place more synergistically, mostly with researchers who participated directly in</w:t>
      </w:r>
      <w:r w:rsidR="00B46A2B">
        <w:rPr>
          <w:rFonts w:ascii="Verdana" w:eastAsia="Times New Roman" w:hAnsi="Verdana" w:cs="Times New Roman"/>
          <w:sz w:val="19"/>
          <w:szCs w:val="19"/>
        </w:rPr>
        <w:t xml:space="preserve"> the project. M</w:t>
      </w:r>
      <w:r w:rsidRPr="003D1F31">
        <w:rPr>
          <w:rFonts w:ascii="Verdana" w:eastAsia="Times New Roman" w:hAnsi="Verdana" w:cs="Times New Roman"/>
          <w:sz w:val="19"/>
          <w:szCs w:val="19"/>
        </w:rPr>
        <w:t xml:space="preserve">eetings </w:t>
      </w:r>
      <w:r w:rsidR="00252D93">
        <w:rPr>
          <w:rFonts w:ascii="Verdana" w:eastAsia="Times New Roman" w:hAnsi="Verdana" w:cs="Times New Roman"/>
          <w:sz w:val="19"/>
          <w:szCs w:val="19"/>
        </w:rPr>
        <w:t xml:space="preserve">then </w:t>
      </w:r>
      <w:r w:rsidRPr="003D1F31">
        <w:rPr>
          <w:rFonts w:ascii="Verdana" w:eastAsia="Times New Roman" w:hAnsi="Verdana" w:cs="Times New Roman"/>
          <w:sz w:val="19"/>
          <w:szCs w:val="19"/>
        </w:rPr>
        <w:t xml:space="preserve">took place more frequently </w:t>
      </w:r>
      <w:r w:rsidR="008B1627" w:rsidRPr="003D1F31">
        <w:rPr>
          <w:rFonts w:ascii="Verdana" w:eastAsia="Times New Roman" w:hAnsi="Verdana" w:cs="Times New Roman"/>
          <w:sz w:val="19"/>
          <w:szCs w:val="19"/>
        </w:rPr>
        <w:t>and</w:t>
      </w:r>
      <w:r w:rsidRPr="003D1F31">
        <w:rPr>
          <w:rFonts w:ascii="Verdana" w:eastAsia="Times New Roman" w:hAnsi="Verdana" w:cs="Times New Roman"/>
          <w:sz w:val="19"/>
          <w:szCs w:val="19"/>
        </w:rPr>
        <w:t xml:space="preserve"> updates and feedback were provided more in detail.</w:t>
      </w:r>
    </w:p>
    <w:p w14:paraId="6478087A" w14:textId="1B9D0FBC" w:rsidR="00272E9B" w:rsidRPr="003D1F31" w:rsidRDefault="00272E9B" w:rsidP="008B1627">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During the exploitation stage, formal interactions with other researchers happened mostl</w:t>
      </w:r>
      <w:r w:rsidR="00252D93">
        <w:rPr>
          <w:rFonts w:ascii="Verdana" w:eastAsia="Times New Roman" w:hAnsi="Verdana" w:cs="Times New Roman"/>
          <w:sz w:val="19"/>
          <w:szCs w:val="19"/>
        </w:rPr>
        <w:t>y at conferences</w:t>
      </w:r>
      <w:r w:rsidRPr="003D1F31">
        <w:rPr>
          <w:rFonts w:ascii="Verdana" w:eastAsia="Times New Roman" w:hAnsi="Verdana" w:cs="Times New Roman"/>
          <w:sz w:val="19"/>
          <w:szCs w:val="19"/>
        </w:rPr>
        <w:t xml:space="preserve">. Some interviewees also mentioned that apart from conferences, they approached or were approached by other researchers with the objective </w:t>
      </w:r>
      <w:r w:rsidR="008B1627" w:rsidRPr="003D1F31">
        <w:rPr>
          <w:rFonts w:ascii="Verdana" w:eastAsia="Times New Roman" w:hAnsi="Verdana" w:cs="Times New Roman"/>
          <w:sz w:val="19"/>
          <w:szCs w:val="19"/>
        </w:rPr>
        <w:t>to talk about</w:t>
      </w:r>
      <w:r w:rsidRPr="003D1F31">
        <w:rPr>
          <w:rFonts w:ascii="Verdana" w:eastAsia="Times New Roman" w:hAnsi="Verdana" w:cs="Times New Roman"/>
          <w:sz w:val="19"/>
          <w:szCs w:val="19"/>
        </w:rPr>
        <w:t xml:space="preserve"> future research collaborations. </w:t>
      </w:r>
    </w:p>
    <w:p w14:paraId="6BEA1E63" w14:textId="3286AC62" w:rsidR="00272E9B" w:rsidRPr="003D1F31" w:rsidRDefault="00272E9B" w:rsidP="008B1627">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When it comes to informal exchanges, interviewees stressed that they talked a lot to colleagues from the same organisations, which in many cases also proved to be fruitful for further cooperation and knowledge transfer.</w:t>
      </w:r>
    </w:p>
    <w:p w14:paraId="738FFD92" w14:textId="77777777" w:rsidR="00375CC2" w:rsidRPr="003D1F31" w:rsidRDefault="00375CC2" w:rsidP="008B1627">
      <w:pPr>
        <w:spacing w:line="276" w:lineRule="auto"/>
        <w:ind w:left="709"/>
        <w:jc w:val="both"/>
        <w:rPr>
          <w:rFonts w:ascii="Verdana" w:eastAsia="Times New Roman" w:hAnsi="Verdana" w:cs="Times New Roman"/>
          <w:sz w:val="19"/>
          <w:szCs w:val="19"/>
        </w:rPr>
      </w:pPr>
    </w:p>
    <w:p w14:paraId="1E6A7C3D" w14:textId="6E0113E9" w:rsidR="0028177F" w:rsidRPr="003D1F31" w:rsidRDefault="0028177F" w:rsidP="0028177F">
      <w:pPr>
        <w:pStyle w:val="ListParagraph"/>
        <w:numPr>
          <w:ilvl w:val="0"/>
          <w:numId w:val="68"/>
        </w:numPr>
        <w:spacing w:after="120" w:line="276" w:lineRule="auto"/>
        <w:ind w:left="714" w:hanging="357"/>
        <w:contextualSpacing w:val="0"/>
        <w:jc w:val="both"/>
        <w:rPr>
          <w:rFonts w:ascii="Verdana" w:eastAsia="Times New Roman" w:hAnsi="Verdana" w:cs="Times New Roman"/>
          <w:sz w:val="19"/>
          <w:szCs w:val="19"/>
        </w:rPr>
      </w:pPr>
      <w:r w:rsidRPr="003D1F31">
        <w:rPr>
          <w:rFonts w:ascii="Verdana" w:eastAsia="Times New Roman" w:hAnsi="Verdana" w:cs="Times New Roman"/>
          <w:b/>
          <w:bCs/>
          <w:sz w:val="19"/>
          <w:szCs w:val="19"/>
        </w:rPr>
        <w:t>Wider public</w:t>
      </w:r>
      <w:r w:rsidR="00272E9B" w:rsidRPr="003D1F31">
        <w:rPr>
          <w:rFonts w:ascii="Verdana" w:eastAsia="Times New Roman" w:hAnsi="Verdana" w:cs="Times New Roman"/>
          <w:b/>
          <w:bCs/>
          <w:sz w:val="19"/>
          <w:szCs w:val="19"/>
        </w:rPr>
        <w:t xml:space="preserve">: </w:t>
      </w:r>
      <w:r w:rsidR="00272E9B" w:rsidRPr="003D1F31">
        <w:rPr>
          <w:rFonts w:ascii="Verdana" w:eastAsia="Times New Roman" w:hAnsi="Verdana" w:cs="Times New Roman"/>
          <w:bCs/>
          <w:sz w:val="19"/>
          <w:szCs w:val="19"/>
        </w:rPr>
        <w:t xml:space="preserve">All interactions with the wider </w:t>
      </w:r>
      <w:r w:rsidRPr="003D1F31">
        <w:rPr>
          <w:rFonts w:ascii="Verdana" w:eastAsia="Times New Roman" w:hAnsi="Verdana" w:cs="Times New Roman"/>
          <w:bCs/>
          <w:sz w:val="19"/>
          <w:szCs w:val="19"/>
        </w:rPr>
        <w:t>public</w:t>
      </w:r>
      <w:r w:rsidR="00272E9B" w:rsidRPr="003D1F31">
        <w:rPr>
          <w:rFonts w:ascii="Verdana" w:eastAsia="Times New Roman" w:hAnsi="Verdana" w:cs="Times New Roman"/>
          <w:bCs/>
          <w:sz w:val="19"/>
          <w:szCs w:val="19"/>
        </w:rPr>
        <w:t xml:space="preserve"> took place during the exploitation phase. </w:t>
      </w:r>
      <w:r w:rsidR="004922E5">
        <w:rPr>
          <w:rFonts w:ascii="Verdana" w:eastAsia="Times New Roman" w:hAnsi="Verdana" w:cs="Times New Roman"/>
          <w:bCs/>
          <w:sz w:val="19"/>
          <w:szCs w:val="19"/>
        </w:rPr>
        <w:t xml:space="preserve">These interactions </w:t>
      </w:r>
      <w:r w:rsidR="00272E9B" w:rsidRPr="003D1F31">
        <w:rPr>
          <w:rFonts w:ascii="Verdana" w:eastAsia="Times New Roman" w:hAnsi="Verdana" w:cs="Times New Roman"/>
          <w:bCs/>
          <w:sz w:val="19"/>
          <w:szCs w:val="19"/>
        </w:rPr>
        <w:t>happened within the scope of non-scientific conferences</w:t>
      </w:r>
      <w:r w:rsidR="004922E5">
        <w:rPr>
          <w:rFonts w:ascii="Verdana" w:eastAsia="Times New Roman" w:hAnsi="Verdana" w:cs="Times New Roman"/>
          <w:bCs/>
          <w:sz w:val="19"/>
          <w:szCs w:val="19"/>
        </w:rPr>
        <w:t>,</w:t>
      </w:r>
      <w:r w:rsidR="00272E9B" w:rsidRPr="003D1F31">
        <w:rPr>
          <w:rFonts w:ascii="Verdana" w:eastAsia="Times New Roman" w:hAnsi="Verdana" w:cs="Times New Roman"/>
          <w:bCs/>
          <w:sz w:val="19"/>
          <w:szCs w:val="19"/>
        </w:rPr>
        <w:t xml:space="preserve"> conventions</w:t>
      </w:r>
      <w:r w:rsidR="004922E5">
        <w:rPr>
          <w:rFonts w:ascii="Verdana" w:eastAsia="Times New Roman" w:hAnsi="Verdana" w:cs="Times New Roman"/>
          <w:bCs/>
          <w:sz w:val="19"/>
          <w:szCs w:val="19"/>
        </w:rPr>
        <w:t xml:space="preserve"> or specific events</w:t>
      </w:r>
      <w:r w:rsidR="00272E9B" w:rsidRPr="003D1F31">
        <w:rPr>
          <w:rFonts w:ascii="Verdana" w:eastAsia="Times New Roman" w:hAnsi="Verdana" w:cs="Times New Roman"/>
          <w:bCs/>
          <w:sz w:val="19"/>
          <w:szCs w:val="19"/>
        </w:rPr>
        <w:t xml:space="preserve">. One interviewee reported that his project team engaged in discussions with citizens not only at public events but also in everyday life. The aim of these discussions was to raise awareness of the research topic and to get insights into the public’s perspectives. </w:t>
      </w:r>
    </w:p>
    <w:p w14:paraId="2500E986" w14:textId="77777777" w:rsidR="00375CC2" w:rsidRPr="003D1F31" w:rsidRDefault="00375CC2" w:rsidP="00375CC2">
      <w:pPr>
        <w:spacing w:after="120" w:line="276" w:lineRule="auto"/>
        <w:ind w:left="357"/>
        <w:jc w:val="both"/>
        <w:rPr>
          <w:rFonts w:ascii="Verdana" w:eastAsia="Times New Roman" w:hAnsi="Verdana" w:cs="Times New Roman"/>
          <w:sz w:val="19"/>
          <w:szCs w:val="19"/>
        </w:rPr>
      </w:pPr>
    </w:p>
    <w:p w14:paraId="0FF70D27" w14:textId="3D19E5DD"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Political actors and policy-makers: </w:t>
      </w:r>
      <w:r w:rsidRPr="003D1F31">
        <w:rPr>
          <w:rFonts w:ascii="Verdana" w:eastAsia="Times New Roman" w:hAnsi="Verdana" w:cs="Times New Roman"/>
          <w:bCs/>
          <w:sz w:val="19"/>
          <w:szCs w:val="19"/>
        </w:rPr>
        <w:t xml:space="preserve">Almost </w:t>
      </w:r>
      <w:r w:rsidR="0028177F" w:rsidRPr="003D1F31">
        <w:rPr>
          <w:rFonts w:ascii="Verdana" w:eastAsia="Times New Roman" w:hAnsi="Verdana" w:cs="Times New Roman"/>
          <w:bCs/>
          <w:sz w:val="19"/>
          <w:szCs w:val="19"/>
        </w:rPr>
        <w:t>three fourth</w:t>
      </w:r>
      <w:r w:rsidRPr="003D1F31">
        <w:rPr>
          <w:rFonts w:ascii="Verdana" w:eastAsia="Times New Roman" w:hAnsi="Verdana" w:cs="Times New Roman"/>
          <w:bCs/>
          <w:sz w:val="19"/>
          <w:szCs w:val="19"/>
        </w:rPr>
        <w:t xml:space="preserve"> </w:t>
      </w:r>
      <w:r w:rsidR="0028177F" w:rsidRPr="003D1F31">
        <w:rPr>
          <w:rFonts w:ascii="Verdana" w:eastAsia="Times New Roman" w:hAnsi="Verdana" w:cs="Times New Roman"/>
          <w:bCs/>
          <w:sz w:val="19"/>
          <w:szCs w:val="19"/>
        </w:rPr>
        <w:t xml:space="preserve">of the </w:t>
      </w:r>
      <w:r w:rsidRPr="003D1F31">
        <w:rPr>
          <w:rFonts w:ascii="Verdana" w:eastAsia="Times New Roman" w:hAnsi="Verdana" w:cs="Times New Roman"/>
          <w:bCs/>
          <w:sz w:val="19"/>
          <w:szCs w:val="19"/>
        </w:rPr>
        <w:t>interviewees interacted with policy-makers at some stage of their project. During the proposal phase, most interactions regarded the presentation of the project idea and discussions for further collaboration. One interviewee mentioned that she found it essential to include decision-makers early on and to keep them updated about the project in order to achieve a shift in perspectives. Similarly, others highlighted that interactions with policy-makers were useful to prove the practice-relevance of the project idea and to get people on board who are directly confronted with specific issues. Another interview partner claimed that policy-makers are essential to promote the project and its implementation in a larger context</w:t>
      </w:r>
      <w:r w:rsidR="0028177F" w:rsidRPr="003D1F31">
        <w:rPr>
          <w:rFonts w:ascii="Verdana" w:eastAsia="Times New Roman" w:hAnsi="Verdana" w:cs="Times New Roman"/>
          <w:bCs/>
          <w:sz w:val="19"/>
          <w:szCs w:val="19"/>
        </w:rPr>
        <w:t>,</w:t>
      </w:r>
      <w:r w:rsidRPr="003D1F31">
        <w:rPr>
          <w:rFonts w:ascii="Verdana" w:eastAsia="Times New Roman" w:hAnsi="Verdana" w:cs="Times New Roman"/>
          <w:bCs/>
          <w:sz w:val="19"/>
          <w:szCs w:val="19"/>
        </w:rPr>
        <w:t xml:space="preserve"> which is why they should already be involved in the proposal phase. </w:t>
      </w:r>
    </w:p>
    <w:p w14:paraId="13C03ECD" w14:textId="2FF1F2AD" w:rsidR="00272E9B" w:rsidRPr="003D1F31" w:rsidRDefault="00272E9B" w:rsidP="0028177F">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During the implementation phase, interactions were more restricted than in the </w:t>
      </w:r>
      <w:r w:rsidR="004922E5">
        <w:rPr>
          <w:rFonts w:ascii="Verdana" w:eastAsia="Times New Roman" w:hAnsi="Verdana" w:cs="Times New Roman"/>
          <w:sz w:val="19"/>
          <w:szCs w:val="19"/>
        </w:rPr>
        <w:t>proposal phase</w:t>
      </w:r>
      <w:r w:rsidRPr="003D1F31">
        <w:rPr>
          <w:rFonts w:ascii="Verdana" w:eastAsia="Times New Roman" w:hAnsi="Verdana" w:cs="Times New Roman"/>
          <w:sz w:val="19"/>
          <w:szCs w:val="19"/>
        </w:rPr>
        <w:t xml:space="preserve">. </w:t>
      </w:r>
      <w:r w:rsidR="004922E5">
        <w:rPr>
          <w:rFonts w:ascii="Verdana" w:eastAsia="Times New Roman" w:hAnsi="Verdana" w:cs="Times New Roman"/>
          <w:sz w:val="19"/>
          <w:szCs w:val="19"/>
        </w:rPr>
        <w:t>Three</w:t>
      </w:r>
      <w:r w:rsidRPr="003D1F31">
        <w:rPr>
          <w:rFonts w:ascii="Verdana" w:eastAsia="Times New Roman" w:hAnsi="Verdana" w:cs="Times New Roman"/>
          <w:sz w:val="19"/>
          <w:szCs w:val="19"/>
        </w:rPr>
        <w:t xml:space="preserve"> main </w:t>
      </w:r>
      <w:r w:rsidR="004922E5">
        <w:rPr>
          <w:rFonts w:ascii="Verdana" w:eastAsia="Times New Roman" w:hAnsi="Verdana" w:cs="Times New Roman"/>
          <w:sz w:val="19"/>
          <w:szCs w:val="19"/>
        </w:rPr>
        <w:t>reasons for interacting with policy-makers during the implementation phase</w:t>
      </w:r>
      <w:r w:rsidRPr="003D1F31">
        <w:rPr>
          <w:rFonts w:ascii="Verdana" w:eastAsia="Times New Roman" w:hAnsi="Verdana" w:cs="Times New Roman"/>
          <w:sz w:val="19"/>
          <w:szCs w:val="19"/>
        </w:rPr>
        <w:t xml:space="preserve"> </w:t>
      </w:r>
      <w:r w:rsidR="004922E5">
        <w:rPr>
          <w:rFonts w:ascii="Verdana" w:eastAsia="Times New Roman" w:hAnsi="Verdana" w:cs="Times New Roman"/>
          <w:sz w:val="19"/>
          <w:szCs w:val="19"/>
        </w:rPr>
        <w:t>could</w:t>
      </w:r>
      <w:r w:rsidRPr="003D1F31">
        <w:rPr>
          <w:rFonts w:ascii="Verdana" w:eastAsia="Times New Roman" w:hAnsi="Verdana" w:cs="Times New Roman"/>
          <w:sz w:val="19"/>
          <w:szCs w:val="19"/>
        </w:rPr>
        <w:t xml:space="preserve"> be identified. First, some researchers engaged with policy-makers for feedback reasons. More specifically, interactions took place in order to provide updates to political actors and to obtain guidance and recommendations. Second, policy-makers were contacted with the aim of receiving resources or data. </w:t>
      </w:r>
      <w:r w:rsidR="004922E5">
        <w:rPr>
          <w:rFonts w:ascii="Verdana" w:eastAsia="Times New Roman" w:hAnsi="Verdana" w:cs="Times New Roman"/>
          <w:sz w:val="19"/>
          <w:szCs w:val="19"/>
        </w:rPr>
        <w:t>Thirdly</w:t>
      </w:r>
      <w:r w:rsidRPr="003D1F31">
        <w:rPr>
          <w:rFonts w:ascii="Verdana" w:eastAsia="Times New Roman" w:hAnsi="Verdana" w:cs="Times New Roman"/>
          <w:sz w:val="19"/>
          <w:szCs w:val="19"/>
        </w:rPr>
        <w:t>, decision-makers were actively involved in the data collection process, e.g., by participating in interviews.</w:t>
      </w:r>
    </w:p>
    <w:p w14:paraId="513609B3" w14:textId="115313F7" w:rsidR="00272E9B" w:rsidRPr="003D1F31" w:rsidRDefault="00272E9B" w:rsidP="0028177F">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the dissemination phase of the projects, interactions </w:t>
      </w:r>
      <w:r w:rsidR="004922E5">
        <w:rPr>
          <w:rFonts w:ascii="Verdana" w:eastAsia="Times New Roman" w:hAnsi="Verdana" w:cs="Times New Roman"/>
          <w:sz w:val="19"/>
          <w:szCs w:val="19"/>
        </w:rPr>
        <w:t xml:space="preserve">with policy-makers </w:t>
      </w:r>
      <w:r w:rsidRPr="003D1F31">
        <w:rPr>
          <w:rFonts w:ascii="Verdana" w:eastAsia="Times New Roman" w:hAnsi="Verdana" w:cs="Times New Roman"/>
          <w:sz w:val="19"/>
          <w:szCs w:val="19"/>
        </w:rPr>
        <w:t xml:space="preserve">took </w:t>
      </w:r>
      <w:r w:rsidR="004922E5" w:rsidRPr="003D1F31">
        <w:rPr>
          <w:rFonts w:ascii="Verdana" w:eastAsia="Times New Roman" w:hAnsi="Verdana" w:cs="Times New Roman"/>
          <w:sz w:val="19"/>
          <w:szCs w:val="19"/>
        </w:rPr>
        <w:t xml:space="preserve">mostly </w:t>
      </w:r>
      <w:r w:rsidRPr="003D1F31">
        <w:rPr>
          <w:rFonts w:ascii="Verdana" w:eastAsia="Times New Roman" w:hAnsi="Verdana" w:cs="Times New Roman"/>
          <w:sz w:val="19"/>
          <w:szCs w:val="19"/>
        </w:rPr>
        <w:t>place in the form of presentations. While this is an important aspect of dissemination, one interviewee stressed that the informal aspects of such meetings are almost more important than the formal ones. Accordingly, coffee breaks are helpful to widen one’s network, talk about more details of the project as well as discuss further collaborations. In some cases, the dissemination only occurred through the delivery of a report</w:t>
      </w:r>
      <w:r w:rsidR="0028177F"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acc</w:t>
      </w:r>
      <w:r w:rsidR="004922E5">
        <w:rPr>
          <w:rFonts w:ascii="Verdana" w:eastAsia="Times New Roman" w:hAnsi="Verdana" w:cs="Times New Roman"/>
          <w:sz w:val="19"/>
          <w:szCs w:val="19"/>
        </w:rPr>
        <w:t>ording to two interviewed PIs</w:t>
      </w:r>
      <w:r w:rsidRPr="003D1F31">
        <w:rPr>
          <w:rFonts w:ascii="Verdana" w:eastAsia="Times New Roman" w:hAnsi="Verdana" w:cs="Times New Roman"/>
          <w:sz w:val="19"/>
          <w:szCs w:val="19"/>
        </w:rPr>
        <w:t xml:space="preserve">, reduced the impact the results could have. Other interviewees stressed that while there was indicated interest of policy-makers at earlier stages of the projects, no final meetings were scheduled. </w:t>
      </w:r>
    </w:p>
    <w:p w14:paraId="00F665E4" w14:textId="77777777" w:rsidR="00375CC2" w:rsidRPr="003D1F31" w:rsidRDefault="00375CC2" w:rsidP="0028177F">
      <w:pPr>
        <w:spacing w:line="276" w:lineRule="auto"/>
        <w:ind w:left="709"/>
        <w:jc w:val="both"/>
        <w:rPr>
          <w:rFonts w:ascii="Verdana" w:eastAsia="Times New Roman" w:hAnsi="Verdana" w:cs="Times New Roman"/>
          <w:sz w:val="19"/>
          <w:szCs w:val="19"/>
        </w:rPr>
      </w:pPr>
    </w:p>
    <w:p w14:paraId="3D4E0B02" w14:textId="413D4C3F"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NGOs, civil actors, interest groups: </w:t>
      </w:r>
      <w:r w:rsidRPr="003D1F31">
        <w:rPr>
          <w:rFonts w:ascii="Verdana" w:eastAsia="Times New Roman" w:hAnsi="Verdana" w:cs="Times New Roman"/>
          <w:sz w:val="19"/>
          <w:szCs w:val="19"/>
        </w:rPr>
        <w:t xml:space="preserve">Ten interviewees reported interactions with either NGOs, civil actors or interest groups. While most of these exchanges happened during the later stages of the projects, some PIs contacted this stakeholder group before the official start of the project. </w:t>
      </w:r>
      <w:r w:rsidR="004922E5">
        <w:rPr>
          <w:rFonts w:ascii="Verdana" w:eastAsia="Times New Roman" w:hAnsi="Verdana" w:cs="Times New Roman"/>
          <w:sz w:val="19"/>
          <w:szCs w:val="19"/>
        </w:rPr>
        <w:t>Two</w:t>
      </w:r>
      <w:r w:rsidRPr="003D1F31">
        <w:rPr>
          <w:rFonts w:ascii="Verdana" w:eastAsia="Times New Roman" w:hAnsi="Verdana" w:cs="Times New Roman"/>
          <w:sz w:val="19"/>
          <w:szCs w:val="19"/>
        </w:rPr>
        <w:t xml:space="preserve"> interviewees stressed that communication with NGOs during the finalisation of the proposal was crucial for the idea development. Another interviewee said that he contacted an NGO in order to ensure further cooperation </w:t>
      </w:r>
      <w:r w:rsidR="004922E5">
        <w:rPr>
          <w:rFonts w:ascii="Verdana" w:eastAsia="Times New Roman" w:hAnsi="Verdana" w:cs="Times New Roman"/>
          <w:sz w:val="19"/>
          <w:szCs w:val="19"/>
        </w:rPr>
        <w:t>during project implementation</w:t>
      </w:r>
      <w:r w:rsidRPr="003D1F31">
        <w:rPr>
          <w:rFonts w:ascii="Verdana" w:eastAsia="Times New Roman" w:hAnsi="Verdana" w:cs="Times New Roman"/>
          <w:sz w:val="19"/>
          <w:szCs w:val="19"/>
        </w:rPr>
        <w:t>, which then ultimately led to a collaboration agreement.</w:t>
      </w:r>
    </w:p>
    <w:p w14:paraId="76091D9F" w14:textId="3D771AB1" w:rsidR="00272E9B" w:rsidRPr="003D1F31" w:rsidRDefault="00272E9B" w:rsidP="00272E9B">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After the proposal phase, NGOs and civil actors were included in the projects mainly </w:t>
      </w:r>
      <w:r w:rsidR="004922E5">
        <w:rPr>
          <w:rFonts w:ascii="Verdana" w:eastAsia="Times New Roman" w:hAnsi="Verdana" w:cs="Times New Roman"/>
          <w:sz w:val="19"/>
          <w:szCs w:val="19"/>
        </w:rPr>
        <w:t>with respect to</w:t>
      </w:r>
      <w:r w:rsidRPr="003D1F31">
        <w:rPr>
          <w:rFonts w:ascii="Verdana" w:eastAsia="Times New Roman" w:hAnsi="Verdana" w:cs="Times New Roman"/>
          <w:sz w:val="19"/>
          <w:szCs w:val="19"/>
        </w:rPr>
        <w:t xml:space="preserve">two aspects. Firstly, they provided field access to the research teams. This was especially important for projects that worked with vulnerable groups or that were implemented in other (mostly developing) countries. </w:t>
      </w:r>
      <w:r w:rsidR="004922E5">
        <w:rPr>
          <w:rFonts w:ascii="Verdana" w:eastAsia="Times New Roman" w:hAnsi="Verdana" w:cs="Times New Roman"/>
          <w:sz w:val="19"/>
          <w:szCs w:val="19"/>
        </w:rPr>
        <w:t xml:space="preserve">Since </w:t>
      </w:r>
      <w:r w:rsidRPr="003D1F31">
        <w:rPr>
          <w:rFonts w:ascii="Verdana" w:eastAsia="Times New Roman" w:hAnsi="Verdana" w:cs="Times New Roman"/>
          <w:sz w:val="19"/>
          <w:szCs w:val="19"/>
        </w:rPr>
        <w:t xml:space="preserve">NGOs </w:t>
      </w:r>
      <w:r w:rsidR="004922E5">
        <w:rPr>
          <w:rFonts w:ascii="Verdana" w:eastAsia="Times New Roman" w:hAnsi="Verdana" w:cs="Times New Roman"/>
          <w:sz w:val="19"/>
          <w:szCs w:val="19"/>
        </w:rPr>
        <w:t xml:space="preserve">usually </w:t>
      </w:r>
      <w:r w:rsidRPr="003D1F31">
        <w:rPr>
          <w:rFonts w:ascii="Verdana" w:eastAsia="Times New Roman" w:hAnsi="Verdana" w:cs="Times New Roman"/>
          <w:sz w:val="19"/>
          <w:szCs w:val="19"/>
        </w:rPr>
        <w:t xml:space="preserve">operate on a very </w:t>
      </w:r>
      <w:r w:rsidR="004922E5">
        <w:rPr>
          <w:rFonts w:ascii="Verdana" w:eastAsia="Times New Roman" w:hAnsi="Verdana" w:cs="Times New Roman"/>
          <w:sz w:val="19"/>
          <w:szCs w:val="19"/>
        </w:rPr>
        <w:t>immediate</w:t>
      </w:r>
      <w:r w:rsidRPr="003D1F31">
        <w:rPr>
          <w:rFonts w:ascii="Verdana" w:eastAsia="Times New Roman" w:hAnsi="Verdana" w:cs="Times New Roman"/>
          <w:sz w:val="19"/>
          <w:szCs w:val="19"/>
        </w:rPr>
        <w:t xml:space="preserve"> lev</w:t>
      </w:r>
      <w:r w:rsidR="004922E5">
        <w:rPr>
          <w:rFonts w:ascii="Verdana" w:eastAsia="Times New Roman" w:hAnsi="Verdana" w:cs="Times New Roman"/>
          <w:sz w:val="19"/>
          <w:szCs w:val="19"/>
        </w:rPr>
        <w:t>el and know the field very well,</w:t>
      </w:r>
      <w:r w:rsidRPr="003D1F31">
        <w:rPr>
          <w:rFonts w:ascii="Verdana" w:eastAsia="Times New Roman" w:hAnsi="Verdana" w:cs="Times New Roman"/>
          <w:sz w:val="19"/>
          <w:szCs w:val="19"/>
        </w:rPr>
        <w:t xml:space="preserve"> researchers that come from different </w:t>
      </w:r>
      <w:r w:rsidRPr="003D1F31">
        <w:rPr>
          <w:rFonts w:ascii="Verdana" w:eastAsia="Times New Roman" w:hAnsi="Verdana" w:cs="Times New Roman"/>
          <w:sz w:val="19"/>
          <w:szCs w:val="19"/>
        </w:rPr>
        <w:lastRenderedPageBreak/>
        <w:t xml:space="preserve">backgrounds </w:t>
      </w:r>
      <w:r w:rsidR="004922E5">
        <w:rPr>
          <w:rFonts w:ascii="Verdana" w:eastAsia="Times New Roman" w:hAnsi="Verdana" w:cs="Times New Roman"/>
          <w:sz w:val="19"/>
          <w:szCs w:val="19"/>
        </w:rPr>
        <w:t xml:space="preserve">are enabled through the cooperation </w:t>
      </w:r>
      <w:r w:rsidRPr="003D1F31">
        <w:rPr>
          <w:rFonts w:ascii="Verdana" w:eastAsia="Times New Roman" w:hAnsi="Verdana" w:cs="Times New Roman"/>
          <w:sz w:val="19"/>
          <w:szCs w:val="19"/>
        </w:rPr>
        <w:t>to acquire knowledge about the specific context as well as to build a relationship with people fr</w:t>
      </w:r>
      <w:r w:rsidR="0028177F" w:rsidRPr="003D1F31">
        <w:rPr>
          <w:rFonts w:ascii="Verdana" w:eastAsia="Times New Roman" w:hAnsi="Verdana" w:cs="Times New Roman"/>
          <w:sz w:val="19"/>
          <w:szCs w:val="19"/>
        </w:rPr>
        <w:t>om this</w:t>
      </w:r>
      <w:r w:rsidRPr="003D1F31">
        <w:rPr>
          <w:rFonts w:ascii="Verdana" w:eastAsia="Times New Roman" w:hAnsi="Verdana" w:cs="Times New Roman"/>
          <w:sz w:val="19"/>
          <w:szCs w:val="19"/>
        </w:rPr>
        <w:t xml:space="preserve"> field. Secondly, NGOs were also </w:t>
      </w:r>
      <w:r w:rsidR="0028177F" w:rsidRPr="003D1F31">
        <w:rPr>
          <w:rFonts w:ascii="Verdana" w:eastAsia="Times New Roman" w:hAnsi="Verdana" w:cs="Times New Roman"/>
          <w:sz w:val="19"/>
          <w:szCs w:val="19"/>
        </w:rPr>
        <w:t>consulted</w:t>
      </w:r>
      <w:r w:rsidRPr="003D1F31">
        <w:rPr>
          <w:rFonts w:ascii="Verdana" w:eastAsia="Times New Roman" w:hAnsi="Verdana" w:cs="Times New Roman"/>
          <w:sz w:val="19"/>
          <w:szCs w:val="19"/>
        </w:rPr>
        <w:t xml:space="preserve"> for data collection (e.g., field studies, interviews) and participation in workshops. Beyond these two main </w:t>
      </w:r>
      <w:r w:rsidR="004922E5">
        <w:rPr>
          <w:rFonts w:ascii="Verdana" w:eastAsia="Times New Roman" w:hAnsi="Verdana" w:cs="Times New Roman"/>
          <w:sz w:val="19"/>
          <w:szCs w:val="19"/>
        </w:rPr>
        <w:t>aspects,</w:t>
      </w:r>
      <w:r w:rsidRPr="003D1F31">
        <w:rPr>
          <w:rFonts w:ascii="Verdana" w:eastAsia="Times New Roman" w:hAnsi="Verdana" w:cs="Times New Roman"/>
          <w:sz w:val="19"/>
          <w:szCs w:val="19"/>
        </w:rPr>
        <w:t xml:space="preserve"> a few interviewees also stressed the continuous feedback they got from NGOs. This led to the refinement of the project </w:t>
      </w:r>
      <w:r w:rsidR="004922E5">
        <w:rPr>
          <w:rFonts w:ascii="Verdana" w:eastAsia="Times New Roman" w:hAnsi="Verdana" w:cs="Times New Roman"/>
          <w:sz w:val="19"/>
          <w:szCs w:val="19"/>
        </w:rPr>
        <w:t>orientation</w:t>
      </w:r>
      <w:r w:rsidRPr="003D1F31">
        <w:rPr>
          <w:rFonts w:ascii="Verdana" w:eastAsia="Times New Roman" w:hAnsi="Verdana" w:cs="Times New Roman"/>
          <w:sz w:val="19"/>
          <w:szCs w:val="19"/>
        </w:rPr>
        <w:t xml:space="preserve"> and sharpened the implementation plan.</w:t>
      </w:r>
    </w:p>
    <w:p w14:paraId="56C24B0E" w14:textId="0DC2D19C" w:rsidR="00272E9B" w:rsidRPr="003D1F31" w:rsidRDefault="00272E9B" w:rsidP="00272E9B">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During the exploitation phase, NGOs, civil actors and interest groups </w:t>
      </w:r>
      <w:r w:rsidR="00930934" w:rsidRPr="003D1F31">
        <w:rPr>
          <w:rFonts w:ascii="Verdana" w:eastAsia="Times New Roman" w:hAnsi="Verdana" w:cs="Times New Roman"/>
          <w:sz w:val="19"/>
          <w:szCs w:val="19"/>
        </w:rPr>
        <w:t xml:space="preserve">were </w:t>
      </w:r>
      <w:r w:rsidRPr="003D1F31">
        <w:rPr>
          <w:rFonts w:ascii="Verdana" w:eastAsia="Times New Roman" w:hAnsi="Verdana" w:cs="Times New Roman"/>
          <w:sz w:val="19"/>
          <w:szCs w:val="19"/>
        </w:rPr>
        <w:t xml:space="preserve">mainly involved </w:t>
      </w:r>
      <w:r w:rsidR="00930934" w:rsidRPr="003D1F31">
        <w:rPr>
          <w:rFonts w:ascii="Verdana" w:eastAsia="Times New Roman" w:hAnsi="Verdana" w:cs="Times New Roman"/>
          <w:sz w:val="19"/>
          <w:szCs w:val="19"/>
        </w:rPr>
        <w:t xml:space="preserve">in </w:t>
      </w:r>
      <w:r w:rsidRPr="003D1F31">
        <w:rPr>
          <w:rFonts w:ascii="Verdana" w:eastAsia="Times New Roman" w:hAnsi="Verdana" w:cs="Times New Roman"/>
          <w:sz w:val="19"/>
          <w:szCs w:val="19"/>
        </w:rPr>
        <w:t>the dissemination of results at conferences or meetings. While most of these interactions ended after the project completion, two interviewees underlined that there are still ongoing collaborations with NGOs.</w:t>
      </w:r>
    </w:p>
    <w:p w14:paraId="05F00EDD" w14:textId="77777777" w:rsidR="00375CC2" w:rsidRPr="003D1F31" w:rsidRDefault="00375CC2" w:rsidP="00272E9B">
      <w:pPr>
        <w:spacing w:line="276" w:lineRule="auto"/>
        <w:ind w:left="680"/>
        <w:jc w:val="both"/>
        <w:rPr>
          <w:rFonts w:ascii="Verdana" w:eastAsia="Times New Roman" w:hAnsi="Verdana" w:cs="Times New Roman"/>
          <w:sz w:val="19"/>
          <w:szCs w:val="19"/>
        </w:rPr>
      </w:pPr>
    </w:p>
    <w:p w14:paraId="76C6404F" w14:textId="5E686D39" w:rsidR="00272E9B" w:rsidRPr="003D1F31" w:rsidRDefault="00DA7D51" w:rsidP="00272E9B">
      <w:pPr>
        <w:pStyle w:val="ListParagraph"/>
        <w:numPr>
          <w:ilvl w:val="0"/>
          <w:numId w:val="68"/>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Foundations, associations and museums</w:t>
      </w:r>
      <w:r w:rsidR="00272E9B" w:rsidRPr="003D1F31">
        <w:rPr>
          <w:rFonts w:ascii="Verdana" w:eastAsia="Times New Roman" w:hAnsi="Verdana" w:cs="Times New Roman"/>
          <w:b/>
          <w:bCs/>
          <w:sz w:val="19"/>
          <w:szCs w:val="19"/>
        </w:rPr>
        <w:t>:</w:t>
      </w:r>
      <w:r w:rsidR="00272E9B" w:rsidRPr="003D1F31">
        <w:rPr>
          <w:rFonts w:ascii="Verdana" w:eastAsia="Times New Roman" w:hAnsi="Verdana" w:cs="Times New Roman"/>
          <w:sz w:val="19"/>
          <w:szCs w:val="19"/>
        </w:rPr>
        <w:t xml:space="preserve"> Lastly, </w:t>
      </w:r>
      <w:r w:rsidRPr="003D1F31">
        <w:rPr>
          <w:rFonts w:ascii="Verdana" w:eastAsia="Times New Roman" w:hAnsi="Verdana" w:cs="Times New Roman"/>
          <w:sz w:val="19"/>
          <w:szCs w:val="19"/>
        </w:rPr>
        <w:t xml:space="preserve">also </w:t>
      </w:r>
      <w:r w:rsidR="00272E9B" w:rsidRPr="003D1F31">
        <w:rPr>
          <w:rFonts w:ascii="Verdana" w:eastAsia="Times New Roman" w:hAnsi="Verdana" w:cs="Times New Roman"/>
          <w:sz w:val="19"/>
          <w:szCs w:val="19"/>
        </w:rPr>
        <w:t>institutions and organisations</w:t>
      </w:r>
      <w:r w:rsidRPr="003D1F31">
        <w:rPr>
          <w:rFonts w:ascii="Verdana" w:eastAsia="Times New Roman" w:hAnsi="Verdana" w:cs="Times New Roman"/>
          <w:sz w:val="19"/>
          <w:szCs w:val="19"/>
        </w:rPr>
        <w:t xml:space="preserve"> such as foundations, associations and museums</w:t>
      </w:r>
      <w:r w:rsidR="00272E9B" w:rsidRPr="003D1F31">
        <w:rPr>
          <w:rFonts w:ascii="Verdana" w:eastAsia="Times New Roman" w:hAnsi="Verdana" w:cs="Times New Roman"/>
          <w:sz w:val="19"/>
          <w:szCs w:val="19"/>
        </w:rPr>
        <w:t xml:space="preserve"> were identified as actors within </w:t>
      </w:r>
      <w:r w:rsidR="004922E5">
        <w:rPr>
          <w:rFonts w:ascii="Verdana" w:eastAsia="Times New Roman" w:hAnsi="Verdana" w:cs="Times New Roman"/>
          <w:sz w:val="19"/>
          <w:szCs w:val="19"/>
        </w:rPr>
        <w:t>SNSF funded</w:t>
      </w:r>
      <w:r w:rsidR="00272E9B" w:rsidRPr="003D1F31">
        <w:rPr>
          <w:rFonts w:ascii="Verdana" w:eastAsia="Times New Roman" w:hAnsi="Verdana" w:cs="Times New Roman"/>
          <w:sz w:val="19"/>
          <w:szCs w:val="19"/>
        </w:rPr>
        <w:t xml:space="preserve"> projects. However, interactions with this stakeholder group were only </w:t>
      </w:r>
      <w:r w:rsidRPr="003D1F31">
        <w:rPr>
          <w:rFonts w:ascii="Verdana" w:eastAsia="Times New Roman" w:hAnsi="Verdana" w:cs="Times New Roman"/>
          <w:sz w:val="19"/>
          <w:szCs w:val="19"/>
        </w:rPr>
        <w:t>marginal</w:t>
      </w:r>
      <w:r w:rsidR="004922E5">
        <w:rPr>
          <w:rFonts w:ascii="Verdana" w:eastAsia="Times New Roman" w:hAnsi="Verdana" w:cs="Times New Roman"/>
          <w:sz w:val="19"/>
          <w:szCs w:val="19"/>
        </w:rPr>
        <w:t>. T</w:t>
      </w:r>
      <w:r w:rsidR="00272E9B" w:rsidRPr="003D1F31">
        <w:rPr>
          <w:rFonts w:ascii="Verdana" w:eastAsia="Times New Roman" w:hAnsi="Verdana" w:cs="Times New Roman"/>
          <w:sz w:val="19"/>
          <w:szCs w:val="19"/>
        </w:rPr>
        <w:t xml:space="preserve">wo interviewees reported that they contacted associations operating in their field during the proposal phase in order to receive contacts </w:t>
      </w:r>
      <w:r w:rsidRPr="003D1F31">
        <w:rPr>
          <w:rFonts w:ascii="Verdana" w:eastAsia="Times New Roman" w:hAnsi="Verdana" w:cs="Times New Roman"/>
          <w:sz w:val="19"/>
          <w:szCs w:val="19"/>
        </w:rPr>
        <w:t>to</w:t>
      </w:r>
      <w:r w:rsidR="00272E9B" w:rsidRPr="003D1F31">
        <w:rPr>
          <w:rFonts w:ascii="Verdana" w:eastAsia="Times New Roman" w:hAnsi="Verdana" w:cs="Times New Roman"/>
          <w:sz w:val="19"/>
          <w:szCs w:val="19"/>
        </w:rPr>
        <w:t xml:space="preserve"> other stakeholders (e.g., the target group). Another interview</w:t>
      </w:r>
      <w:r w:rsidR="004922E5">
        <w:rPr>
          <w:rFonts w:ascii="Verdana" w:eastAsia="Times New Roman" w:hAnsi="Verdana" w:cs="Times New Roman"/>
          <w:sz w:val="19"/>
          <w:szCs w:val="19"/>
        </w:rPr>
        <w:t>ee</w:t>
      </w:r>
      <w:r w:rsidR="00272E9B" w:rsidRPr="003D1F31">
        <w:rPr>
          <w:rFonts w:ascii="Verdana" w:eastAsia="Times New Roman" w:hAnsi="Verdana" w:cs="Times New Roman"/>
          <w:sz w:val="19"/>
          <w:szCs w:val="19"/>
        </w:rPr>
        <w:t xml:space="preserve"> mention</w:t>
      </w:r>
      <w:r w:rsidR="004922E5">
        <w:rPr>
          <w:rFonts w:ascii="Verdana" w:eastAsia="Times New Roman" w:hAnsi="Verdana" w:cs="Times New Roman"/>
          <w:sz w:val="19"/>
          <w:szCs w:val="19"/>
        </w:rPr>
        <w:t>ed that he used the interaction</w:t>
      </w:r>
      <w:r w:rsidR="00272E9B" w:rsidRPr="003D1F31">
        <w:rPr>
          <w:rFonts w:ascii="Verdana" w:eastAsia="Times New Roman" w:hAnsi="Verdana" w:cs="Times New Roman"/>
          <w:sz w:val="19"/>
          <w:szCs w:val="19"/>
        </w:rPr>
        <w:t xml:space="preserve"> with an association for the revision of his proposal. Generally, there were no exchanges with such institutions or organisations during the implementation phase. During the final stage of the projects, some interviewees </w:t>
      </w:r>
      <w:r w:rsidRPr="003D1F31">
        <w:rPr>
          <w:rFonts w:ascii="Verdana" w:eastAsia="Times New Roman" w:hAnsi="Verdana" w:cs="Times New Roman"/>
          <w:sz w:val="19"/>
          <w:szCs w:val="19"/>
        </w:rPr>
        <w:t>communicated with</w:t>
      </w:r>
      <w:r w:rsidR="00272E9B" w:rsidRPr="003D1F31">
        <w:rPr>
          <w:rFonts w:ascii="Verdana" w:eastAsia="Times New Roman" w:hAnsi="Verdana" w:cs="Times New Roman"/>
          <w:sz w:val="19"/>
          <w:szCs w:val="19"/>
        </w:rPr>
        <w:t xml:space="preserve"> foundations and museums </w:t>
      </w:r>
      <w:r w:rsidRPr="003D1F31">
        <w:rPr>
          <w:rFonts w:ascii="Verdana" w:eastAsia="Times New Roman" w:hAnsi="Verdana" w:cs="Times New Roman"/>
          <w:sz w:val="19"/>
          <w:szCs w:val="19"/>
        </w:rPr>
        <w:t>to enhance the circulation of</w:t>
      </w:r>
      <w:r w:rsidR="00272E9B" w:rsidRPr="003D1F31">
        <w:rPr>
          <w:rFonts w:ascii="Verdana" w:eastAsia="Times New Roman" w:hAnsi="Verdana" w:cs="Times New Roman"/>
          <w:sz w:val="19"/>
          <w:szCs w:val="19"/>
        </w:rPr>
        <w:t xml:space="preserve"> their findings.</w:t>
      </w:r>
    </w:p>
    <w:p w14:paraId="1588785F" w14:textId="6BC847AD" w:rsidR="00272E9B" w:rsidRPr="003D1F31" w:rsidRDefault="00272E9B">
      <w:pPr>
        <w:spacing w:line="276" w:lineRule="auto"/>
        <w:jc w:val="both"/>
        <w:rPr>
          <w:rFonts w:ascii="Verdana" w:eastAsia="Times New Roman" w:hAnsi="Verdana" w:cs="Times New Roman"/>
          <w:sz w:val="19"/>
          <w:szCs w:val="19"/>
        </w:rPr>
      </w:pPr>
    </w:p>
    <w:p w14:paraId="6D4BFF57" w14:textId="29D79B39" w:rsidR="004922E5" w:rsidRPr="003D1F31" w:rsidRDefault="005D22F1" w:rsidP="004922E5">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general, our findings </w:t>
      </w:r>
      <w:r w:rsidR="004922E5" w:rsidRPr="003D1F31">
        <w:rPr>
          <w:rFonts w:ascii="Verdana" w:eastAsia="Times New Roman" w:hAnsi="Verdana" w:cs="Times New Roman"/>
          <w:sz w:val="19"/>
          <w:szCs w:val="19"/>
        </w:rPr>
        <w:t xml:space="preserve">highlight important advantages for inclusion of non-academic actors and/or groups in </w:t>
      </w:r>
      <w:r w:rsidR="00151791" w:rsidRPr="003D1F31">
        <w:rPr>
          <w:rFonts w:ascii="Verdana" w:eastAsia="Times New Roman" w:hAnsi="Verdana" w:cs="Times New Roman"/>
          <w:sz w:val="19"/>
          <w:szCs w:val="19"/>
        </w:rPr>
        <w:t>the different phases of a research project</w:t>
      </w:r>
      <w:r w:rsidR="00E523D4">
        <w:rPr>
          <w:rFonts w:ascii="Verdana" w:eastAsia="Times New Roman" w:hAnsi="Verdana" w:cs="Times New Roman"/>
          <w:sz w:val="19"/>
          <w:szCs w:val="19"/>
        </w:rPr>
        <w:t xml:space="preserve"> (see Figure 11)</w:t>
      </w:r>
      <w:r w:rsidR="00151791">
        <w:rPr>
          <w:rFonts w:ascii="Verdana" w:eastAsia="Times New Roman" w:hAnsi="Verdana" w:cs="Times New Roman"/>
          <w:sz w:val="19"/>
          <w:szCs w:val="19"/>
        </w:rPr>
        <w:t xml:space="preserve">. </w:t>
      </w:r>
      <w:r w:rsidR="00E523D4">
        <w:rPr>
          <w:rFonts w:ascii="Verdana" w:eastAsia="Times New Roman" w:hAnsi="Verdana" w:cs="Times New Roman"/>
          <w:sz w:val="19"/>
          <w:szCs w:val="19"/>
        </w:rPr>
        <w:t xml:space="preserve">These include in the proposal phase contributions to idea development, proposal refinement, access to “insider knowledge” and establishment of useful contacts. In the implementation phase the advantages centre around aspects such as support in data collection, adaptation of research designs, provision of external resources and field access. In the exploitation phase the main advantages consist of feedback on results, discussions and dialogue, co-authoring and dissemination through more general as well as more specific communication channels. </w:t>
      </w:r>
      <w:r w:rsidR="00151791">
        <w:rPr>
          <w:rFonts w:ascii="Verdana" w:eastAsia="Times New Roman" w:hAnsi="Verdana" w:cs="Times New Roman"/>
          <w:sz w:val="19"/>
          <w:szCs w:val="19"/>
        </w:rPr>
        <w:t xml:space="preserve">We </w:t>
      </w:r>
      <w:r w:rsidR="00E523D4">
        <w:rPr>
          <w:rFonts w:ascii="Verdana" w:eastAsia="Times New Roman" w:hAnsi="Verdana" w:cs="Times New Roman"/>
          <w:sz w:val="19"/>
          <w:szCs w:val="19"/>
        </w:rPr>
        <w:t xml:space="preserve">can also </w:t>
      </w:r>
      <w:r w:rsidR="00151791">
        <w:rPr>
          <w:rFonts w:ascii="Verdana" w:eastAsia="Times New Roman" w:hAnsi="Verdana" w:cs="Times New Roman"/>
          <w:sz w:val="19"/>
          <w:szCs w:val="19"/>
        </w:rPr>
        <w:t xml:space="preserve">conclude that many SNSF funded projects are by no means confined to an “ivory-tower” mentality. On contrary, they include various non-academic actors throughout the different phases of a project to increase the relevance and potential outcome of their projects. </w:t>
      </w:r>
    </w:p>
    <w:p w14:paraId="0A6F0139" w14:textId="77777777" w:rsidR="005D22F1" w:rsidRPr="003D1F31" w:rsidRDefault="005D22F1">
      <w:pPr>
        <w:spacing w:line="276" w:lineRule="auto"/>
        <w:jc w:val="both"/>
        <w:rPr>
          <w:rFonts w:ascii="Verdana" w:eastAsia="Times New Roman" w:hAnsi="Verdana" w:cs="Times New Roman"/>
          <w:sz w:val="19"/>
          <w:szCs w:val="19"/>
        </w:rPr>
      </w:pPr>
    </w:p>
    <w:p w14:paraId="0EA69784" w14:textId="450961B4" w:rsidR="005D22F1" w:rsidRPr="00E523D4" w:rsidRDefault="00E523D4" w:rsidP="00E523D4">
      <w:pPr>
        <w:pStyle w:val="Caption"/>
        <w:rPr>
          <w:rStyle w:val="tlid-translation"/>
          <w:rFonts w:ascii="Verdana" w:hAnsi="Verdana" w:cs="Times New Roman"/>
          <w:b/>
          <w:i w:val="0"/>
        </w:rPr>
      </w:pPr>
      <w:bookmarkStart w:id="46" w:name="_Toc106728177"/>
      <w:r w:rsidRPr="00E523D4">
        <w:rPr>
          <w:rFonts w:ascii="Verdana" w:hAnsi="Verdana"/>
        </w:rPr>
        <w:t xml:space="preserve">Figure </w:t>
      </w:r>
      <w:r w:rsidRPr="00E523D4">
        <w:rPr>
          <w:rFonts w:ascii="Verdana" w:hAnsi="Verdana"/>
        </w:rPr>
        <w:fldChar w:fldCharType="begin"/>
      </w:r>
      <w:r w:rsidRPr="00E523D4">
        <w:rPr>
          <w:rFonts w:ascii="Verdana" w:hAnsi="Verdana"/>
        </w:rPr>
        <w:instrText xml:space="preserve"> SEQ Figure \* ARABIC </w:instrText>
      </w:r>
      <w:r w:rsidRPr="00E523D4">
        <w:rPr>
          <w:rFonts w:ascii="Verdana" w:hAnsi="Verdana"/>
        </w:rPr>
        <w:fldChar w:fldCharType="separate"/>
      </w:r>
      <w:r w:rsidR="00442C16">
        <w:rPr>
          <w:rFonts w:ascii="Verdana" w:hAnsi="Verdana"/>
          <w:noProof/>
        </w:rPr>
        <w:t>11</w:t>
      </w:r>
      <w:r w:rsidRPr="00E523D4">
        <w:rPr>
          <w:rFonts w:ascii="Verdana" w:hAnsi="Verdana"/>
        </w:rPr>
        <w:fldChar w:fldCharType="end"/>
      </w:r>
      <w:r w:rsidR="005D22F1" w:rsidRPr="00E523D4">
        <w:rPr>
          <w:rStyle w:val="tlid-translation"/>
          <w:rFonts w:ascii="Verdana" w:hAnsi="Verdana" w:cs="Times New Roman"/>
          <w:b/>
          <w:i w:val="0"/>
        </w:rPr>
        <w:t>: Transdisciplinary advantages during project phases</w:t>
      </w:r>
      <w:bookmarkEnd w:id="46"/>
    </w:p>
    <w:p w14:paraId="6B7BA6C7" w14:textId="3A1B3BF0" w:rsidR="002426EF" w:rsidRPr="003D1F31" w:rsidRDefault="002F77DB" w:rsidP="002F77DB">
      <w:pPr>
        <w:spacing w:line="276" w:lineRule="auto"/>
      </w:pPr>
      <w:commentRangeStart w:id="47"/>
      <w:commentRangeStart w:id="48"/>
      <w:r w:rsidRPr="003D1F31">
        <w:rPr>
          <w:noProof/>
          <w:lang w:val="de-AT" w:eastAsia="de-AT"/>
        </w:rPr>
        <w:lastRenderedPageBreak/>
        <w:drawing>
          <wp:inline distT="0" distB="0" distL="0" distR="0" wp14:anchorId="41D72EF1" wp14:editId="7730BBB3">
            <wp:extent cx="5300980" cy="3048000"/>
            <wp:effectExtent l="0" t="0" r="0" b="0"/>
            <wp:docPr id="35" name="Grafik 180643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806432016"/>
                    <pic:cNvPicPr>
                      <a:picLocks noChangeAspect="1" noChangeArrowheads="1"/>
                    </pic:cNvPicPr>
                  </pic:nvPicPr>
                  <pic:blipFill>
                    <a:blip r:embed="rId28"/>
                    <a:stretch>
                      <a:fillRect/>
                    </a:stretch>
                  </pic:blipFill>
                  <pic:spPr bwMode="auto">
                    <a:xfrm>
                      <a:off x="0" y="0"/>
                      <a:ext cx="5300980" cy="3048000"/>
                    </a:xfrm>
                    <a:prstGeom prst="rect">
                      <a:avLst/>
                    </a:prstGeom>
                  </pic:spPr>
                </pic:pic>
              </a:graphicData>
            </a:graphic>
          </wp:inline>
        </w:drawing>
      </w:r>
      <w:commentRangeEnd w:id="47"/>
      <w:r w:rsidR="00744110" w:rsidRPr="003D1F31">
        <w:rPr>
          <w:rStyle w:val="CommentReference"/>
        </w:rPr>
        <w:commentReference w:id="47"/>
      </w:r>
      <w:commentRangeEnd w:id="48"/>
      <w:r w:rsidR="00026365">
        <w:rPr>
          <w:rStyle w:val="CommentReference"/>
        </w:rPr>
        <w:commentReference w:id="48"/>
      </w:r>
    </w:p>
    <w:p w14:paraId="2AAB7D84" w14:textId="77777777" w:rsidR="002426EF" w:rsidRPr="003D1F31" w:rsidRDefault="002426EF">
      <w:pPr>
        <w:spacing w:after="120" w:line="276" w:lineRule="auto"/>
        <w:jc w:val="both"/>
        <w:rPr>
          <w:ins w:id="49" w:author="Utku B. Demir" w:date="2022-05-15T18:18:00Z"/>
          <w:rFonts w:eastAsia="Times New Roman" w:cs="Times New Roman"/>
          <w:szCs w:val="24"/>
        </w:rPr>
      </w:pPr>
    </w:p>
    <w:p w14:paraId="253829FC" w14:textId="3092930A" w:rsidR="002426EF" w:rsidRPr="00E22D71" w:rsidRDefault="00D00E26" w:rsidP="000A117A">
      <w:pPr>
        <w:pStyle w:val="RTDHeading04"/>
        <w:tabs>
          <w:tab w:val="left" w:pos="709"/>
        </w:tabs>
        <w:ind w:left="709" w:hanging="709"/>
        <w:outlineLvl w:val="1"/>
        <w:rPr>
          <w:sz w:val="22"/>
          <w:szCs w:val="22"/>
        </w:rPr>
      </w:pPr>
      <w:bookmarkStart w:id="50" w:name="_Toc106728069"/>
      <w:r w:rsidRPr="00E22D71">
        <w:rPr>
          <w:sz w:val="22"/>
          <w:szCs w:val="22"/>
        </w:rPr>
        <w:t>4.3</w:t>
      </w:r>
      <w:r w:rsidRPr="00E22D71">
        <w:rPr>
          <w:sz w:val="22"/>
          <w:szCs w:val="22"/>
        </w:rPr>
        <w:tab/>
        <w:t xml:space="preserve">Productive interactions: </w:t>
      </w:r>
      <w:r w:rsidR="00E22D71" w:rsidRPr="00E22D71">
        <w:rPr>
          <w:sz w:val="22"/>
          <w:szCs w:val="22"/>
        </w:rPr>
        <w:t>challenges</w:t>
      </w:r>
      <w:r w:rsidRPr="00E22D71">
        <w:rPr>
          <w:sz w:val="22"/>
          <w:szCs w:val="22"/>
        </w:rPr>
        <w:t xml:space="preserve"> and attempted solutions</w:t>
      </w:r>
      <w:bookmarkEnd w:id="50"/>
    </w:p>
    <w:p w14:paraId="6EFC7691" w14:textId="4E473963" w:rsidR="00300CBD" w:rsidRPr="003D1F31" w:rsidRDefault="00734234" w:rsidP="00284A12">
      <w:pPr>
        <w:spacing w:after="120" w:line="276" w:lineRule="auto"/>
        <w:jc w:val="both"/>
        <w:rPr>
          <w:rFonts w:ascii="Verdana" w:hAnsi="Verdana"/>
          <w:sz w:val="19"/>
          <w:szCs w:val="19"/>
        </w:rPr>
      </w:pPr>
      <w:r>
        <w:rPr>
          <w:rFonts w:ascii="Verdana" w:hAnsi="Verdana"/>
          <w:sz w:val="19"/>
          <w:szCs w:val="19"/>
        </w:rPr>
        <w:t>When</w:t>
      </w:r>
      <w:r w:rsidR="00284A12" w:rsidRPr="003D1F31">
        <w:rPr>
          <w:rFonts w:ascii="Verdana" w:hAnsi="Verdana"/>
          <w:sz w:val="19"/>
          <w:szCs w:val="19"/>
        </w:rPr>
        <w:t xml:space="preserve"> asked about challenges that PIs experienced during transdisciplinary research processes and ways how they aimed to overcome them</w:t>
      </w:r>
      <w:r>
        <w:rPr>
          <w:rFonts w:ascii="Verdana" w:hAnsi="Verdana"/>
          <w:sz w:val="19"/>
          <w:szCs w:val="19"/>
        </w:rPr>
        <w:t>, the</w:t>
      </w:r>
      <w:r w:rsidR="00284A12" w:rsidRPr="003D1F31">
        <w:rPr>
          <w:rFonts w:ascii="Verdana" w:hAnsi="Verdana"/>
          <w:sz w:val="19"/>
          <w:szCs w:val="19"/>
        </w:rPr>
        <w:t xml:space="preserve"> identified challenges </w:t>
      </w:r>
      <w:r w:rsidR="00744110" w:rsidRPr="003D1F31">
        <w:rPr>
          <w:rFonts w:ascii="Verdana" w:hAnsi="Verdana"/>
          <w:sz w:val="19"/>
          <w:szCs w:val="19"/>
        </w:rPr>
        <w:t>and attempted solutions</w:t>
      </w:r>
      <w:r w:rsidR="00300CBD" w:rsidRPr="003D1F31">
        <w:rPr>
          <w:rFonts w:ascii="Verdana" w:hAnsi="Verdana"/>
          <w:sz w:val="19"/>
          <w:szCs w:val="19"/>
        </w:rPr>
        <w:t xml:space="preserve"> and skills</w:t>
      </w:r>
      <w:r w:rsidR="00744110" w:rsidRPr="003D1F31">
        <w:rPr>
          <w:rFonts w:ascii="Verdana" w:hAnsi="Verdana"/>
          <w:sz w:val="19"/>
          <w:szCs w:val="19"/>
        </w:rPr>
        <w:t xml:space="preserve"> </w:t>
      </w:r>
      <w:r>
        <w:rPr>
          <w:rFonts w:ascii="Verdana" w:hAnsi="Verdana"/>
          <w:sz w:val="19"/>
          <w:szCs w:val="19"/>
        </w:rPr>
        <w:t>were</w:t>
      </w:r>
      <w:r w:rsidR="00284A12" w:rsidRPr="003D1F31">
        <w:rPr>
          <w:rFonts w:ascii="Verdana" w:hAnsi="Verdana"/>
          <w:sz w:val="19"/>
          <w:szCs w:val="19"/>
        </w:rPr>
        <w:t xml:space="preserve"> manifold. </w:t>
      </w:r>
      <w:r>
        <w:rPr>
          <w:rFonts w:ascii="Verdana" w:hAnsi="Verdana"/>
          <w:sz w:val="19"/>
          <w:szCs w:val="19"/>
        </w:rPr>
        <w:t xml:space="preserve">We have summarised them </w:t>
      </w:r>
      <w:r w:rsidRPr="003D1F31">
        <w:rPr>
          <w:rFonts w:ascii="Verdana" w:hAnsi="Verdana"/>
          <w:sz w:val="19"/>
          <w:szCs w:val="19"/>
        </w:rPr>
        <w:t>according to the following grouping:</w:t>
      </w:r>
    </w:p>
    <w:p w14:paraId="30701CB8" w14:textId="57927C8A" w:rsidR="00300CBD" w:rsidRPr="003D1F31" w:rsidRDefault="00300CBD" w:rsidP="00284A12">
      <w:pPr>
        <w:spacing w:after="120" w:line="276" w:lineRule="auto"/>
        <w:jc w:val="both"/>
        <w:rPr>
          <w:rFonts w:ascii="Verdana" w:hAnsi="Verdana"/>
          <w:sz w:val="19"/>
          <w:szCs w:val="19"/>
        </w:rPr>
      </w:pPr>
    </w:p>
    <w:p w14:paraId="2691F47D" w14:textId="77777777" w:rsidR="00300CBD" w:rsidRPr="003D1F31" w:rsidRDefault="00300CBD" w:rsidP="00300CBD">
      <w:pPr>
        <w:pStyle w:val="RTDHeading03"/>
        <w:rPr>
          <w:highlight w:val="yellow"/>
        </w:rPr>
      </w:pPr>
      <w:bookmarkStart w:id="51" w:name="_Toc100234039"/>
      <w:bookmarkStart w:id="52" w:name="_Toc106728070"/>
      <w:r w:rsidRPr="003D1F31">
        <w:t>Challenges of transdisciplinarity</w:t>
      </w:r>
      <w:bookmarkEnd w:id="51"/>
      <w:bookmarkEnd w:id="52"/>
    </w:p>
    <w:p w14:paraId="62F726B6" w14:textId="77777777" w:rsidR="00284A12" w:rsidRPr="003D1F31" w:rsidRDefault="00284A12" w:rsidP="00284A12">
      <w:pPr>
        <w:spacing w:after="120" w:line="276" w:lineRule="auto"/>
        <w:jc w:val="both"/>
        <w:rPr>
          <w:rFonts w:ascii="Verdana" w:hAnsi="Verdana"/>
          <w:sz w:val="19"/>
          <w:szCs w:val="19"/>
        </w:rPr>
      </w:pPr>
    </w:p>
    <w:p w14:paraId="371F85F3" w14:textId="68172ECB" w:rsidR="00284A12" w:rsidRPr="003D1F31" w:rsidRDefault="00284A12" w:rsidP="00284A12">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Systematic and regulative challenges: </w:t>
      </w:r>
      <w:r w:rsidRPr="003D1F31">
        <w:rPr>
          <w:rFonts w:ascii="Verdana" w:eastAsia="Times New Roman" w:hAnsi="Verdana" w:cs="Times New Roman"/>
          <w:sz w:val="19"/>
          <w:szCs w:val="19"/>
        </w:rPr>
        <w:t xml:space="preserve">In some cases, interviewees experienced systematic barriers when interacting with non-academic stakeholders. This was especially </w:t>
      </w:r>
      <w:r w:rsidR="00734234">
        <w:rPr>
          <w:rFonts w:ascii="Verdana" w:eastAsia="Times New Roman" w:hAnsi="Verdana" w:cs="Times New Roman"/>
          <w:sz w:val="19"/>
          <w:szCs w:val="19"/>
        </w:rPr>
        <w:t>the case when</w:t>
      </w:r>
      <w:r w:rsidRPr="003D1F31">
        <w:rPr>
          <w:rFonts w:ascii="Verdana" w:eastAsia="Times New Roman" w:hAnsi="Verdana" w:cs="Times New Roman"/>
          <w:sz w:val="19"/>
          <w:szCs w:val="19"/>
        </w:rPr>
        <w:t xml:space="preserve"> researchers mainly worked abroad and </w:t>
      </w:r>
      <w:r w:rsidR="00734234">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w:t>
      </w:r>
      <w:r w:rsidR="007259CF" w:rsidRPr="003D1F31">
        <w:rPr>
          <w:rFonts w:ascii="Verdana" w:eastAsia="Times New Roman" w:hAnsi="Verdana" w:cs="Times New Roman"/>
          <w:sz w:val="19"/>
          <w:szCs w:val="19"/>
        </w:rPr>
        <w:t>confronted with regulat</w:t>
      </w:r>
      <w:r w:rsidRPr="003D1F31">
        <w:rPr>
          <w:rFonts w:ascii="Verdana" w:eastAsia="Times New Roman" w:hAnsi="Verdana" w:cs="Times New Roman"/>
          <w:sz w:val="19"/>
          <w:szCs w:val="19"/>
        </w:rPr>
        <w:t>ions</w:t>
      </w:r>
      <w:r w:rsidR="007259CF" w:rsidRPr="003D1F31">
        <w:rPr>
          <w:rFonts w:ascii="Verdana" w:eastAsia="Times New Roman" w:hAnsi="Verdana" w:cs="Times New Roman"/>
          <w:sz w:val="19"/>
          <w:szCs w:val="19"/>
        </w:rPr>
        <w:t xml:space="preserve"> unknown in Switzerland</w:t>
      </w:r>
      <w:r w:rsidRPr="003D1F31">
        <w:rPr>
          <w:rFonts w:ascii="Verdana" w:eastAsia="Times New Roman" w:hAnsi="Verdana" w:cs="Times New Roman"/>
          <w:sz w:val="19"/>
          <w:szCs w:val="19"/>
        </w:rPr>
        <w:t>. Additionally, some research institutions in Switzerland (e.g., Pädagogische Hochschule, Art Universities)</w:t>
      </w:r>
      <w:r w:rsidR="00734234">
        <w:rPr>
          <w:rFonts w:ascii="Verdana" w:eastAsia="Times New Roman" w:hAnsi="Verdana" w:cs="Times New Roman"/>
          <w:sz w:val="19"/>
          <w:szCs w:val="19"/>
        </w:rPr>
        <w:t>, which</w:t>
      </w:r>
      <w:r w:rsidRPr="003D1F31">
        <w:rPr>
          <w:rFonts w:ascii="Verdana" w:eastAsia="Times New Roman" w:hAnsi="Verdana" w:cs="Times New Roman"/>
          <w:sz w:val="19"/>
          <w:szCs w:val="19"/>
        </w:rPr>
        <w:t xml:space="preserve"> are not </w:t>
      </w:r>
      <w:r w:rsidR="00734234">
        <w:rPr>
          <w:rFonts w:ascii="Verdana" w:eastAsia="Times New Roman" w:hAnsi="Verdana" w:cs="Times New Roman"/>
          <w:sz w:val="19"/>
          <w:szCs w:val="19"/>
        </w:rPr>
        <w:t xml:space="preserve">allowed to award their own PhDs, found </w:t>
      </w:r>
      <w:r w:rsidRPr="003D1F31">
        <w:rPr>
          <w:rFonts w:ascii="Verdana" w:eastAsia="Times New Roman" w:hAnsi="Verdana" w:cs="Times New Roman"/>
          <w:sz w:val="19"/>
          <w:szCs w:val="19"/>
        </w:rPr>
        <w:t>it difficult to act within the SN</w:t>
      </w:r>
      <w:r w:rsidR="00734234">
        <w:rPr>
          <w:rFonts w:ascii="Verdana" w:eastAsia="Times New Roman" w:hAnsi="Verdana" w:cs="Times New Roman"/>
          <w:sz w:val="19"/>
          <w:szCs w:val="19"/>
        </w:rPr>
        <w:t>S</w:t>
      </w:r>
      <w:r w:rsidRPr="003D1F31">
        <w:rPr>
          <w:rFonts w:ascii="Verdana" w:eastAsia="Times New Roman" w:hAnsi="Verdana" w:cs="Times New Roman"/>
          <w:sz w:val="19"/>
          <w:szCs w:val="19"/>
        </w:rPr>
        <w:t>F project framework</w:t>
      </w:r>
      <w:r w:rsidR="00734234">
        <w:rPr>
          <w:rFonts w:ascii="Verdana" w:eastAsia="Times New Roman" w:hAnsi="Verdana" w:cs="Times New Roman"/>
          <w:sz w:val="19"/>
          <w:szCs w:val="19"/>
        </w:rPr>
        <w:t xml:space="preserve"> as they depend</w:t>
      </w:r>
      <w:r w:rsidRPr="003D1F31">
        <w:rPr>
          <w:rFonts w:ascii="Verdana" w:eastAsia="Times New Roman" w:hAnsi="Verdana" w:cs="Times New Roman"/>
          <w:sz w:val="19"/>
          <w:szCs w:val="19"/>
        </w:rPr>
        <w:t xml:space="preserve"> </w:t>
      </w:r>
      <w:r w:rsidR="00734234">
        <w:rPr>
          <w:rFonts w:ascii="Verdana" w:eastAsia="Times New Roman" w:hAnsi="Verdana" w:cs="Times New Roman"/>
          <w:sz w:val="19"/>
          <w:szCs w:val="19"/>
        </w:rPr>
        <w:t>on other institutions with regard to</w:t>
      </w:r>
      <w:r w:rsidR="00734234" w:rsidRPr="003D1F31">
        <w:rPr>
          <w:rFonts w:ascii="Verdana" w:eastAsia="Times New Roman" w:hAnsi="Verdana" w:cs="Times New Roman"/>
          <w:sz w:val="19"/>
          <w:szCs w:val="19"/>
        </w:rPr>
        <w:t xml:space="preserve"> PhD students</w:t>
      </w:r>
      <w:r w:rsidR="00734234">
        <w:rPr>
          <w:rFonts w:ascii="Verdana" w:eastAsia="Times New Roman" w:hAnsi="Verdana" w:cs="Times New Roman"/>
          <w:sz w:val="19"/>
          <w:szCs w:val="19"/>
        </w:rPr>
        <w:t>.</w:t>
      </w:r>
    </w:p>
    <w:p w14:paraId="4F628A2D" w14:textId="77777777" w:rsidR="00284A12" w:rsidRPr="003D1F31" w:rsidRDefault="00284A12" w:rsidP="00284A12">
      <w:pPr>
        <w:spacing w:line="276" w:lineRule="auto"/>
        <w:jc w:val="both"/>
        <w:rPr>
          <w:rFonts w:ascii="Verdana" w:eastAsia="Times New Roman" w:hAnsi="Verdana" w:cs="Times New Roman"/>
          <w:sz w:val="19"/>
          <w:szCs w:val="19"/>
        </w:rPr>
      </w:pPr>
    </w:p>
    <w:p w14:paraId="125BC474" w14:textId="77777777" w:rsidR="00284A12" w:rsidRPr="003D1F31" w:rsidRDefault="00284A12" w:rsidP="00284A12">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Certain Stakeholders are hard to reach:</w:t>
      </w:r>
    </w:p>
    <w:p w14:paraId="658C6364" w14:textId="3F0B9108" w:rsidR="00284A12" w:rsidRPr="003D1F31" w:rsidRDefault="00284A12" w:rsidP="00284A12">
      <w:pPr>
        <w:pStyle w:val="ListParagraph"/>
        <w:numPr>
          <w:ilvl w:val="0"/>
          <w:numId w:val="74"/>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It was reported that stakeholders belonging to institutions like official authorities, </w:t>
      </w:r>
      <w:r w:rsidR="00734234">
        <w:rPr>
          <w:rFonts w:ascii="Verdana" w:eastAsia="Times New Roman" w:hAnsi="Verdana" w:cs="Times New Roman"/>
          <w:sz w:val="19"/>
          <w:szCs w:val="19"/>
        </w:rPr>
        <w:t xml:space="preserve">public </w:t>
      </w:r>
      <w:r w:rsidRPr="003D1F31">
        <w:rPr>
          <w:rFonts w:ascii="Verdana" w:eastAsia="Times New Roman" w:hAnsi="Verdana" w:cs="Times New Roman"/>
          <w:sz w:val="19"/>
          <w:szCs w:val="19"/>
        </w:rPr>
        <w:t xml:space="preserve">administration, or other actors within the political and legal system, are more interested in controlling and delivering their own narratives than being questioned in the context of a research project. </w:t>
      </w:r>
    </w:p>
    <w:p w14:paraId="55CDD795" w14:textId="77777777" w:rsidR="00284A12" w:rsidRPr="003D1F31" w:rsidRDefault="00284A12" w:rsidP="00284A12">
      <w:pPr>
        <w:pStyle w:val="ListParagraph"/>
        <w:spacing w:line="276" w:lineRule="auto"/>
        <w:ind w:left="1068"/>
        <w:jc w:val="both"/>
        <w:rPr>
          <w:rFonts w:ascii="Verdana" w:eastAsia="Times New Roman" w:hAnsi="Verdana" w:cs="Times New Roman"/>
          <w:sz w:val="19"/>
          <w:szCs w:val="19"/>
        </w:rPr>
      </w:pPr>
    </w:p>
    <w:p w14:paraId="54D44A51" w14:textId="45BAE585" w:rsidR="00284A12" w:rsidRPr="003D1F31" w:rsidRDefault="00284A12" w:rsidP="00284A12">
      <w:pPr>
        <w:pStyle w:val="ListParagraph"/>
        <w:numPr>
          <w:ilvl w:val="0"/>
          <w:numId w:val="74"/>
        </w:numPr>
        <w:spacing w:after="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Institutions like hospitals or schools are usually very busy with tight schedules, which </w:t>
      </w:r>
      <w:r w:rsidR="00734234">
        <w:rPr>
          <w:rFonts w:ascii="Verdana" w:eastAsia="Times New Roman" w:hAnsi="Verdana" w:cs="Times New Roman"/>
          <w:sz w:val="19"/>
          <w:szCs w:val="19"/>
        </w:rPr>
        <w:t>makes it difficult to</w:t>
      </w:r>
      <w:r w:rsidRPr="003D1F31">
        <w:rPr>
          <w:rFonts w:ascii="Verdana" w:eastAsia="Times New Roman" w:hAnsi="Verdana" w:cs="Times New Roman"/>
          <w:sz w:val="19"/>
          <w:szCs w:val="19"/>
        </w:rPr>
        <w:t xml:space="preserve"> recruit anyone for a research project. Moreover, managing a hospital (or other state-funded welfare providing institutions) also has a lot to do with politics. In complex institutions like schools and hospitals, multiple stakeholders with multiple interests are involved, who </w:t>
      </w:r>
      <w:r w:rsidR="00D725C3" w:rsidRPr="003D1F31">
        <w:rPr>
          <w:rFonts w:ascii="Verdana" w:eastAsia="Times New Roman" w:hAnsi="Verdana" w:cs="Times New Roman"/>
          <w:sz w:val="19"/>
          <w:szCs w:val="19"/>
        </w:rPr>
        <w:t>sometimes</w:t>
      </w:r>
      <w:r w:rsidRPr="003D1F31">
        <w:rPr>
          <w:rFonts w:ascii="Verdana" w:eastAsia="Times New Roman" w:hAnsi="Verdana" w:cs="Times New Roman"/>
          <w:sz w:val="19"/>
          <w:szCs w:val="19"/>
        </w:rPr>
        <w:t xml:space="preserve"> try to implement their own interests and </w:t>
      </w:r>
      <w:r w:rsidR="00D725C3" w:rsidRPr="003D1F31">
        <w:rPr>
          <w:rFonts w:ascii="Verdana" w:eastAsia="Times New Roman" w:hAnsi="Verdana" w:cs="Times New Roman"/>
          <w:sz w:val="19"/>
          <w:szCs w:val="19"/>
        </w:rPr>
        <w:t>downsize interests</w:t>
      </w:r>
      <w:r w:rsidRPr="003D1F31">
        <w:rPr>
          <w:rFonts w:ascii="Verdana" w:eastAsia="Times New Roman" w:hAnsi="Verdana" w:cs="Times New Roman"/>
          <w:sz w:val="19"/>
          <w:szCs w:val="19"/>
        </w:rPr>
        <w:t xml:space="preserve"> </w:t>
      </w:r>
      <w:r w:rsidR="00D725C3" w:rsidRPr="003D1F31">
        <w:rPr>
          <w:rFonts w:ascii="Verdana" w:eastAsia="Times New Roman" w:hAnsi="Verdana" w:cs="Times New Roman"/>
          <w:sz w:val="19"/>
          <w:szCs w:val="19"/>
        </w:rPr>
        <w:t>diametric</w:t>
      </w:r>
      <w:r w:rsidRPr="003D1F31">
        <w:rPr>
          <w:rFonts w:ascii="Verdana" w:eastAsia="Times New Roman" w:hAnsi="Verdana" w:cs="Times New Roman"/>
          <w:sz w:val="19"/>
          <w:szCs w:val="19"/>
        </w:rPr>
        <w:t xml:space="preserve"> to their own. </w:t>
      </w:r>
    </w:p>
    <w:p w14:paraId="6F33E16F" w14:textId="77777777" w:rsidR="00284A12" w:rsidRPr="003D1F31" w:rsidRDefault="00284A12" w:rsidP="00284A12">
      <w:pPr>
        <w:spacing w:after="0" w:line="276" w:lineRule="auto"/>
        <w:jc w:val="both"/>
        <w:rPr>
          <w:rFonts w:ascii="Verdana" w:eastAsia="Times New Roman" w:hAnsi="Verdana" w:cs="Times New Roman"/>
          <w:sz w:val="19"/>
          <w:szCs w:val="19"/>
        </w:rPr>
      </w:pPr>
    </w:p>
    <w:p w14:paraId="345C61A0" w14:textId="7D4015FF" w:rsidR="00284A12" w:rsidRPr="003D1F31" w:rsidRDefault="00734234" w:rsidP="00284A12">
      <w:pPr>
        <w:pStyle w:val="ListParagraph"/>
        <w:numPr>
          <w:ilvl w:val="0"/>
          <w:numId w:val="74"/>
        </w:numPr>
        <w:spacing w:after="0" w:line="276" w:lineRule="auto"/>
        <w:jc w:val="both"/>
        <w:rPr>
          <w:rFonts w:ascii="Verdana" w:eastAsia="Times New Roman" w:hAnsi="Verdana" w:cs="Times New Roman"/>
          <w:sz w:val="19"/>
          <w:szCs w:val="19"/>
        </w:rPr>
      </w:pPr>
      <w:r>
        <w:rPr>
          <w:rFonts w:ascii="Verdana" w:eastAsia="Times New Roman" w:hAnsi="Verdana" w:cs="Times New Roman"/>
          <w:sz w:val="19"/>
          <w:szCs w:val="19"/>
        </w:rPr>
        <w:t>Interviewed PIs reported, that accessing and approaching</w:t>
      </w:r>
      <w:r w:rsidR="00D725C3" w:rsidRPr="003D1F31">
        <w:rPr>
          <w:rFonts w:ascii="Verdana" w:eastAsia="Times New Roman" w:hAnsi="Verdana" w:cs="Times New Roman"/>
          <w:sz w:val="19"/>
          <w:szCs w:val="19"/>
        </w:rPr>
        <w:t xml:space="preserve"> non-academic groups belong</w:t>
      </w:r>
      <w:r>
        <w:rPr>
          <w:rFonts w:ascii="Verdana" w:eastAsia="Times New Roman" w:hAnsi="Verdana" w:cs="Times New Roman"/>
          <w:sz w:val="19"/>
          <w:szCs w:val="19"/>
        </w:rPr>
        <w:t>ing</w:t>
      </w:r>
      <w:r w:rsidR="00D725C3" w:rsidRPr="003D1F31">
        <w:rPr>
          <w:rFonts w:ascii="Verdana" w:eastAsia="Times New Roman" w:hAnsi="Verdana" w:cs="Times New Roman"/>
          <w:sz w:val="19"/>
          <w:szCs w:val="19"/>
        </w:rPr>
        <w:t xml:space="preserve"> to a marginalised group or groups in precariou</w:t>
      </w:r>
      <w:r>
        <w:rPr>
          <w:rFonts w:ascii="Verdana" w:eastAsia="Times New Roman" w:hAnsi="Verdana" w:cs="Times New Roman"/>
          <w:sz w:val="19"/>
          <w:szCs w:val="19"/>
        </w:rPr>
        <w:t xml:space="preserve">s situations </w:t>
      </w:r>
      <w:r w:rsidR="00D725C3" w:rsidRPr="003D1F31">
        <w:rPr>
          <w:rFonts w:ascii="Verdana" w:eastAsia="Times New Roman" w:hAnsi="Verdana" w:cs="Times New Roman"/>
          <w:sz w:val="19"/>
          <w:szCs w:val="19"/>
        </w:rPr>
        <w:t>is</w:t>
      </w:r>
      <w:r w:rsidR="00284A12" w:rsidRPr="003D1F31">
        <w:rPr>
          <w:rFonts w:ascii="Verdana" w:eastAsia="Times New Roman" w:hAnsi="Verdana" w:cs="Times New Roman"/>
          <w:sz w:val="19"/>
          <w:szCs w:val="19"/>
        </w:rPr>
        <w:t xml:space="preserve"> d</w:t>
      </w:r>
      <w:r>
        <w:rPr>
          <w:rFonts w:ascii="Verdana" w:eastAsia="Times New Roman" w:hAnsi="Verdana" w:cs="Times New Roman"/>
          <w:sz w:val="19"/>
          <w:szCs w:val="19"/>
        </w:rPr>
        <w:t>ifficult</w:t>
      </w:r>
      <w:r w:rsidR="00D725C3" w:rsidRPr="003D1F31">
        <w:rPr>
          <w:rFonts w:ascii="Verdana" w:eastAsia="Times New Roman" w:hAnsi="Verdana" w:cs="Times New Roman"/>
          <w:sz w:val="19"/>
          <w:szCs w:val="19"/>
        </w:rPr>
        <w:t xml:space="preserve">. </w:t>
      </w:r>
      <w:r>
        <w:rPr>
          <w:rFonts w:ascii="Verdana" w:eastAsia="Times New Roman" w:hAnsi="Verdana" w:cs="Times New Roman"/>
          <w:sz w:val="19"/>
          <w:szCs w:val="19"/>
        </w:rPr>
        <w:t>These groups</w:t>
      </w:r>
      <w:r w:rsidR="00284A12" w:rsidRPr="003D1F31">
        <w:rPr>
          <w:rFonts w:ascii="Verdana" w:eastAsia="Times New Roman" w:hAnsi="Verdana" w:cs="Times New Roman"/>
          <w:sz w:val="19"/>
          <w:szCs w:val="19"/>
        </w:rPr>
        <w:t xml:space="preserve"> often have little motivation to talk about their situation to outsiders</w:t>
      </w:r>
      <w:r w:rsidR="00D725C3" w:rsidRPr="003D1F31">
        <w:rPr>
          <w:rFonts w:ascii="Verdana" w:eastAsia="Times New Roman" w:hAnsi="Verdana" w:cs="Times New Roman"/>
          <w:sz w:val="19"/>
          <w:szCs w:val="19"/>
        </w:rPr>
        <w:t xml:space="preserve"> or/and</w:t>
      </w:r>
      <w:r w:rsidR="00284A12" w:rsidRPr="003D1F31">
        <w:rPr>
          <w:rFonts w:ascii="Verdana" w:eastAsia="Times New Roman" w:hAnsi="Verdana" w:cs="Times New Roman"/>
          <w:sz w:val="19"/>
          <w:szCs w:val="19"/>
        </w:rPr>
        <w:t xml:space="preserve"> are too busy taking care of their own problems and </w:t>
      </w:r>
      <w:r w:rsidR="00D725C3" w:rsidRPr="003D1F31">
        <w:rPr>
          <w:rFonts w:ascii="Verdana" w:eastAsia="Times New Roman" w:hAnsi="Verdana" w:cs="Times New Roman"/>
          <w:sz w:val="19"/>
          <w:szCs w:val="19"/>
        </w:rPr>
        <w:t>thus are often not ready to</w:t>
      </w:r>
      <w:r w:rsidR="00284A12" w:rsidRPr="003D1F31">
        <w:rPr>
          <w:rFonts w:ascii="Verdana" w:eastAsia="Times New Roman" w:hAnsi="Verdana" w:cs="Times New Roman"/>
          <w:sz w:val="19"/>
          <w:szCs w:val="19"/>
        </w:rPr>
        <w:t xml:space="preserve"> deal with </w:t>
      </w:r>
      <w:r w:rsidR="00D725C3" w:rsidRPr="003D1F31">
        <w:rPr>
          <w:rFonts w:ascii="Verdana" w:eastAsia="Times New Roman" w:hAnsi="Verdana" w:cs="Times New Roman"/>
          <w:sz w:val="19"/>
          <w:szCs w:val="19"/>
        </w:rPr>
        <w:t>requests from researchers</w:t>
      </w:r>
      <w:r w:rsidR="00284A12" w:rsidRPr="003D1F31">
        <w:rPr>
          <w:rFonts w:ascii="Verdana" w:eastAsia="Times New Roman" w:hAnsi="Verdana" w:cs="Times New Roman"/>
          <w:sz w:val="19"/>
          <w:szCs w:val="19"/>
        </w:rPr>
        <w:t>.</w:t>
      </w:r>
      <w:r w:rsidR="007259CF" w:rsidRPr="003D1F31">
        <w:rPr>
          <w:rFonts w:ascii="Verdana" w:eastAsia="Times New Roman" w:hAnsi="Verdana" w:cs="Times New Roman"/>
          <w:sz w:val="19"/>
          <w:szCs w:val="19"/>
        </w:rPr>
        <w:t xml:space="preserve"> Marginalised groups also often hold a defensive stance because of their precarious situation, so that even talki</w:t>
      </w:r>
      <w:r>
        <w:rPr>
          <w:rFonts w:ascii="Verdana" w:eastAsia="Times New Roman" w:hAnsi="Verdana" w:cs="Times New Roman"/>
          <w:sz w:val="19"/>
          <w:szCs w:val="19"/>
        </w:rPr>
        <w:t>ng about their situation become</w:t>
      </w:r>
      <w:r w:rsidR="007259CF" w:rsidRPr="003D1F31">
        <w:rPr>
          <w:rFonts w:ascii="Verdana" w:eastAsia="Times New Roman" w:hAnsi="Verdana" w:cs="Times New Roman"/>
          <w:sz w:val="19"/>
          <w:szCs w:val="19"/>
        </w:rPr>
        <w:t xml:space="preserve">s challenge on its own. </w:t>
      </w:r>
    </w:p>
    <w:p w14:paraId="571A0C2B" w14:textId="77777777" w:rsidR="00284A12" w:rsidRPr="003D1F31" w:rsidRDefault="00284A12" w:rsidP="00284A12">
      <w:pPr>
        <w:spacing w:after="0" w:line="276" w:lineRule="auto"/>
        <w:jc w:val="both"/>
        <w:rPr>
          <w:rFonts w:ascii="Verdana" w:eastAsia="Times New Roman" w:hAnsi="Verdana" w:cs="Times New Roman"/>
          <w:sz w:val="19"/>
          <w:szCs w:val="19"/>
        </w:rPr>
      </w:pPr>
    </w:p>
    <w:p w14:paraId="1D51ADAE"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“Of course, not all groups of people can be approached with the same ease, and there is of course what we find is, that above all, the people who are actually most affected, namely those in economically and socially precarious situations […]” Interviewee 5</w:t>
      </w:r>
    </w:p>
    <w:p w14:paraId="6180C0CE"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“On the other hand, it is […] difficult to approach the really precarious people, people in precarious situations, excuse me, because of course they often see themselves pushed on the defensive by their precarious situation to such an extent that they don't feel like it at all, having to talk about it.” Interviewee 3</w:t>
      </w:r>
    </w:p>
    <w:p w14:paraId="23717B73" w14:textId="4C32BEA8" w:rsidR="00284A12" w:rsidRPr="003D1F31" w:rsidRDefault="00284A12" w:rsidP="00284A12">
      <w:pPr>
        <w:pStyle w:val="ListParagraph"/>
        <w:numPr>
          <w:ilvl w:val="0"/>
          <w:numId w:val="74"/>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w:t>
      </w:r>
      <w:r w:rsidR="007259CF" w:rsidRPr="003D1F31">
        <w:rPr>
          <w:rFonts w:ascii="Verdana" w:eastAsia="Times New Roman" w:hAnsi="Verdana" w:cs="Times New Roman"/>
          <w:sz w:val="19"/>
          <w:szCs w:val="19"/>
        </w:rPr>
        <w:t>nterviewees also reported that some i</w:t>
      </w:r>
      <w:r w:rsidRPr="003D1F31">
        <w:rPr>
          <w:rFonts w:ascii="Verdana" w:eastAsia="Times New Roman" w:hAnsi="Verdana" w:cs="Times New Roman"/>
          <w:sz w:val="19"/>
          <w:szCs w:val="19"/>
        </w:rPr>
        <w:t>nteres</w:t>
      </w:r>
      <w:r w:rsidR="00734234">
        <w:rPr>
          <w:rFonts w:ascii="Verdana" w:eastAsia="Times New Roman" w:hAnsi="Verdana" w:cs="Times New Roman"/>
          <w:sz w:val="19"/>
          <w:szCs w:val="19"/>
        </w:rPr>
        <w:t>t groups and associations (e.g.</w:t>
      </w:r>
      <w:r w:rsidRPr="003D1F31">
        <w:rPr>
          <w:rFonts w:ascii="Verdana" w:eastAsia="Times New Roman" w:hAnsi="Verdana" w:cs="Times New Roman"/>
          <w:sz w:val="19"/>
          <w:szCs w:val="19"/>
        </w:rPr>
        <w:t xml:space="preserve"> patient associations</w:t>
      </w:r>
      <w:r w:rsidR="007259CF" w:rsidRPr="003D1F31">
        <w:rPr>
          <w:rFonts w:ascii="Verdana" w:eastAsia="Times New Roman" w:hAnsi="Verdana" w:cs="Times New Roman"/>
          <w:sz w:val="19"/>
          <w:szCs w:val="19"/>
        </w:rPr>
        <w:t>) tend to</w:t>
      </w:r>
      <w:r w:rsidRPr="003D1F31">
        <w:rPr>
          <w:rFonts w:ascii="Verdana" w:eastAsia="Times New Roman" w:hAnsi="Verdana" w:cs="Times New Roman"/>
          <w:sz w:val="19"/>
          <w:szCs w:val="19"/>
        </w:rPr>
        <w:t xml:space="preserve"> be</w:t>
      </w:r>
      <w:r w:rsidR="007259CF" w:rsidRPr="003D1F31">
        <w:rPr>
          <w:rFonts w:ascii="Verdana" w:eastAsia="Times New Roman" w:hAnsi="Verdana" w:cs="Times New Roman"/>
          <w:sz w:val="19"/>
          <w:szCs w:val="19"/>
        </w:rPr>
        <w:t xml:space="preserve"> sometimes</w:t>
      </w:r>
      <w:r w:rsidRPr="003D1F31">
        <w:rPr>
          <w:rFonts w:ascii="Verdana" w:eastAsia="Times New Roman" w:hAnsi="Verdana" w:cs="Times New Roman"/>
          <w:sz w:val="19"/>
          <w:szCs w:val="19"/>
        </w:rPr>
        <w:t xml:space="preserve"> suspicious </w:t>
      </w:r>
      <w:r w:rsidR="007259CF" w:rsidRPr="003D1F31">
        <w:rPr>
          <w:rFonts w:ascii="Verdana" w:eastAsia="Times New Roman" w:hAnsi="Verdana" w:cs="Times New Roman"/>
          <w:sz w:val="19"/>
          <w:szCs w:val="19"/>
        </w:rPr>
        <w:t>vis-a-vis</w:t>
      </w:r>
      <w:r w:rsidRPr="003D1F31">
        <w:rPr>
          <w:rFonts w:ascii="Verdana" w:eastAsia="Times New Roman" w:hAnsi="Verdana" w:cs="Times New Roman"/>
          <w:sz w:val="19"/>
          <w:szCs w:val="19"/>
        </w:rPr>
        <w:t xml:space="preserve"> </w:t>
      </w:r>
      <w:r w:rsidR="007259CF" w:rsidRPr="003D1F31">
        <w:rPr>
          <w:rFonts w:ascii="Verdana" w:eastAsia="Times New Roman" w:hAnsi="Verdana" w:cs="Times New Roman"/>
          <w:sz w:val="19"/>
          <w:szCs w:val="19"/>
        </w:rPr>
        <w:t>a research project</w:t>
      </w:r>
      <w:r w:rsidRPr="003D1F31">
        <w:rPr>
          <w:rFonts w:ascii="Verdana" w:eastAsia="Times New Roman" w:hAnsi="Verdana" w:cs="Times New Roman"/>
          <w:sz w:val="19"/>
          <w:szCs w:val="19"/>
        </w:rPr>
        <w:t xml:space="preserve"> </w:t>
      </w:r>
      <w:r w:rsidR="00734234">
        <w:rPr>
          <w:rFonts w:ascii="Verdana" w:eastAsia="Times New Roman" w:hAnsi="Verdana" w:cs="Times New Roman"/>
          <w:sz w:val="19"/>
          <w:szCs w:val="19"/>
        </w:rPr>
        <w:t xml:space="preserve">and </w:t>
      </w:r>
      <w:r w:rsidRPr="003D1F31">
        <w:rPr>
          <w:rFonts w:ascii="Verdana" w:eastAsia="Times New Roman" w:hAnsi="Verdana" w:cs="Times New Roman"/>
          <w:sz w:val="19"/>
          <w:szCs w:val="19"/>
        </w:rPr>
        <w:t xml:space="preserve">question the researchers’ </w:t>
      </w:r>
      <w:r w:rsidR="007259CF" w:rsidRPr="003D1F31">
        <w:rPr>
          <w:rFonts w:ascii="Verdana" w:eastAsia="Times New Roman" w:hAnsi="Verdana" w:cs="Times New Roman"/>
          <w:sz w:val="19"/>
          <w:szCs w:val="19"/>
        </w:rPr>
        <w:t>‘true</w:t>
      </w:r>
      <w:r w:rsidR="00734234">
        <w:rPr>
          <w:rFonts w:ascii="Verdana" w:eastAsia="Times New Roman" w:hAnsi="Verdana" w:cs="Times New Roman"/>
          <w:sz w:val="19"/>
          <w:szCs w:val="19"/>
        </w:rPr>
        <w:t>/hidden</w:t>
      </w:r>
      <w:r w:rsidR="007259CF"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 xml:space="preserve">intentions. </w:t>
      </w:r>
    </w:p>
    <w:p w14:paraId="5399B1BC" w14:textId="77777777" w:rsidR="00284A12" w:rsidRPr="003D1F31" w:rsidRDefault="00284A12" w:rsidP="00284A12">
      <w:pPr>
        <w:spacing w:line="276" w:lineRule="auto"/>
        <w:jc w:val="both"/>
        <w:rPr>
          <w:rFonts w:ascii="Verdana" w:eastAsia="Times New Roman" w:hAnsi="Verdana" w:cs="Times New Roman"/>
          <w:sz w:val="19"/>
          <w:szCs w:val="19"/>
        </w:rPr>
      </w:pPr>
    </w:p>
    <w:p w14:paraId="4A4453A9" w14:textId="52D2EB47" w:rsidR="00284A12" w:rsidRPr="003D1F31" w:rsidRDefault="00284A12" w:rsidP="00284A12">
      <w:pPr>
        <w:pStyle w:val="ListParagraph"/>
        <w:numPr>
          <w:ilvl w:val="0"/>
          <w:numId w:val="75"/>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Challenges in communication: </w:t>
      </w:r>
      <w:r w:rsidRPr="003D1F31">
        <w:rPr>
          <w:rFonts w:ascii="Verdana" w:eastAsia="Times New Roman" w:hAnsi="Verdana" w:cs="Times New Roman"/>
          <w:sz w:val="19"/>
          <w:szCs w:val="19"/>
        </w:rPr>
        <w:t xml:space="preserve">Communication between academic and non-academic stakeholders can be challenging due to different knowledge, different practices or norms, different priorities or perspectives regarding the same topic or because they </w:t>
      </w:r>
      <w:r w:rsidR="007259CF" w:rsidRPr="003D1F31">
        <w:rPr>
          <w:rFonts w:ascii="Verdana" w:eastAsia="Times New Roman" w:hAnsi="Verdana" w:cs="Times New Roman"/>
          <w:sz w:val="19"/>
          <w:szCs w:val="19"/>
        </w:rPr>
        <w:t xml:space="preserve">simply seem to </w:t>
      </w:r>
      <w:r w:rsidRPr="003D1F31">
        <w:rPr>
          <w:rFonts w:ascii="Verdana" w:eastAsia="Times New Roman" w:hAnsi="Verdana" w:cs="Times New Roman"/>
          <w:sz w:val="19"/>
          <w:szCs w:val="19"/>
        </w:rPr>
        <w:t>speak different languages.</w:t>
      </w:r>
    </w:p>
    <w:p w14:paraId="3A4A567B" w14:textId="77777777" w:rsidR="00284A12" w:rsidRPr="003D1F31" w:rsidRDefault="00284A12" w:rsidP="00284A12">
      <w:pPr>
        <w:pStyle w:val="ListParagraph"/>
        <w:spacing w:line="276" w:lineRule="auto"/>
        <w:jc w:val="both"/>
        <w:rPr>
          <w:rFonts w:ascii="Verdana" w:eastAsia="Times New Roman" w:hAnsi="Verdana" w:cs="Times New Roman"/>
          <w:sz w:val="16"/>
          <w:szCs w:val="16"/>
        </w:rPr>
      </w:pPr>
    </w:p>
    <w:p w14:paraId="50E48F97"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“The point is to make it possible to communicate to someone exactly what was actually relevant in the project, that is, this transferability of what one has actually experienced and worked out philosophically or politically, philosophically or literary-theoretically, whatever one may call it.” Interviewee 9</w:t>
      </w:r>
    </w:p>
    <w:p w14:paraId="6B6564B3" w14:textId="77777777" w:rsidR="00284A12" w:rsidRPr="003D1F31" w:rsidRDefault="00284A12" w:rsidP="00284A12">
      <w:pPr>
        <w:pStyle w:val="ListParagraph"/>
        <w:spacing w:line="276" w:lineRule="auto"/>
        <w:jc w:val="both"/>
        <w:rPr>
          <w:rFonts w:ascii="Verdana" w:eastAsia="Times New Roman" w:hAnsi="Verdana" w:cs="Times New Roman"/>
          <w:sz w:val="19"/>
          <w:szCs w:val="19"/>
        </w:rPr>
      </w:pPr>
    </w:p>
    <w:p w14:paraId="2BD526DB" w14:textId="36633D11" w:rsidR="00284A12" w:rsidRPr="003D1F31" w:rsidRDefault="007259CF" w:rsidP="00284A12">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Different knowledge ….</w:t>
      </w:r>
    </w:p>
    <w:p w14:paraId="2B4074E7" w14:textId="530011D9" w:rsidR="00284A12" w:rsidRPr="003D1F31" w:rsidRDefault="007259CF" w:rsidP="00744110">
      <w:pPr>
        <w:pStyle w:val="ListParagraph"/>
        <w:numPr>
          <w:ilvl w:val="0"/>
          <w:numId w:val="73"/>
        </w:numPr>
        <w:spacing w:after="60" w:line="276" w:lineRule="auto"/>
        <w:ind w:left="1066" w:hanging="357"/>
        <w:contextualSpacing w:val="0"/>
        <w:jc w:val="both"/>
        <w:rPr>
          <w:rFonts w:ascii="Verdana" w:eastAsia="Times New Roman" w:hAnsi="Verdana" w:cs="Times New Roman"/>
          <w:sz w:val="19"/>
          <w:szCs w:val="19"/>
        </w:rPr>
      </w:pPr>
      <w:r w:rsidRPr="003D1F31">
        <w:rPr>
          <w:rFonts w:ascii="Verdana" w:eastAsia="Times New Roman" w:hAnsi="Verdana" w:cs="Times New Roman"/>
          <w:b/>
          <w:sz w:val="19"/>
          <w:szCs w:val="19"/>
        </w:rPr>
        <w:t>… a</w:t>
      </w:r>
      <w:r w:rsidR="00284A12" w:rsidRPr="003D1F31">
        <w:rPr>
          <w:rFonts w:ascii="Verdana" w:eastAsia="Times New Roman" w:hAnsi="Verdana" w:cs="Times New Roman"/>
          <w:b/>
          <w:sz w:val="19"/>
          <w:szCs w:val="19"/>
        </w:rPr>
        <w:t xml:space="preserve">bout scientific or methodological concepts: </w:t>
      </w:r>
      <w:r w:rsidRPr="003D1F31">
        <w:rPr>
          <w:rFonts w:ascii="Verdana" w:eastAsia="Times New Roman" w:hAnsi="Verdana" w:cs="Times New Roman"/>
          <w:sz w:val="19"/>
          <w:szCs w:val="19"/>
        </w:rPr>
        <w:t>One</w:t>
      </w:r>
      <w:r w:rsidR="00284A12"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PI</w:t>
      </w:r>
      <w:r w:rsidR="00284A12" w:rsidRPr="003D1F31">
        <w:rPr>
          <w:rFonts w:ascii="Verdana" w:eastAsia="Times New Roman" w:hAnsi="Verdana" w:cs="Times New Roman"/>
          <w:sz w:val="19"/>
          <w:szCs w:val="19"/>
        </w:rPr>
        <w:t xml:space="preserve"> described issues in presenting </w:t>
      </w:r>
      <w:r w:rsidR="00ED1812" w:rsidRPr="003D1F31">
        <w:rPr>
          <w:rFonts w:ascii="Verdana" w:eastAsia="Times New Roman" w:hAnsi="Verdana" w:cs="Times New Roman"/>
          <w:sz w:val="19"/>
          <w:szCs w:val="19"/>
        </w:rPr>
        <w:t xml:space="preserve">generalised </w:t>
      </w:r>
      <w:r w:rsidR="00284A12" w:rsidRPr="003D1F31">
        <w:rPr>
          <w:rFonts w:ascii="Verdana" w:eastAsia="Times New Roman" w:hAnsi="Verdana" w:cs="Times New Roman"/>
          <w:sz w:val="19"/>
          <w:szCs w:val="19"/>
        </w:rPr>
        <w:t>statistical results</w:t>
      </w:r>
      <w:r w:rsidR="00ED1812" w:rsidRPr="003D1F31">
        <w:rPr>
          <w:rFonts w:ascii="Verdana" w:eastAsia="Times New Roman" w:hAnsi="Verdana" w:cs="Times New Roman"/>
          <w:sz w:val="19"/>
          <w:szCs w:val="19"/>
        </w:rPr>
        <w:t>. S</w:t>
      </w:r>
      <w:r w:rsidR="00284A12" w:rsidRPr="003D1F31">
        <w:rPr>
          <w:rFonts w:ascii="Verdana" w:eastAsia="Times New Roman" w:hAnsi="Verdana" w:cs="Times New Roman"/>
          <w:sz w:val="19"/>
          <w:szCs w:val="19"/>
        </w:rPr>
        <w:t xml:space="preserve">ingle practice partners involved in data collection </w:t>
      </w:r>
      <w:r w:rsidR="007026F1">
        <w:rPr>
          <w:rFonts w:ascii="Verdana" w:eastAsia="Times New Roman" w:hAnsi="Verdana" w:cs="Times New Roman"/>
          <w:sz w:val="19"/>
          <w:szCs w:val="19"/>
        </w:rPr>
        <w:t>di</w:t>
      </w:r>
      <w:r w:rsidR="00ED1812" w:rsidRPr="003D1F31">
        <w:rPr>
          <w:rFonts w:ascii="Verdana" w:eastAsia="Times New Roman" w:hAnsi="Verdana" w:cs="Times New Roman"/>
          <w:sz w:val="19"/>
          <w:szCs w:val="19"/>
        </w:rPr>
        <w:t>d</w:t>
      </w:r>
      <w:r w:rsidR="00284A12" w:rsidRPr="003D1F31">
        <w:rPr>
          <w:rFonts w:ascii="Verdana" w:eastAsia="Times New Roman" w:hAnsi="Verdana" w:cs="Times New Roman"/>
          <w:sz w:val="19"/>
          <w:szCs w:val="19"/>
        </w:rPr>
        <w:t xml:space="preserve"> not feel represented and </w:t>
      </w:r>
      <w:r w:rsidR="00ED1812" w:rsidRPr="003D1F31">
        <w:rPr>
          <w:rFonts w:ascii="Verdana" w:eastAsia="Times New Roman" w:hAnsi="Verdana" w:cs="Times New Roman"/>
          <w:sz w:val="19"/>
          <w:szCs w:val="19"/>
        </w:rPr>
        <w:t>felt</w:t>
      </w:r>
      <w:r w:rsidR="00284A12" w:rsidRPr="003D1F31">
        <w:rPr>
          <w:rFonts w:ascii="Verdana" w:eastAsia="Times New Roman" w:hAnsi="Verdana" w:cs="Times New Roman"/>
          <w:sz w:val="19"/>
          <w:szCs w:val="19"/>
        </w:rPr>
        <w:t xml:space="preserve"> like their own experience </w:t>
      </w:r>
      <w:r w:rsidR="00ED1812" w:rsidRPr="003D1F31">
        <w:rPr>
          <w:rFonts w:ascii="Verdana" w:eastAsia="Times New Roman" w:hAnsi="Verdana" w:cs="Times New Roman"/>
          <w:sz w:val="19"/>
          <w:szCs w:val="19"/>
        </w:rPr>
        <w:t>was</w:t>
      </w:r>
      <w:r w:rsidR="00284A12" w:rsidRPr="003D1F31">
        <w:rPr>
          <w:rFonts w:ascii="Verdana" w:eastAsia="Times New Roman" w:hAnsi="Verdana" w:cs="Times New Roman"/>
          <w:sz w:val="19"/>
          <w:szCs w:val="19"/>
        </w:rPr>
        <w:t xml:space="preserve"> not reflected in those statistical results. </w:t>
      </w:r>
      <w:r w:rsidR="007026F1">
        <w:rPr>
          <w:rFonts w:ascii="Verdana" w:eastAsia="Times New Roman" w:hAnsi="Verdana" w:cs="Times New Roman"/>
          <w:sz w:val="19"/>
          <w:szCs w:val="19"/>
        </w:rPr>
        <w:t>On</w:t>
      </w:r>
      <w:r w:rsidR="00284A12" w:rsidRPr="003D1F31">
        <w:rPr>
          <w:rFonts w:ascii="Verdana" w:eastAsia="Times New Roman" w:hAnsi="Verdana" w:cs="Times New Roman"/>
          <w:sz w:val="19"/>
          <w:szCs w:val="19"/>
        </w:rPr>
        <w:t xml:space="preserve"> the </w:t>
      </w:r>
      <w:r w:rsidR="007026F1">
        <w:rPr>
          <w:rFonts w:ascii="Verdana" w:eastAsia="Times New Roman" w:hAnsi="Verdana" w:cs="Times New Roman"/>
          <w:sz w:val="19"/>
          <w:szCs w:val="19"/>
        </w:rPr>
        <w:t>other hand</w:t>
      </w:r>
      <w:r w:rsidR="00284A12" w:rsidRPr="003D1F31">
        <w:rPr>
          <w:rFonts w:ascii="Verdana" w:eastAsia="Times New Roman" w:hAnsi="Verdana" w:cs="Times New Roman"/>
          <w:sz w:val="19"/>
          <w:szCs w:val="19"/>
        </w:rPr>
        <w:t xml:space="preserve">, </w:t>
      </w:r>
      <w:r w:rsidR="007026F1">
        <w:rPr>
          <w:rFonts w:ascii="Verdana" w:eastAsia="Times New Roman" w:hAnsi="Verdana" w:cs="Times New Roman"/>
          <w:sz w:val="19"/>
          <w:szCs w:val="19"/>
        </w:rPr>
        <w:t xml:space="preserve">we also learned that </w:t>
      </w:r>
      <w:r w:rsidR="007026F1" w:rsidRPr="003D1F31">
        <w:rPr>
          <w:rFonts w:ascii="Verdana" w:eastAsia="Times New Roman" w:hAnsi="Verdana" w:cs="Times New Roman"/>
          <w:sz w:val="19"/>
          <w:szCs w:val="19"/>
        </w:rPr>
        <w:t xml:space="preserve">presentations </w:t>
      </w:r>
      <w:r w:rsidR="007026F1">
        <w:rPr>
          <w:rFonts w:ascii="Verdana" w:eastAsia="Times New Roman" w:hAnsi="Verdana" w:cs="Times New Roman"/>
          <w:sz w:val="19"/>
          <w:szCs w:val="19"/>
        </w:rPr>
        <w:t xml:space="preserve">for </w:t>
      </w:r>
      <w:r w:rsidR="00284A12" w:rsidRPr="003D1F31">
        <w:rPr>
          <w:rFonts w:ascii="Verdana" w:eastAsia="Times New Roman" w:hAnsi="Verdana" w:cs="Times New Roman"/>
          <w:sz w:val="19"/>
          <w:szCs w:val="19"/>
        </w:rPr>
        <w:t xml:space="preserve">practice partners </w:t>
      </w:r>
      <w:r w:rsidR="007026F1">
        <w:rPr>
          <w:rFonts w:ascii="Verdana" w:eastAsia="Times New Roman" w:hAnsi="Verdana" w:cs="Times New Roman"/>
          <w:sz w:val="19"/>
          <w:szCs w:val="19"/>
        </w:rPr>
        <w:t>who</w:t>
      </w:r>
      <w:r w:rsidR="00284A12" w:rsidRPr="003D1F31">
        <w:rPr>
          <w:rFonts w:ascii="Verdana" w:eastAsia="Times New Roman" w:hAnsi="Verdana" w:cs="Times New Roman"/>
          <w:sz w:val="19"/>
          <w:szCs w:val="19"/>
        </w:rPr>
        <w:t xml:space="preserve"> have </w:t>
      </w:r>
      <w:r w:rsidR="00ED1812" w:rsidRPr="003D1F31">
        <w:rPr>
          <w:rFonts w:ascii="Verdana" w:eastAsia="Times New Roman" w:hAnsi="Verdana" w:cs="Times New Roman"/>
          <w:sz w:val="19"/>
          <w:szCs w:val="19"/>
        </w:rPr>
        <w:t xml:space="preserve">sufficient </w:t>
      </w:r>
      <w:r w:rsidR="00284A12" w:rsidRPr="003D1F31">
        <w:rPr>
          <w:rFonts w:ascii="Verdana" w:eastAsia="Times New Roman" w:hAnsi="Verdana" w:cs="Times New Roman"/>
          <w:sz w:val="19"/>
          <w:szCs w:val="19"/>
        </w:rPr>
        <w:t>experience in statistics</w:t>
      </w:r>
      <w:r w:rsidR="00ED1812" w:rsidRPr="003D1F31">
        <w:rPr>
          <w:rFonts w:ascii="Verdana" w:eastAsia="Times New Roman" w:hAnsi="Verdana" w:cs="Times New Roman"/>
          <w:sz w:val="19"/>
          <w:szCs w:val="19"/>
        </w:rPr>
        <w:t xml:space="preserve"> </w:t>
      </w:r>
      <w:r w:rsidR="00284A12" w:rsidRPr="003D1F31">
        <w:rPr>
          <w:rFonts w:ascii="Verdana" w:eastAsia="Times New Roman" w:hAnsi="Verdana" w:cs="Times New Roman"/>
          <w:sz w:val="19"/>
          <w:szCs w:val="19"/>
        </w:rPr>
        <w:t xml:space="preserve">should not be too </w:t>
      </w:r>
      <w:r w:rsidR="00ED1812" w:rsidRPr="003D1F31">
        <w:rPr>
          <w:rFonts w:ascii="Verdana" w:eastAsia="Times New Roman" w:hAnsi="Verdana" w:cs="Times New Roman"/>
          <w:sz w:val="19"/>
          <w:szCs w:val="19"/>
        </w:rPr>
        <w:t>simplified</w:t>
      </w:r>
      <w:r w:rsidR="00284A12" w:rsidRPr="003D1F31">
        <w:rPr>
          <w:rFonts w:ascii="Verdana" w:eastAsia="Times New Roman" w:hAnsi="Verdana" w:cs="Times New Roman"/>
          <w:sz w:val="19"/>
          <w:szCs w:val="19"/>
        </w:rPr>
        <w:t>.</w:t>
      </w:r>
      <w:r w:rsidR="00ED1812" w:rsidRPr="003D1F31">
        <w:rPr>
          <w:rFonts w:ascii="Verdana" w:eastAsia="Times New Roman" w:hAnsi="Verdana" w:cs="Times New Roman"/>
          <w:sz w:val="19"/>
          <w:szCs w:val="19"/>
        </w:rPr>
        <w:t xml:space="preserve"> </w:t>
      </w:r>
    </w:p>
    <w:p w14:paraId="1DAD5A86" w14:textId="7207DB73" w:rsidR="00284A12" w:rsidRPr="003D1F31" w:rsidRDefault="00ED1812" w:rsidP="00744110">
      <w:pPr>
        <w:pStyle w:val="ListParagraph"/>
        <w:numPr>
          <w:ilvl w:val="0"/>
          <w:numId w:val="73"/>
        </w:numPr>
        <w:spacing w:after="60" w:line="276" w:lineRule="auto"/>
        <w:ind w:left="1066" w:hanging="357"/>
        <w:contextualSpacing w:val="0"/>
        <w:jc w:val="both"/>
        <w:rPr>
          <w:rFonts w:ascii="Verdana" w:eastAsia="Times New Roman" w:hAnsi="Verdana" w:cs="Times New Roman"/>
          <w:sz w:val="19"/>
          <w:szCs w:val="19"/>
        </w:rPr>
      </w:pPr>
      <w:r w:rsidRPr="003D1F31">
        <w:rPr>
          <w:rFonts w:ascii="Verdana" w:eastAsia="Times New Roman" w:hAnsi="Verdana" w:cs="Times New Roman"/>
          <w:b/>
          <w:sz w:val="19"/>
          <w:szCs w:val="19"/>
        </w:rPr>
        <w:t>… a</w:t>
      </w:r>
      <w:r w:rsidR="00284A12" w:rsidRPr="003D1F31">
        <w:rPr>
          <w:rFonts w:ascii="Verdana" w:eastAsia="Times New Roman" w:hAnsi="Verdana" w:cs="Times New Roman"/>
          <w:b/>
          <w:sz w:val="19"/>
          <w:szCs w:val="19"/>
        </w:rPr>
        <w:t>bout the prevalence of issues or disorders:</w:t>
      </w:r>
      <w:r w:rsidR="00284A12" w:rsidRPr="003D1F31">
        <w:rPr>
          <w:rFonts w:ascii="Verdana" w:eastAsia="Times New Roman" w:hAnsi="Verdana" w:cs="Times New Roman"/>
          <w:sz w:val="19"/>
          <w:szCs w:val="19"/>
        </w:rPr>
        <w:t xml:space="preserve"> One </w:t>
      </w:r>
      <w:r w:rsidRPr="003D1F31">
        <w:rPr>
          <w:rFonts w:ascii="Verdana" w:eastAsia="Times New Roman" w:hAnsi="Verdana" w:cs="Times New Roman"/>
          <w:sz w:val="19"/>
          <w:szCs w:val="19"/>
        </w:rPr>
        <w:t>interviewee</w:t>
      </w:r>
      <w:r w:rsidR="00284A12" w:rsidRPr="003D1F31">
        <w:rPr>
          <w:rFonts w:ascii="Verdana" w:eastAsia="Times New Roman" w:hAnsi="Verdana" w:cs="Times New Roman"/>
          <w:sz w:val="19"/>
          <w:szCs w:val="19"/>
        </w:rPr>
        <w:t xml:space="preserve"> involved in medical research reported that the medical practitioners underestimated the relevance of the research topic</w:t>
      </w:r>
      <w:r w:rsidRPr="003D1F31">
        <w:rPr>
          <w:rFonts w:ascii="Verdana" w:eastAsia="Times New Roman" w:hAnsi="Verdana" w:cs="Times New Roman"/>
          <w:sz w:val="19"/>
          <w:szCs w:val="19"/>
        </w:rPr>
        <w:t>. They</w:t>
      </w:r>
      <w:r w:rsidR="00284A12"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did neither</w:t>
      </w:r>
      <w:r w:rsidR="00284A12" w:rsidRPr="003D1F31">
        <w:rPr>
          <w:rFonts w:ascii="Verdana" w:eastAsia="Times New Roman" w:hAnsi="Verdana" w:cs="Times New Roman"/>
          <w:sz w:val="19"/>
          <w:szCs w:val="19"/>
        </w:rPr>
        <w:t xml:space="preserve"> understand </w:t>
      </w:r>
      <w:r w:rsidRPr="003D1F31">
        <w:rPr>
          <w:rFonts w:ascii="Verdana" w:eastAsia="Times New Roman" w:hAnsi="Verdana" w:cs="Times New Roman"/>
          <w:sz w:val="19"/>
          <w:szCs w:val="19"/>
        </w:rPr>
        <w:t>n</w:t>
      </w:r>
      <w:r w:rsidR="00284A12" w:rsidRPr="003D1F31">
        <w:rPr>
          <w:rFonts w:ascii="Verdana" w:eastAsia="Times New Roman" w:hAnsi="Verdana" w:cs="Times New Roman"/>
          <w:sz w:val="19"/>
          <w:szCs w:val="19"/>
        </w:rPr>
        <w:t xml:space="preserve">or listen when they were told about it </w:t>
      </w:r>
      <w:r w:rsidRPr="003D1F31">
        <w:rPr>
          <w:rFonts w:ascii="Verdana" w:eastAsia="Times New Roman" w:hAnsi="Verdana" w:cs="Times New Roman"/>
          <w:sz w:val="19"/>
          <w:szCs w:val="19"/>
        </w:rPr>
        <w:t>because</w:t>
      </w:r>
      <w:r w:rsidR="00284A12" w:rsidRPr="003D1F31">
        <w:rPr>
          <w:rFonts w:ascii="Verdana" w:eastAsia="Times New Roman" w:hAnsi="Verdana" w:cs="Times New Roman"/>
          <w:sz w:val="19"/>
          <w:szCs w:val="19"/>
        </w:rPr>
        <w:t xml:space="preserve"> they were </w:t>
      </w:r>
      <w:r w:rsidRPr="003D1F31">
        <w:rPr>
          <w:rFonts w:ascii="Verdana" w:eastAsia="Times New Roman" w:hAnsi="Verdana" w:cs="Times New Roman"/>
          <w:sz w:val="19"/>
          <w:szCs w:val="19"/>
        </w:rPr>
        <w:t>differently</w:t>
      </w:r>
      <w:r w:rsidR="00284A12" w:rsidRPr="003D1F31">
        <w:rPr>
          <w:rFonts w:ascii="Verdana" w:eastAsia="Times New Roman" w:hAnsi="Verdana" w:cs="Times New Roman"/>
          <w:sz w:val="19"/>
          <w:szCs w:val="19"/>
        </w:rPr>
        <w:t xml:space="preserve"> trained in </w:t>
      </w:r>
      <w:r w:rsidRPr="003D1F31">
        <w:rPr>
          <w:rFonts w:ascii="Verdana" w:eastAsia="Times New Roman" w:hAnsi="Verdana" w:cs="Times New Roman"/>
          <w:sz w:val="19"/>
          <w:szCs w:val="19"/>
        </w:rPr>
        <w:t>dealing with this particular</w:t>
      </w:r>
      <w:r w:rsidR="00284A12" w:rsidRPr="003D1F31">
        <w:rPr>
          <w:rFonts w:ascii="Verdana" w:eastAsia="Times New Roman" w:hAnsi="Verdana" w:cs="Times New Roman"/>
          <w:sz w:val="19"/>
          <w:szCs w:val="19"/>
        </w:rPr>
        <w:t xml:space="preserve"> issue. </w:t>
      </w:r>
    </w:p>
    <w:p w14:paraId="42DCFAD5" w14:textId="5A6105B2" w:rsidR="00284A12" w:rsidRPr="003D1F31" w:rsidRDefault="00ED1812" w:rsidP="00744110">
      <w:pPr>
        <w:pStyle w:val="ListParagraph"/>
        <w:numPr>
          <w:ilvl w:val="0"/>
          <w:numId w:val="73"/>
        </w:numPr>
        <w:spacing w:after="60" w:line="276" w:lineRule="auto"/>
        <w:ind w:left="1066" w:hanging="357"/>
        <w:contextualSpacing w:val="0"/>
        <w:jc w:val="both"/>
        <w:rPr>
          <w:rFonts w:ascii="Verdana" w:eastAsia="Times New Roman" w:hAnsi="Verdana" w:cs="Times New Roman"/>
          <w:sz w:val="19"/>
          <w:szCs w:val="19"/>
        </w:rPr>
      </w:pPr>
      <w:r w:rsidRPr="003D1F31">
        <w:rPr>
          <w:rFonts w:ascii="Verdana" w:eastAsia="Times New Roman" w:hAnsi="Verdana" w:cs="Times New Roman"/>
          <w:b/>
          <w:sz w:val="19"/>
          <w:szCs w:val="19"/>
        </w:rPr>
        <w:t>… a</w:t>
      </w:r>
      <w:r w:rsidR="00284A12" w:rsidRPr="003D1F31">
        <w:rPr>
          <w:rFonts w:ascii="Verdana" w:eastAsia="Times New Roman" w:hAnsi="Verdana" w:cs="Times New Roman"/>
          <w:b/>
          <w:sz w:val="19"/>
          <w:szCs w:val="19"/>
        </w:rPr>
        <w:t xml:space="preserve">bout how scientific investigations can be relevant in practice and everyday life: </w:t>
      </w:r>
      <w:r w:rsidR="00284A12" w:rsidRPr="003D1F31">
        <w:rPr>
          <w:rFonts w:ascii="Verdana" w:eastAsia="Times New Roman" w:hAnsi="Verdana" w:cs="Times New Roman"/>
          <w:sz w:val="19"/>
          <w:szCs w:val="19"/>
        </w:rPr>
        <w:t xml:space="preserve">As one </w:t>
      </w:r>
      <w:r w:rsidRPr="003D1F31">
        <w:rPr>
          <w:rFonts w:ascii="Verdana" w:eastAsia="Times New Roman" w:hAnsi="Verdana" w:cs="Times New Roman"/>
          <w:sz w:val="19"/>
          <w:szCs w:val="19"/>
        </w:rPr>
        <w:t>interviewee</w:t>
      </w:r>
      <w:r w:rsidR="00284A12" w:rsidRPr="003D1F31">
        <w:rPr>
          <w:rFonts w:ascii="Verdana" w:eastAsia="Times New Roman" w:hAnsi="Verdana" w:cs="Times New Roman"/>
          <w:sz w:val="19"/>
          <w:szCs w:val="19"/>
        </w:rPr>
        <w:t xml:space="preserve"> elaborated, it is also part of </w:t>
      </w:r>
      <w:r w:rsidRPr="003D1F31">
        <w:rPr>
          <w:rFonts w:ascii="Verdana" w:eastAsia="Times New Roman" w:hAnsi="Verdana" w:cs="Times New Roman"/>
          <w:sz w:val="19"/>
          <w:szCs w:val="19"/>
        </w:rPr>
        <w:t>a</w:t>
      </w:r>
      <w:r w:rsidR="00284A12" w:rsidRPr="003D1F31">
        <w:rPr>
          <w:rFonts w:ascii="Verdana" w:eastAsia="Times New Roman" w:hAnsi="Verdana" w:cs="Times New Roman"/>
          <w:sz w:val="19"/>
          <w:szCs w:val="19"/>
        </w:rPr>
        <w:t xml:space="preserve"> researcher’s job to establish connections </w:t>
      </w:r>
      <w:r w:rsidR="007026F1">
        <w:rPr>
          <w:rFonts w:ascii="Verdana" w:eastAsia="Times New Roman" w:hAnsi="Verdana" w:cs="Times New Roman"/>
          <w:sz w:val="19"/>
          <w:szCs w:val="19"/>
        </w:rPr>
        <w:t>to increase</w:t>
      </w:r>
      <w:r w:rsidR="00284A12" w:rsidRPr="003D1F31">
        <w:rPr>
          <w:rFonts w:ascii="Verdana" w:eastAsia="Times New Roman" w:hAnsi="Verdana" w:cs="Times New Roman"/>
          <w:sz w:val="19"/>
          <w:szCs w:val="19"/>
        </w:rPr>
        <w:t xml:space="preserve"> relevance for non-academic audiences. Accordingly, it is essential to make abstract concepts accessible and concrete. However, it is often difficul</w:t>
      </w:r>
      <w:r w:rsidRPr="003D1F31">
        <w:rPr>
          <w:rFonts w:ascii="Verdana" w:eastAsia="Times New Roman" w:hAnsi="Verdana" w:cs="Times New Roman"/>
          <w:sz w:val="19"/>
          <w:szCs w:val="19"/>
        </w:rPr>
        <w:t>t to communicate this relevance not at least because the languages of the researchers and the practice partners can differ greatly (see below for a more detailed discussion).</w:t>
      </w:r>
    </w:p>
    <w:p w14:paraId="11858355" w14:textId="1A28D961" w:rsidR="00744110" w:rsidRPr="003D1F31" w:rsidRDefault="00744110" w:rsidP="00744110">
      <w:pPr>
        <w:pStyle w:val="ListParagraph"/>
        <w:numPr>
          <w:ilvl w:val="0"/>
          <w:numId w:val="7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w:t>
      </w:r>
      <w:r w:rsidRPr="003D1F31">
        <w:rPr>
          <w:rFonts w:ascii="Verdana" w:eastAsia="Times New Roman" w:hAnsi="Verdana" w:cs="Times New Roman"/>
          <w:sz w:val="19"/>
          <w:szCs w:val="19"/>
        </w:rPr>
        <w:t>.</w:t>
      </w:r>
      <w:r w:rsidRPr="003D1F31">
        <w:rPr>
          <w:rFonts w:ascii="Verdana" w:eastAsia="Times New Roman" w:hAnsi="Verdana" w:cs="Times New Roman"/>
          <w:b/>
          <w:sz w:val="19"/>
          <w:szCs w:val="19"/>
        </w:rPr>
        <w:t xml:space="preserve"> theories and representations of phenomena: </w:t>
      </w:r>
      <w:r w:rsidRPr="003D1F31">
        <w:rPr>
          <w:rFonts w:ascii="Verdana" w:eastAsia="Times New Roman" w:hAnsi="Verdana" w:cs="Times New Roman"/>
          <w:sz w:val="19"/>
          <w:szCs w:val="19"/>
        </w:rPr>
        <w:t>Practice partners develop their own explanations of the issues</w:t>
      </w:r>
      <w:r w:rsidR="007026F1">
        <w:rPr>
          <w:rFonts w:ascii="Verdana" w:eastAsia="Times New Roman" w:hAnsi="Verdana" w:cs="Times New Roman"/>
          <w:sz w:val="19"/>
          <w:szCs w:val="19"/>
        </w:rPr>
        <w:t xml:space="preserve"> they encounter every day (e.g.</w:t>
      </w:r>
      <w:r w:rsidRPr="003D1F31">
        <w:rPr>
          <w:rFonts w:ascii="Verdana" w:eastAsia="Times New Roman" w:hAnsi="Verdana" w:cs="Times New Roman"/>
          <w:sz w:val="19"/>
          <w:szCs w:val="19"/>
        </w:rPr>
        <w:t xml:space="preserve"> why a child acts in a </w:t>
      </w:r>
      <w:r w:rsidRPr="003D1F31">
        <w:rPr>
          <w:rFonts w:ascii="Verdana" w:eastAsia="Times New Roman" w:hAnsi="Verdana" w:cs="Times New Roman"/>
          <w:sz w:val="19"/>
          <w:szCs w:val="19"/>
        </w:rPr>
        <w:lastRenderedPageBreak/>
        <w:t xml:space="preserve">certain way) and can have different representations of certain issues and concepts than researchers have. The confrontation of these differences can result in conflict, and connecting such different theoretical explanation attempts can become difficult. </w:t>
      </w:r>
    </w:p>
    <w:p w14:paraId="4A0C0375" w14:textId="77777777" w:rsidR="00744110" w:rsidRPr="003D1F31" w:rsidRDefault="00744110" w:rsidP="00744110">
      <w:pPr>
        <w:spacing w:after="0" w:line="276" w:lineRule="auto"/>
        <w:jc w:val="both"/>
        <w:rPr>
          <w:rFonts w:ascii="Verdana" w:eastAsia="Times New Roman" w:hAnsi="Verdana" w:cs="Times New Roman"/>
          <w:sz w:val="16"/>
          <w:szCs w:val="16"/>
        </w:rPr>
      </w:pPr>
    </w:p>
    <w:p w14:paraId="13DF67C2" w14:textId="2056DE49" w:rsidR="00744110" w:rsidRPr="003D1F31" w:rsidRDefault="00744110" w:rsidP="00744110">
      <w:pPr>
        <w:pStyle w:val="ListParagraph"/>
        <w:spacing w:line="276" w:lineRule="auto"/>
        <w:ind w:left="0"/>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“And I think such differences in perspective and also differences in, so to speak, theorizing of the whole, simply has its potential for conflict.” Interviewee 20</w:t>
      </w:r>
    </w:p>
    <w:p w14:paraId="328F920D" w14:textId="5E722BEF" w:rsidR="00284A12" w:rsidRPr="003D1F31" w:rsidRDefault="00284A12" w:rsidP="00284A12">
      <w:pPr>
        <w:spacing w:line="276" w:lineRule="auto"/>
        <w:ind w:left="348"/>
        <w:jc w:val="both"/>
        <w:rPr>
          <w:rFonts w:ascii="Verdana" w:eastAsia="Times New Roman" w:hAnsi="Verdana" w:cs="Times New Roman"/>
          <w:sz w:val="19"/>
          <w:szCs w:val="19"/>
          <w:highlight w:val="yellow"/>
        </w:rPr>
      </w:pPr>
    </w:p>
    <w:p w14:paraId="48E2B9F0" w14:textId="7FC208BA" w:rsidR="00284A12" w:rsidRPr="003D1F31" w:rsidRDefault="00744110" w:rsidP="00744110">
      <w:pPr>
        <w:pStyle w:val="ListParagraph"/>
        <w:numPr>
          <w:ilvl w:val="0"/>
          <w:numId w:val="75"/>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Also</w:t>
      </w:r>
      <w:r w:rsidRPr="003D1F31">
        <w:rPr>
          <w:rFonts w:ascii="Verdana" w:eastAsia="Times New Roman" w:hAnsi="Verdana" w:cs="Times New Roman"/>
          <w:b/>
          <w:sz w:val="19"/>
          <w:szCs w:val="19"/>
        </w:rPr>
        <w:t xml:space="preserve"> d</w:t>
      </w:r>
      <w:r w:rsidR="00284A12" w:rsidRPr="003D1F31">
        <w:rPr>
          <w:rFonts w:ascii="Verdana" w:eastAsia="Times New Roman" w:hAnsi="Verdana" w:cs="Times New Roman"/>
          <w:b/>
          <w:sz w:val="19"/>
          <w:szCs w:val="19"/>
        </w:rPr>
        <w:t>ifferent practices</w:t>
      </w:r>
      <w:r w:rsidR="00284A12" w:rsidRPr="003D1F31">
        <w:rPr>
          <w:rFonts w:ascii="Verdana" w:eastAsia="Times New Roman" w:hAnsi="Verdana" w:cs="Times New Roman"/>
          <w:sz w:val="19"/>
          <w:szCs w:val="19"/>
        </w:rPr>
        <w:t xml:space="preserve"> </w:t>
      </w:r>
      <w:r w:rsidR="00284A12" w:rsidRPr="003D1F31">
        <w:rPr>
          <w:rFonts w:ascii="Verdana" w:eastAsia="Times New Roman" w:hAnsi="Verdana" w:cs="Times New Roman"/>
          <w:b/>
          <w:sz w:val="19"/>
          <w:szCs w:val="19"/>
        </w:rPr>
        <w:t>in decision-making</w:t>
      </w:r>
      <w:r w:rsidRPr="003D1F31">
        <w:rPr>
          <w:rFonts w:ascii="Verdana" w:eastAsia="Times New Roman" w:hAnsi="Verdana" w:cs="Times New Roman"/>
          <w:sz w:val="19"/>
          <w:szCs w:val="19"/>
        </w:rPr>
        <w:t xml:space="preserve"> by public institutions or policy-makers can hamper</w:t>
      </w:r>
      <w:r w:rsidR="00284A12" w:rsidRPr="003D1F31">
        <w:rPr>
          <w:rFonts w:ascii="Verdana" w:eastAsia="Times New Roman" w:hAnsi="Verdana" w:cs="Times New Roman"/>
          <w:sz w:val="19"/>
          <w:szCs w:val="19"/>
        </w:rPr>
        <w:t xml:space="preserve"> pro</w:t>
      </w:r>
      <w:r w:rsidRPr="003D1F31">
        <w:rPr>
          <w:rFonts w:ascii="Verdana" w:eastAsia="Times New Roman" w:hAnsi="Verdana" w:cs="Times New Roman"/>
          <w:sz w:val="19"/>
          <w:szCs w:val="19"/>
        </w:rPr>
        <w:t>ductive interactions and prompt</w:t>
      </w:r>
      <w:r w:rsidR="00284A12" w:rsidRPr="003D1F31">
        <w:rPr>
          <w:rFonts w:ascii="Verdana" w:eastAsia="Times New Roman" w:hAnsi="Verdana" w:cs="Times New Roman"/>
          <w:sz w:val="19"/>
          <w:szCs w:val="19"/>
        </w:rPr>
        <w:t xml:space="preserve"> researchers to</w:t>
      </w:r>
      <w:r w:rsidRPr="003D1F31">
        <w:rPr>
          <w:rFonts w:ascii="Verdana" w:eastAsia="Times New Roman" w:hAnsi="Verdana" w:cs="Times New Roman"/>
          <w:sz w:val="19"/>
          <w:szCs w:val="19"/>
        </w:rPr>
        <w:t xml:space="preserve"> find a work-around, e.g. by</w:t>
      </w:r>
      <w:r w:rsidR="000F7FDD" w:rsidRPr="003D1F31">
        <w:rPr>
          <w:rFonts w:ascii="Verdana" w:eastAsia="Times New Roman" w:hAnsi="Verdana" w:cs="Times New Roman"/>
          <w:sz w:val="19"/>
          <w:szCs w:val="19"/>
        </w:rPr>
        <w:t xml:space="preserve"> </w:t>
      </w:r>
      <w:r w:rsidR="00284A12" w:rsidRPr="003D1F31">
        <w:rPr>
          <w:rFonts w:ascii="Verdana" w:eastAsia="Times New Roman" w:hAnsi="Verdana" w:cs="Times New Roman"/>
          <w:sz w:val="19"/>
          <w:szCs w:val="19"/>
        </w:rPr>
        <w:t>talking to an NG</w:t>
      </w:r>
      <w:r w:rsidRPr="003D1F31">
        <w:rPr>
          <w:rFonts w:ascii="Verdana" w:eastAsia="Times New Roman" w:hAnsi="Verdana" w:cs="Times New Roman"/>
          <w:sz w:val="19"/>
          <w:szCs w:val="19"/>
        </w:rPr>
        <w:t xml:space="preserve">O instead of </w:t>
      </w:r>
      <w:r w:rsidR="000F7FDD" w:rsidRPr="003D1F31">
        <w:rPr>
          <w:rFonts w:ascii="Verdana" w:eastAsia="Times New Roman" w:hAnsi="Verdana" w:cs="Times New Roman"/>
          <w:sz w:val="19"/>
          <w:szCs w:val="19"/>
        </w:rPr>
        <w:t>the public</w:t>
      </w:r>
      <w:r w:rsidRPr="003D1F31">
        <w:rPr>
          <w:rFonts w:ascii="Verdana" w:eastAsia="Times New Roman" w:hAnsi="Verdana" w:cs="Times New Roman"/>
          <w:sz w:val="19"/>
          <w:szCs w:val="19"/>
        </w:rPr>
        <w:t xml:space="preserve"> administration</w:t>
      </w:r>
      <w:r w:rsidR="00284A12" w:rsidRPr="003D1F31">
        <w:rPr>
          <w:rFonts w:ascii="Verdana" w:eastAsia="Times New Roman" w:hAnsi="Verdana" w:cs="Times New Roman"/>
          <w:sz w:val="19"/>
          <w:szCs w:val="19"/>
        </w:rPr>
        <w:t xml:space="preserve"> to reach their goal. In particular, in political and legal research, practices and norms are highly dependent on political interests and political majorities, which can also fluctuate over the course of one research project.</w:t>
      </w:r>
    </w:p>
    <w:p w14:paraId="4A36820E" w14:textId="77777777" w:rsidR="00284A12" w:rsidRPr="003D1F31" w:rsidRDefault="00284A12" w:rsidP="00744110">
      <w:pPr>
        <w:spacing w:line="276" w:lineRule="auto"/>
        <w:ind w:left="348"/>
        <w:jc w:val="both"/>
        <w:rPr>
          <w:rFonts w:ascii="Verdana" w:eastAsia="Times New Roman" w:hAnsi="Verdana" w:cs="Times New Roman"/>
          <w:sz w:val="19"/>
          <w:szCs w:val="19"/>
        </w:rPr>
      </w:pPr>
    </w:p>
    <w:p w14:paraId="2828414F" w14:textId="0DBAE1E9" w:rsidR="00284A12" w:rsidRPr="003D1F31" w:rsidRDefault="00284A12" w:rsidP="00744110">
      <w:pPr>
        <w:pStyle w:val="ListParagraph"/>
        <w:numPr>
          <w:ilvl w:val="0"/>
          <w:numId w:val="75"/>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Different practices in using results:</w:t>
      </w:r>
      <w:r w:rsidRPr="003D1F31">
        <w:rPr>
          <w:rFonts w:ascii="Verdana" w:eastAsia="Times New Roman" w:hAnsi="Verdana" w:cs="Times New Roman"/>
          <w:sz w:val="19"/>
          <w:szCs w:val="19"/>
        </w:rPr>
        <w:t xml:space="preserve"> While researchers are encouraged (by SN</w:t>
      </w:r>
      <w:r w:rsidR="000B2F24"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their university, and the whole of the scientific community) to publish a lot and </w:t>
      </w:r>
      <w:r w:rsidR="000B2F24" w:rsidRPr="003D1F31">
        <w:rPr>
          <w:rFonts w:ascii="Verdana" w:eastAsia="Times New Roman" w:hAnsi="Verdana" w:cs="Times New Roman"/>
          <w:sz w:val="19"/>
          <w:szCs w:val="19"/>
        </w:rPr>
        <w:t>in particular</w:t>
      </w:r>
      <w:r w:rsidR="000F7FDD" w:rsidRPr="003D1F31">
        <w:rPr>
          <w:rFonts w:ascii="Verdana" w:eastAsia="Times New Roman" w:hAnsi="Verdana" w:cs="Times New Roman"/>
          <w:sz w:val="19"/>
          <w:szCs w:val="19"/>
        </w:rPr>
        <w:t xml:space="preserve"> in</w:t>
      </w:r>
      <w:r w:rsidRPr="003D1F31">
        <w:rPr>
          <w:rFonts w:ascii="Verdana" w:eastAsia="Times New Roman" w:hAnsi="Verdana" w:cs="Times New Roman"/>
          <w:sz w:val="19"/>
          <w:szCs w:val="19"/>
        </w:rPr>
        <w:t xml:space="preserve"> open access</w:t>
      </w:r>
      <w:r w:rsidR="000F7FDD" w:rsidRPr="003D1F31">
        <w:rPr>
          <w:rFonts w:ascii="Verdana" w:eastAsia="Times New Roman" w:hAnsi="Verdana" w:cs="Times New Roman"/>
          <w:sz w:val="19"/>
          <w:szCs w:val="19"/>
        </w:rPr>
        <w:t xml:space="preserve"> formats</w:t>
      </w:r>
      <w:r w:rsidRPr="003D1F31">
        <w:rPr>
          <w:rFonts w:ascii="Verdana" w:eastAsia="Times New Roman" w:hAnsi="Verdana" w:cs="Times New Roman"/>
          <w:sz w:val="19"/>
          <w:szCs w:val="19"/>
        </w:rPr>
        <w:t xml:space="preserve">, this is disadvantageous for industry partners, who </w:t>
      </w:r>
      <w:r w:rsidR="007026F1">
        <w:rPr>
          <w:rFonts w:ascii="Verdana" w:eastAsia="Times New Roman" w:hAnsi="Verdana" w:cs="Times New Roman"/>
          <w:sz w:val="19"/>
          <w:szCs w:val="19"/>
        </w:rPr>
        <w:t>aim</w:t>
      </w:r>
      <w:r w:rsidRPr="003D1F31">
        <w:rPr>
          <w:rFonts w:ascii="Verdana" w:eastAsia="Times New Roman" w:hAnsi="Verdana" w:cs="Times New Roman"/>
          <w:sz w:val="19"/>
          <w:szCs w:val="19"/>
        </w:rPr>
        <w:t xml:space="preserve"> to protect a result and keep it to themselves in order to profit from it. </w:t>
      </w:r>
    </w:p>
    <w:p w14:paraId="2B5E2E98" w14:textId="77777777" w:rsidR="00284A12" w:rsidRPr="003D1F31" w:rsidRDefault="00284A12" w:rsidP="00284A12">
      <w:pPr>
        <w:spacing w:line="276" w:lineRule="auto"/>
        <w:ind w:left="348"/>
        <w:jc w:val="both"/>
        <w:rPr>
          <w:rFonts w:ascii="Verdana" w:eastAsia="Times New Roman" w:hAnsi="Verdana" w:cs="Times New Roman"/>
          <w:sz w:val="19"/>
          <w:szCs w:val="19"/>
        </w:rPr>
      </w:pPr>
    </w:p>
    <w:p w14:paraId="572E4E37" w14:textId="6E14591F" w:rsidR="00284A12" w:rsidRPr="003D1F31" w:rsidRDefault="007026F1" w:rsidP="00744110">
      <w:pPr>
        <w:pStyle w:val="ListParagraph"/>
        <w:numPr>
          <w:ilvl w:val="0"/>
          <w:numId w:val="75"/>
        </w:numPr>
        <w:spacing w:after="120" w:line="276" w:lineRule="auto"/>
        <w:jc w:val="both"/>
        <w:rPr>
          <w:rFonts w:ascii="Verdana" w:eastAsia="Times New Roman" w:hAnsi="Verdana" w:cs="Times New Roman"/>
          <w:sz w:val="19"/>
          <w:szCs w:val="19"/>
        </w:rPr>
      </w:pPr>
      <w:r>
        <w:rPr>
          <w:rFonts w:ascii="Verdana" w:eastAsia="Times New Roman" w:hAnsi="Verdana" w:cs="Times New Roman"/>
          <w:sz w:val="19"/>
          <w:szCs w:val="19"/>
        </w:rPr>
        <w:t xml:space="preserve">Sometimes practice partners seem to get the feeling that researchers are </w:t>
      </w:r>
      <w:r w:rsidR="00284A12" w:rsidRPr="003D1F31">
        <w:rPr>
          <w:rFonts w:ascii="Verdana" w:eastAsia="Times New Roman" w:hAnsi="Verdana" w:cs="Times New Roman"/>
          <w:b/>
          <w:sz w:val="19"/>
          <w:szCs w:val="19"/>
        </w:rPr>
        <w:t xml:space="preserve">criticising </w:t>
      </w:r>
      <w:r>
        <w:rPr>
          <w:rFonts w:ascii="Verdana" w:eastAsia="Times New Roman" w:hAnsi="Verdana" w:cs="Times New Roman"/>
          <w:b/>
          <w:sz w:val="19"/>
          <w:szCs w:val="19"/>
        </w:rPr>
        <w:t xml:space="preserve">their </w:t>
      </w:r>
      <w:r w:rsidRPr="007026F1">
        <w:rPr>
          <w:rFonts w:ascii="Verdana" w:eastAsia="Times New Roman" w:hAnsi="Verdana" w:cs="Times New Roman"/>
          <w:b/>
          <w:sz w:val="19"/>
          <w:szCs w:val="19"/>
        </w:rPr>
        <w:t>practices</w:t>
      </w:r>
      <w:r>
        <w:rPr>
          <w:rFonts w:ascii="Verdana" w:eastAsia="Times New Roman" w:hAnsi="Verdana" w:cs="Times New Roman"/>
          <w:sz w:val="19"/>
          <w:szCs w:val="19"/>
        </w:rPr>
        <w:t xml:space="preserve"> simply by investigating these practices, </w:t>
      </w:r>
      <w:r w:rsidR="00284A12" w:rsidRPr="007026F1">
        <w:rPr>
          <w:rFonts w:ascii="Verdana" w:eastAsia="Times New Roman" w:hAnsi="Verdana" w:cs="Times New Roman"/>
          <w:sz w:val="19"/>
          <w:szCs w:val="19"/>
        </w:rPr>
        <w:t>which</w:t>
      </w:r>
      <w:r w:rsidR="00284A12" w:rsidRPr="003D1F31">
        <w:rPr>
          <w:rFonts w:ascii="Verdana" w:eastAsia="Times New Roman" w:hAnsi="Verdana" w:cs="Times New Roman"/>
          <w:sz w:val="19"/>
          <w:szCs w:val="19"/>
        </w:rPr>
        <w:t xml:space="preserve"> can result in conflict. This is particularly difficult as researchers often depend on existing practice contacts to gain access to </w:t>
      </w:r>
      <w:r>
        <w:rPr>
          <w:rFonts w:ascii="Verdana" w:eastAsia="Times New Roman" w:hAnsi="Verdana" w:cs="Times New Roman"/>
          <w:sz w:val="19"/>
          <w:szCs w:val="19"/>
        </w:rPr>
        <w:t>the field</w:t>
      </w:r>
      <w:r w:rsidR="00284A12" w:rsidRPr="003D1F31">
        <w:rPr>
          <w:rFonts w:ascii="Verdana" w:eastAsia="Times New Roman" w:hAnsi="Verdana" w:cs="Times New Roman"/>
          <w:sz w:val="19"/>
          <w:szCs w:val="19"/>
        </w:rPr>
        <w:t xml:space="preserve"> and</w:t>
      </w:r>
      <w:r>
        <w:rPr>
          <w:rFonts w:ascii="Verdana" w:eastAsia="Times New Roman" w:hAnsi="Verdana" w:cs="Times New Roman"/>
          <w:sz w:val="19"/>
          <w:szCs w:val="19"/>
        </w:rPr>
        <w:t xml:space="preserve"> to certain gatekeeper institutions. Thus, they could become reluctant in</w:t>
      </w:r>
      <w:r w:rsidR="00284A12" w:rsidRPr="003D1F31">
        <w:rPr>
          <w:rFonts w:ascii="Verdana" w:eastAsia="Times New Roman" w:hAnsi="Verdana" w:cs="Times New Roman"/>
          <w:sz w:val="19"/>
          <w:szCs w:val="19"/>
        </w:rPr>
        <w:t xml:space="preserve"> </w:t>
      </w:r>
      <w:r>
        <w:rPr>
          <w:rFonts w:ascii="Verdana" w:eastAsia="Times New Roman" w:hAnsi="Verdana" w:cs="Times New Roman"/>
          <w:sz w:val="19"/>
          <w:szCs w:val="19"/>
        </w:rPr>
        <w:t>challenging</w:t>
      </w:r>
      <w:r w:rsidR="00284A12" w:rsidRPr="003D1F31">
        <w:rPr>
          <w:rFonts w:ascii="Verdana" w:eastAsia="Times New Roman" w:hAnsi="Verdana" w:cs="Times New Roman"/>
          <w:sz w:val="19"/>
          <w:szCs w:val="19"/>
        </w:rPr>
        <w:t xml:space="preserve"> their practice partners. </w:t>
      </w:r>
      <w:r>
        <w:rPr>
          <w:rFonts w:ascii="Verdana" w:eastAsia="Times New Roman" w:hAnsi="Verdana" w:cs="Times New Roman"/>
          <w:sz w:val="19"/>
          <w:szCs w:val="19"/>
        </w:rPr>
        <w:t>To maintain</w:t>
      </w:r>
      <w:r w:rsidR="00284A12" w:rsidRPr="003D1F31">
        <w:rPr>
          <w:rFonts w:ascii="Verdana" w:eastAsia="Times New Roman" w:hAnsi="Verdana" w:cs="Times New Roman"/>
          <w:sz w:val="19"/>
          <w:szCs w:val="19"/>
        </w:rPr>
        <w:t xml:space="preserve"> balance between doing rigorous and independent research and keeping contacts for further studies </w:t>
      </w:r>
      <w:r w:rsidR="000B2F24" w:rsidRPr="003D1F31">
        <w:rPr>
          <w:rFonts w:ascii="Verdana" w:eastAsia="Times New Roman" w:hAnsi="Verdana" w:cs="Times New Roman"/>
          <w:sz w:val="19"/>
          <w:szCs w:val="19"/>
        </w:rPr>
        <w:t>was</w:t>
      </w:r>
      <w:r w:rsidR="00284A12" w:rsidRPr="003D1F31">
        <w:rPr>
          <w:rFonts w:ascii="Verdana" w:eastAsia="Times New Roman" w:hAnsi="Verdana" w:cs="Times New Roman"/>
          <w:sz w:val="19"/>
          <w:szCs w:val="19"/>
        </w:rPr>
        <w:t xml:space="preserve"> experienced as challenging by some</w:t>
      </w:r>
      <w:r>
        <w:rPr>
          <w:rFonts w:ascii="Verdana" w:eastAsia="Times New Roman" w:hAnsi="Verdana" w:cs="Times New Roman"/>
          <w:sz w:val="19"/>
          <w:szCs w:val="19"/>
        </w:rPr>
        <w:t xml:space="preserve"> interviewed PIs</w:t>
      </w:r>
      <w:r w:rsidR="00284A12" w:rsidRPr="003D1F31">
        <w:rPr>
          <w:rFonts w:ascii="Verdana" w:eastAsia="Times New Roman" w:hAnsi="Verdana" w:cs="Times New Roman"/>
          <w:sz w:val="19"/>
          <w:szCs w:val="19"/>
        </w:rPr>
        <w:t>.</w:t>
      </w:r>
    </w:p>
    <w:p w14:paraId="267B7B62" w14:textId="77777777" w:rsidR="00284A12" w:rsidRPr="003D1F31" w:rsidRDefault="00284A12" w:rsidP="000B2F24">
      <w:pPr>
        <w:spacing w:after="0" w:line="276" w:lineRule="auto"/>
        <w:jc w:val="both"/>
        <w:rPr>
          <w:rFonts w:ascii="Verdana" w:eastAsia="Times New Roman" w:hAnsi="Verdana" w:cs="Times New Roman"/>
          <w:sz w:val="16"/>
          <w:szCs w:val="16"/>
        </w:rPr>
      </w:pPr>
    </w:p>
    <w:p w14:paraId="6A392B8D" w14:textId="77777777" w:rsidR="00284A12" w:rsidRPr="003D1F31" w:rsidRDefault="00284A12" w:rsidP="000B2F24">
      <w:pPr>
        <w:pStyle w:val="ListParagraph"/>
        <w:spacing w:line="276" w:lineRule="auto"/>
        <w:ind w:left="0"/>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“There's this feeling of someone stepping on their toes, pointing out what was wrong.” Interviewee 4</w:t>
      </w:r>
    </w:p>
    <w:p w14:paraId="2E48AEF8" w14:textId="77777777" w:rsidR="00284A12" w:rsidRPr="003D1F31" w:rsidRDefault="00284A12" w:rsidP="00284A12">
      <w:pPr>
        <w:pStyle w:val="ListParagraph"/>
        <w:spacing w:line="276" w:lineRule="auto"/>
        <w:ind w:left="708"/>
        <w:jc w:val="both"/>
        <w:rPr>
          <w:rFonts w:ascii="Verdana" w:eastAsia="Times New Roman" w:hAnsi="Verdana" w:cs="Times New Roman"/>
          <w:i/>
          <w:iCs/>
          <w:sz w:val="19"/>
          <w:szCs w:val="19"/>
        </w:rPr>
      </w:pPr>
    </w:p>
    <w:p w14:paraId="356D2567" w14:textId="024BE9F2" w:rsidR="00284A12" w:rsidRPr="003D1F31" w:rsidRDefault="00284A12" w:rsidP="00744110">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Different priorities, interests and perspectives: </w:t>
      </w:r>
      <w:r w:rsidRPr="003D1F31">
        <w:rPr>
          <w:rFonts w:ascii="Verdana" w:eastAsia="Times New Roman" w:hAnsi="Verdana" w:cs="Times New Roman"/>
          <w:sz w:val="19"/>
          <w:szCs w:val="19"/>
        </w:rPr>
        <w:t xml:space="preserve">When interacting with non-academic practice partners and contacts, </w:t>
      </w:r>
      <w:r w:rsidR="007026F1">
        <w:rPr>
          <w:rFonts w:ascii="Verdana" w:eastAsia="Times New Roman" w:hAnsi="Verdana" w:cs="Times New Roman"/>
          <w:sz w:val="19"/>
          <w:szCs w:val="19"/>
        </w:rPr>
        <w:t>interviewed PIs were</w:t>
      </w:r>
      <w:r w:rsidRPr="003D1F31">
        <w:rPr>
          <w:rFonts w:ascii="Verdana" w:eastAsia="Times New Roman" w:hAnsi="Verdana" w:cs="Times New Roman"/>
          <w:sz w:val="19"/>
          <w:szCs w:val="19"/>
        </w:rPr>
        <w:t xml:space="preserve"> confronted with many different expectations of what their research should achieve. The scientific aspect of producing and disseminating knowledge can easily collide with the interests of practitioners, the industry, or the media, which sometimes are detrimental to rigorous scientific process</w:t>
      </w:r>
      <w:r w:rsidR="000B2F24" w:rsidRPr="003D1F31">
        <w:rPr>
          <w:rFonts w:ascii="Verdana" w:eastAsia="Times New Roman" w:hAnsi="Verdana" w:cs="Times New Roman"/>
          <w:sz w:val="19"/>
          <w:szCs w:val="19"/>
        </w:rPr>
        <w:t>es</w:t>
      </w:r>
      <w:r w:rsidRPr="003D1F31">
        <w:rPr>
          <w:rFonts w:ascii="Verdana" w:eastAsia="Times New Roman" w:hAnsi="Verdana" w:cs="Times New Roman"/>
          <w:sz w:val="19"/>
          <w:szCs w:val="19"/>
        </w:rPr>
        <w:t>.</w:t>
      </w:r>
      <w:r w:rsidR="00B912D6" w:rsidRPr="003D1F31">
        <w:rPr>
          <w:rFonts w:ascii="Verdana" w:eastAsia="Times New Roman" w:hAnsi="Verdana" w:cs="Times New Roman"/>
          <w:sz w:val="19"/>
          <w:szCs w:val="19"/>
        </w:rPr>
        <w:t xml:space="preserve"> </w:t>
      </w:r>
      <w:r w:rsidR="007026F1">
        <w:rPr>
          <w:rFonts w:ascii="Verdana" w:eastAsia="Times New Roman" w:hAnsi="Verdana" w:cs="Times New Roman"/>
          <w:sz w:val="19"/>
          <w:szCs w:val="19"/>
        </w:rPr>
        <w:t>We</w:t>
      </w:r>
      <w:r w:rsidR="00B912D6" w:rsidRPr="003D1F31">
        <w:rPr>
          <w:rFonts w:ascii="Verdana" w:eastAsia="Times New Roman" w:hAnsi="Verdana" w:cs="Times New Roman"/>
          <w:sz w:val="19"/>
          <w:szCs w:val="19"/>
        </w:rPr>
        <w:t xml:space="preserve"> identified several areas of (potential and sometimes real) conflict of interests:</w:t>
      </w:r>
    </w:p>
    <w:p w14:paraId="4950267C" w14:textId="137C29D7" w:rsidR="00284A12" w:rsidRPr="003D1F31" w:rsidRDefault="00284A12" w:rsidP="00B912D6">
      <w:pPr>
        <w:pStyle w:val="ListParagraph"/>
        <w:numPr>
          <w:ilvl w:val="0"/>
          <w:numId w:val="77"/>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Producing knowledge vs. solving practical problems:</w:t>
      </w:r>
      <w:r w:rsidRPr="003D1F31">
        <w:rPr>
          <w:rFonts w:ascii="Verdana" w:eastAsia="Times New Roman" w:hAnsi="Verdana" w:cs="Times New Roman"/>
          <w:sz w:val="19"/>
          <w:szCs w:val="19"/>
        </w:rPr>
        <w:t xml:space="preserve"> Researchers and practice partners often have different interests. Researchers want to focus on research, while practice partners want to solve their problems. Research takes a lo</w:t>
      </w:r>
      <w:r w:rsidR="000B2F24" w:rsidRPr="003D1F31">
        <w:rPr>
          <w:rFonts w:ascii="Verdana" w:eastAsia="Times New Roman" w:hAnsi="Verdana" w:cs="Times New Roman"/>
          <w:sz w:val="19"/>
          <w:szCs w:val="19"/>
        </w:rPr>
        <w:t>ng time, is meticulous, and it is often</w:t>
      </w:r>
      <w:r w:rsidRPr="003D1F31">
        <w:rPr>
          <w:rFonts w:ascii="Verdana" w:eastAsia="Times New Roman" w:hAnsi="Verdana" w:cs="Times New Roman"/>
          <w:sz w:val="19"/>
          <w:szCs w:val="19"/>
        </w:rPr>
        <w:t xml:space="preserve"> unclear whether it will actually result in anything useful as the primary purpose of research is to produce knowledge</w:t>
      </w:r>
      <w:r w:rsidR="000B2F24" w:rsidRPr="003D1F31">
        <w:rPr>
          <w:rFonts w:ascii="Verdana" w:eastAsia="Times New Roman" w:hAnsi="Verdana" w:cs="Times New Roman"/>
          <w:sz w:val="19"/>
          <w:szCs w:val="19"/>
        </w:rPr>
        <w:t xml:space="preserve"> (also knowledge about things that do not work)</w:t>
      </w:r>
      <w:r w:rsidRPr="003D1F31">
        <w:rPr>
          <w:rFonts w:ascii="Verdana" w:eastAsia="Times New Roman" w:hAnsi="Verdana" w:cs="Times New Roman"/>
          <w:sz w:val="19"/>
          <w:szCs w:val="19"/>
        </w:rPr>
        <w:t xml:space="preserve">. Practice partners often have the expectation that research can solve their current problems </w:t>
      </w:r>
      <w:r w:rsidR="000B2F24" w:rsidRPr="003D1F31">
        <w:rPr>
          <w:rFonts w:ascii="Verdana" w:eastAsia="Times New Roman" w:hAnsi="Verdana" w:cs="Times New Roman"/>
          <w:sz w:val="19"/>
          <w:szCs w:val="19"/>
        </w:rPr>
        <w:t>by providing</w:t>
      </w:r>
      <w:r w:rsidRPr="003D1F31">
        <w:rPr>
          <w:rFonts w:ascii="Verdana" w:eastAsia="Times New Roman" w:hAnsi="Verdana" w:cs="Times New Roman"/>
          <w:sz w:val="19"/>
          <w:szCs w:val="19"/>
        </w:rPr>
        <w:t xml:space="preserve"> </w:t>
      </w:r>
      <w:r w:rsidR="000B2F24" w:rsidRPr="003D1F31">
        <w:rPr>
          <w:rFonts w:ascii="Verdana" w:eastAsia="Times New Roman" w:hAnsi="Verdana" w:cs="Times New Roman"/>
          <w:sz w:val="19"/>
          <w:szCs w:val="19"/>
        </w:rPr>
        <w:t>specific</w:t>
      </w:r>
      <w:r w:rsidRPr="003D1F31">
        <w:rPr>
          <w:rFonts w:ascii="Verdana" w:eastAsia="Times New Roman" w:hAnsi="Verdana" w:cs="Times New Roman"/>
          <w:sz w:val="19"/>
          <w:szCs w:val="19"/>
        </w:rPr>
        <w:t xml:space="preserve"> solutions. This can result in a mismatch of expectations. In addition, the problems researchers identify in their projects might differ from what practitioners experience as problems, </w:t>
      </w:r>
      <w:r w:rsidR="000B2F24" w:rsidRPr="003D1F31">
        <w:rPr>
          <w:rFonts w:ascii="Verdana" w:eastAsia="Times New Roman" w:hAnsi="Verdana" w:cs="Times New Roman"/>
          <w:sz w:val="19"/>
          <w:szCs w:val="19"/>
        </w:rPr>
        <w:t>which can also lead</w:t>
      </w:r>
      <w:r w:rsidRPr="003D1F31">
        <w:rPr>
          <w:rFonts w:ascii="Verdana" w:eastAsia="Times New Roman" w:hAnsi="Verdana" w:cs="Times New Roman"/>
          <w:sz w:val="19"/>
          <w:szCs w:val="19"/>
        </w:rPr>
        <w:t xml:space="preserve"> to </w:t>
      </w:r>
      <w:r w:rsidR="000B2F24" w:rsidRPr="003D1F31">
        <w:rPr>
          <w:rFonts w:ascii="Verdana" w:eastAsia="Times New Roman" w:hAnsi="Verdana" w:cs="Times New Roman"/>
          <w:sz w:val="19"/>
          <w:szCs w:val="19"/>
        </w:rPr>
        <w:t>the</w:t>
      </w:r>
      <w:r w:rsidRPr="003D1F31">
        <w:rPr>
          <w:rFonts w:ascii="Verdana" w:eastAsia="Times New Roman" w:hAnsi="Verdana" w:cs="Times New Roman"/>
          <w:sz w:val="19"/>
          <w:szCs w:val="19"/>
        </w:rPr>
        <w:t xml:space="preserve"> rejection of results. Convincing practitioners of scientific results that are not in line with their everyday experience is a challenge.</w:t>
      </w:r>
    </w:p>
    <w:p w14:paraId="22E13DB6" w14:textId="77777777" w:rsidR="00284A12" w:rsidRPr="003D1F31" w:rsidRDefault="00284A12" w:rsidP="00284A12">
      <w:pPr>
        <w:spacing w:after="120"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lastRenderedPageBreak/>
        <w:t>“[…]  the expectation, an excessive expectation of research, that it can solve problems that research doesn't actually solve at all, because it primarily produces knowledge.” Interviewee 9</w:t>
      </w:r>
    </w:p>
    <w:p w14:paraId="1C047EE7" w14:textId="0E9DC13C" w:rsidR="00284A12" w:rsidRPr="003D1F31" w:rsidRDefault="00284A12" w:rsidP="00B912D6">
      <w:pPr>
        <w:pStyle w:val="ListParagraph"/>
        <w:numPr>
          <w:ilvl w:val="0"/>
          <w:numId w:val="7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 xml:space="preserve">Producing knowledge vs. making profit: </w:t>
      </w:r>
      <w:r w:rsidRPr="003D1F31">
        <w:rPr>
          <w:rFonts w:ascii="Verdana" w:eastAsia="Times New Roman" w:hAnsi="Verdana" w:cs="Times New Roman"/>
          <w:sz w:val="19"/>
          <w:szCs w:val="19"/>
        </w:rPr>
        <w:t xml:space="preserve">Similarly, researchers and practice partners from industry </w:t>
      </w:r>
      <w:r w:rsidR="000B2F24" w:rsidRPr="003D1F31">
        <w:rPr>
          <w:rFonts w:ascii="Verdana" w:eastAsia="Times New Roman" w:hAnsi="Verdana" w:cs="Times New Roman"/>
          <w:sz w:val="19"/>
          <w:szCs w:val="19"/>
        </w:rPr>
        <w:t xml:space="preserve">sometimes </w:t>
      </w:r>
      <w:r w:rsidRPr="003D1F31">
        <w:rPr>
          <w:rFonts w:ascii="Verdana" w:eastAsia="Times New Roman" w:hAnsi="Verdana" w:cs="Times New Roman"/>
          <w:sz w:val="19"/>
          <w:szCs w:val="19"/>
        </w:rPr>
        <w:t>differ in their interests</w:t>
      </w:r>
      <w:r w:rsidR="000B2F24" w:rsidRPr="003D1F31">
        <w:rPr>
          <w:rFonts w:ascii="Verdana" w:eastAsia="Times New Roman" w:hAnsi="Verdana" w:cs="Times New Roman"/>
          <w:sz w:val="19"/>
          <w:szCs w:val="19"/>
        </w:rPr>
        <w:t>. Since i</w:t>
      </w:r>
      <w:r w:rsidRPr="003D1F31">
        <w:rPr>
          <w:rFonts w:ascii="Verdana" w:eastAsia="Times New Roman" w:hAnsi="Verdana" w:cs="Times New Roman"/>
          <w:sz w:val="19"/>
          <w:szCs w:val="19"/>
        </w:rPr>
        <w:t>ndustry partners focus on getting a product ready for market entry</w:t>
      </w:r>
      <w:r w:rsidR="000B2F24" w:rsidRPr="003D1F31">
        <w:rPr>
          <w:rFonts w:ascii="Verdana" w:eastAsia="Times New Roman" w:hAnsi="Verdana" w:cs="Times New Roman"/>
          <w:sz w:val="19"/>
          <w:szCs w:val="19"/>
        </w:rPr>
        <w:t xml:space="preserve"> and making a profit, t</w:t>
      </w:r>
      <w:r w:rsidRPr="003D1F31">
        <w:rPr>
          <w:rFonts w:ascii="Verdana" w:eastAsia="Times New Roman" w:hAnsi="Verdana" w:cs="Times New Roman"/>
          <w:sz w:val="19"/>
          <w:szCs w:val="19"/>
        </w:rPr>
        <w:t xml:space="preserve">hey are more focused on certain usable parts of the project and not necessarily on the </w:t>
      </w:r>
      <w:r w:rsidR="00D33F9C">
        <w:rPr>
          <w:rFonts w:ascii="Verdana" w:eastAsia="Times New Roman" w:hAnsi="Verdana" w:cs="Times New Roman"/>
          <w:sz w:val="19"/>
          <w:szCs w:val="19"/>
        </w:rPr>
        <w:t xml:space="preserve">overall </w:t>
      </w:r>
      <w:r w:rsidRPr="003D1F31">
        <w:rPr>
          <w:rFonts w:ascii="Verdana" w:eastAsia="Times New Roman" w:hAnsi="Verdana" w:cs="Times New Roman"/>
          <w:sz w:val="19"/>
          <w:szCs w:val="19"/>
        </w:rPr>
        <w:t xml:space="preserve">research process. Additionally, they might </w:t>
      </w:r>
      <w:r w:rsidR="000B2F24" w:rsidRPr="003D1F31">
        <w:rPr>
          <w:rFonts w:ascii="Verdana" w:eastAsia="Times New Roman" w:hAnsi="Verdana" w:cs="Times New Roman"/>
          <w:sz w:val="19"/>
          <w:szCs w:val="19"/>
        </w:rPr>
        <w:t>differ in their conclusions</w:t>
      </w:r>
      <w:r w:rsidRPr="003D1F31">
        <w:rPr>
          <w:rFonts w:ascii="Verdana" w:eastAsia="Times New Roman" w:hAnsi="Verdana" w:cs="Times New Roman"/>
          <w:sz w:val="19"/>
          <w:szCs w:val="19"/>
        </w:rPr>
        <w:t xml:space="preserve"> and have different ideas of how to utilise the results.</w:t>
      </w:r>
    </w:p>
    <w:p w14:paraId="73853643" w14:textId="77777777" w:rsidR="00284A12" w:rsidRPr="003D1F31" w:rsidRDefault="00284A12" w:rsidP="00284A12">
      <w:pPr>
        <w:spacing w:after="120"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 think the main challenges for me was that we, me and my researcher, we were always thinking at the modelling level - let us say, how could these things better capture what we wanted to capture, while at the company level, if I remember, the interest was much more - how easily can we implement this, how fast they can go.” Interviewee 19</w:t>
      </w:r>
    </w:p>
    <w:p w14:paraId="3246E747" w14:textId="56A1FE36" w:rsidR="00284A12" w:rsidRPr="003D1F31" w:rsidRDefault="00284A12" w:rsidP="00B912D6">
      <w:pPr>
        <w:pStyle w:val="ListParagraph"/>
        <w:numPr>
          <w:ilvl w:val="0"/>
          <w:numId w:val="7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Producing new knowledge vs. sticking to own practice:</w:t>
      </w:r>
      <w:r w:rsidR="000B2F24" w:rsidRPr="003D1F31">
        <w:rPr>
          <w:rFonts w:ascii="Verdana" w:eastAsia="Times New Roman" w:hAnsi="Verdana" w:cs="Times New Roman"/>
          <w:b/>
          <w:sz w:val="19"/>
          <w:szCs w:val="19"/>
        </w:rPr>
        <w:t xml:space="preserve"> </w:t>
      </w:r>
      <w:r w:rsidR="000B2F24" w:rsidRPr="00D33F9C">
        <w:rPr>
          <w:rFonts w:ascii="Verdana" w:eastAsia="Times New Roman" w:hAnsi="Verdana" w:cs="Times New Roman"/>
          <w:sz w:val="19"/>
          <w:szCs w:val="19"/>
        </w:rPr>
        <w:t>P</w:t>
      </w:r>
      <w:r w:rsidRPr="00D33F9C">
        <w:rPr>
          <w:rFonts w:ascii="Verdana" w:eastAsia="Times New Roman" w:hAnsi="Verdana" w:cs="Times New Roman"/>
          <w:sz w:val="19"/>
          <w:szCs w:val="19"/>
        </w:rPr>
        <w:t>henomena</w:t>
      </w:r>
      <w:r w:rsidRPr="003D1F31">
        <w:rPr>
          <w:rFonts w:ascii="Verdana" w:eastAsia="Times New Roman" w:hAnsi="Verdana" w:cs="Times New Roman"/>
          <w:sz w:val="19"/>
          <w:szCs w:val="19"/>
        </w:rPr>
        <w:t xml:space="preserve"> investigated in research projects are </w:t>
      </w:r>
      <w:r w:rsidR="000B2F24" w:rsidRPr="003D1F31">
        <w:rPr>
          <w:rFonts w:ascii="Verdana" w:eastAsia="Times New Roman" w:hAnsi="Verdana" w:cs="Times New Roman"/>
          <w:sz w:val="19"/>
          <w:szCs w:val="19"/>
        </w:rPr>
        <w:t xml:space="preserve">often </w:t>
      </w:r>
      <w:r w:rsidRPr="003D1F31">
        <w:rPr>
          <w:rFonts w:ascii="Verdana" w:eastAsia="Times New Roman" w:hAnsi="Verdana" w:cs="Times New Roman"/>
          <w:sz w:val="19"/>
          <w:szCs w:val="19"/>
        </w:rPr>
        <w:t xml:space="preserve">complex and multi-faceted. Some of the </w:t>
      </w:r>
      <w:r w:rsidR="000B2F24"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encountered challenges in the communication with </w:t>
      </w:r>
      <w:r w:rsidR="000B2F24" w:rsidRPr="003D1F31">
        <w:rPr>
          <w:rFonts w:ascii="Verdana" w:eastAsia="Times New Roman" w:hAnsi="Verdana" w:cs="Times New Roman"/>
          <w:sz w:val="19"/>
          <w:szCs w:val="19"/>
        </w:rPr>
        <w:t xml:space="preserve">non-academic </w:t>
      </w:r>
      <w:r w:rsidRPr="003D1F31">
        <w:rPr>
          <w:rFonts w:ascii="Verdana" w:eastAsia="Times New Roman" w:hAnsi="Verdana" w:cs="Times New Roman"/>
          <w:sz w:val="19"/>
          <w:szCs w:val="19"/>
        </w:rPr>
        <w:t>partners</w:t>
      </w:r>
      <w:r w:rsidR="000B2F24" w:rsidRPr="003D1F31">
        <w:rPr>
          <w:rFonts w:ascii="Verdana" w:eastAsia="Times New Roman" w:hAnsi="Verdana" w:cs="Times New Roman"/>
          <w:sz w:val="19"/>
          <w:szCs w:val="19"/>
        </w:rPr>
        <w:t>, especially</w:t>
      </w:r>
      <w:r w:rsidRPr="003D1F31">
        <w:rPr>
          <w:rFonts w:ascii="Verdana" w:eastAsia="Times New Roman" w:hAnsi="Verdana" w:cs="Times New Roman"/>
          <w:sz w:val="19"/>
          <w:szCs w:val="19"/>
        </w:rPr>
        <w:t xml:space="preserve"> when they were not interested in experiencing new facets of the phenomenon at study but rather stuck to their area of expertise or were discussing the phenomenon from a perspective irrelevant to the researcher. Some of the </w:t>
      </w:r>
      <w:r w:rsidR="000B2F24" w:rsidRPr="003D1F31">
        <w:rPr>
          <w:rFonts w:ascii="Verdana" w:eastAsia="Times New Roman" w:hAnsi="Verdana" w:cs="Times New Roman"/>
          <w:sz w:val="19"/>
          <w:szCs w:val="19"/>
        </w:rPr>
        <w:t>interviewees</w:t>
      </w:r>
      <w:r w:rsidRPr="003D1F31">
        <w:rPr>
          <w:rFonts w:ascii="Verdana" w:eastAsia="Times New Roman" w:hAnsi="Verdana" w:cs="Times New Roman"/>
          <w:sz w:val="19"/>
          <w:szCs w:val="19"/>
        </w:rPr>
        <w:t xml:space="preserve"> experienced a certain unwillingness of those </w:t>
      </w:r>
      <w:r w:rsidR="000B2F24" w:rsidRPr="003D1F31">
        <w:rPr>
          <w:rFonts w:ascii="Verdana" w:eastAsia="Times New Roman" w:hAnsi="Verdana" w:cs="Times New Roman"/>
          <w:sz w:val="19"/>
          <w:szCs w:val="19"/>
        </w:rPr>
        <w:t xml:space="preserve">non-academic </w:t>
      </w:r>
      <w:r w:rsidRPr="003D1F31">
        <w:rPr>
          <w:rFonts w:ascii="Verdana" w:eastAsia="Times New Roman" w:hAnsi="Verdana" w:cs="Times New Roman"/>
          <w:sz w:val="19"/>
          <w:szCs w:val="19"/>
        </w:rPr>
        <w:t xml:space="preserve">partners in engaging in a discussion about new insights </w:t>
      </w:r>
      <w:r w:rsidR="000B2F24" w:rsidRPr="003D1F31">
        <w:rPr>
          <w:rFonts w:ascii="Verdana" w:eastAsia="Times New Roman" w:hAnsi="Verdana" w:cs="Times New Roman"/>
          <w:sz w:val="19"/>
          <w:szCs w:val="19"/>
        </w:rPr>
        <w:t>concerning a specific</w:t>
      </w:r>
      <w:r w:rsidRPr="003D1F31">
        <w:rPr>
          <w:rFonts w:ascii="Verdana" w:eastAsia="Times New Roman" w:hAnsi="Verdana" w:cs="Times New Roman"/>
          <w:sz w:val="19"/>
          <w:szCs w:val="19"/>
        </w:rPr>
        <w:t xml:space="preserve"> topic. This reluctance might </w:t>
      </w:r>
      <w:r w:rsidR="00D33F9C">
        <w:rPr>
          <w:rFonts w:ascii="Verdana" w:eastAsia="Times New Roman" w:hAnsi="Verdana" w:cs="Times New Roman"/>
          <w:sz w:val="19"/>
          <w:szCs w:val="19"/>
        </w:rPr>
        <w:t>be caused by</w:t>
      </w:r>
      <w:r w:rsidRPr="003D1F31">
        <w:rPr>
          <w:rFonts w:ascii="Verdana" w:eastAsia="Times New Roman" w:hAnsi="Verdana" w:cs="Times New Roman"/>
          <w:sz w:val="19"/>
          <w:szCs w:val="19"/>
        </w:rPr>
        <w:t xml:space="preserve"> the effort it takes to include these new insights into practice: </w:t>
      </w:r>
      <w:r w:rsidR="00B912D6" w:rsidRPr="003D1F31">
        <w:rPr>
          <w:rFonts w:ascii="Verdana" w:eastAsia="Times New Roman" w:hAnsi="Verdana" w:cs="Times New Roman"/>
          <w:sz w:val="19"/>
          <w:szCs w:val="19"/>
        </w:rPr>
        <w:t>the new insights</w:t>
      </w:r>
      <w:r w:rsidRPr="003D1F31">
        <w:rPr>
          <w:rFonts w:ascii="Verdana" w:eastAsia="Times New Roman" w:hAnsi="Verdana" w:cs="Times New Roman"/>
          <w:sz w:val="19"/>
          <w:szCs w:val="19"/>
        </w:rPr>
        <w:t xml:space="preserve"> might require changing protocols and routines, but </w:t>
      </w:r>
      <w:r w:rsidR="00B912D6" w:rsidRPr="003D1F31">
        <w:rPr>
          <w:rFonts w:ascii="Verdana" w:eastAsia="Times New Roman" w:hAnsi="Verdana" w:cs="Times New Roman"/>
          <w:sz w:val="19"/>
          <w:szCs w:val="19"/>
        </w:rPr>
        <w:t>they</w:t>
      </w:r>
      <w:r w:rsidRPr="003D1F31">
        <w:rPr>
          <w:rFonts w:ascii="Verdana" w:eastAsia="Times New Roman" w:hAnsi="Verdana" w:cs="Times New Roman"/>
          <w:sz w:val="19"/>
          <w:szCs w:val="19"/>
        </w:rPr>
        <w:t xml:space="preserve"> might also take more time and </w:t>
      </w:r>
      <w:r w:rsidR="00B912D6" w:rsidRPr="003D1F31">
        <w:rPr>
          <w:rFonts w:ascii="Verdana" w:eastAsia="Times New Roman" w:hAnsi="Verdana" w:cs="Times New Roman"/>
          <w:sz w:val="19"/>
          <w:szCs w:val="19"/>
        </w:rPr>
        <w:t>investments of</w:t>
      </w:r>
      <w:r w:rsidRPr="003D1F31">
        <w:rPr>
          <w:rFonts w:ascii="Verdana" w:eastAsia="Times New Roman" w:hAnsi="Verdana" w:cs="Times New Roman"/>
          <w:sz w:val="19"/>
          <w:szCs w:val="19"/>
        </w:rPr>
        <w:t xml:space="preserve"> already scarce resources. </w:t>
      </w:r>
    </w:p>
    <w:p w14:paraId="65236BDA" w14:textId="77777777" w:rsidR="00284A12" w:rsidRPr="003D1F31" w:rsidRDefault="00284A12" w:rsidP="00284A12">
      <w:pPr>
        <w:spacing w:after="120"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“So, clinicians can be very reluctant to get into research issues, because they don't think that's their goal. They don't want to add preparatory time, they don't want to complicate clinical protocols.” Interviewee 7</w:t>
      </w:r>
    </w:p>
    <w:p w14:paraId="2393175F" w14:textId="1ED7EEE7" w:rsidR="00284A12" w:rsidRPr="003D1F31" w:rsidRDefault="00284A12" w:rsidP="00284A12">
      <w:pPr>
        <w:pStyle w:val="ListParagraph"/>
        <w:numPr>
          <w:ilvl w:val="0"/>
          <w:numId w:val="7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Being accurate vs. catchy headlines:</w:t>
      </w:r>
      <w:r w:rsidRPr="003D1F31">
        <w:rPr>
          <w:rFonts w:ascii="Verdana" w:eastAsia="Times New Roman" w:hAnsi="Verdana" w:cs="Times New Roman"/>
          <w:sz w:val="19"/>
          <w:szCs w:val="19"/>
        </w:rPr>
        <w:t xml:space="preserve"> Some of the </w:t>
      </w:r>
      <w:r w:rsidR="00B912D6"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were in contact with media representatives, e.g. journalists, who interviewed them. They </w:t>
      </w:r>
      <w:r w:rsidR="00B912D6" w:rsidRPr="003D1F31">
        <w:rPr>
          <w:rFonts w:ascii="Verdana" w:eastAsia="Times New Roman" w:hAnsi="Verdana" w:cs="Times New Roman"/>
          <w:sz w:val="19"/>
          <w:szCs w:val="19"/>
        </w:rPr>
        <w:t>reported</w:t>
      </w:r>
      <w:r w:rsidRPr="003D1F31">
        <w:rPr>
          <w:rFonts w:ascii="Verdana" w:eastAsia="Times New Roman" w:hAnsi="Verdana" w:cs="Times New Roman"/>
          <w:sz w:val="19"/>
          <w:szCs w:val="19"/>
        </w:rPr>
        <w:t xml:space="preserve"> that they aimed to present their research accurately and objectively, whereas journalists were </w:t>
      </w:r>
      <w:r w:rsidR="00B912D6" w:rsidRPr="003D1F31">
        <w:rPr>
          <w:rFonts w:ascii="Verdana" w:eastAsia="Times New Roman" w:hAnsi="Verdana" w:cs="Times New Roman"/>
          <w:sz w:val="19"/>
          <w:szCs w:val="19"/>
        </w:rPr>
        <w:t xml:space="preserve">allegedly </w:t>
      </w:r>
      <w:r w:rsidRPr="003D1F31">
        <w:rPr>
          <w:rFonts w:ascii="Verdana" w:eastAsia="Times New Roman" w:hAnsi="Verdana" w:cs="Times New Roman"/>
          <w:sz w:val="19"/>
          <w:szCs w:val="19"/>
        </w:rPr>
        <w:t xml:space="preserve">more interested in generating a catchy headline to spike interest. Particularly in research with vulnerable groups, </w:t>
      </w:r>
      <w:r w:rsidR="00B912D6"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were concerned that these would be exploited or put at risk in exchange for </w:t>
      </w:r>
      <w:r w:rsidR="00D33F9C">
        <w:rPr>
          <w:rFonts w:ascii="Verdana" w:eastAsia="Times New Roman" w:hAnsi="Verdana" w:cs="Times New Roman"/>
          <w:sz w:val="19"/>
          <w:szCs w:val="19"/>
        </w:rPr>
        <w:t>a catchy</w:t>
      </w:r>
      <w:r w:rsidRPr="003D1F31">
        <w:rPr>
          <w:rFonts w:ascii="Verdana" w:eastAsia="Times New Roman" w:hAnsi="Verdana" w:cs="Times New Roman"/>
          <w:sz w:val="19"/>
          <w:szCs w:val="19"/>
        </w:rPr>
        <w:t xml:space="preserve"> headline.</w:t>
      </w:r>
    </w:p>
    <w:p w14:paraId="5CF44F7B" w14:textId="77777777" w:rsidR="00284A12" w:rsidRPr="003D1F31" w:rsidRDefault="00284A12" w:rsidP="00284A12">
      <w:pPr>
        <w:spacing w:line="276" w:lineRule="auto"/>
        <w:ind w:left="348"/>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“It is clear to me that the newspapers have a certain way of reporting the news that is not necessarily convertible for us or should be.” Interviewee 10</w:t>
      </w:r>
    </w:p>
    <w:p w14:paraId="239A15D3" w14:textId="77777777" w:rsidR="00284A12" w:rsidRPr="003D1F31" w:rsidRDefault="00284A12" w:rsidP="00284A12">
      <w:pPr>
        <w:spacing w:line="276" w:lineRule="auto"/>
        <w:ind w:left="348"/>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“The media are of course looking for the catch, i.e. the headline they can make of it, that was / sometimes you have to swallow a bit and accept that they are looking for headlines, but that’s okay.” Interviewee 6</w:t>
      </w:r>
    </w:p>
    <w:p w14:paraId="71F226B4" w14:textId="7EAA88CE" w:rsidR="00284A12" w:rsidRPr="003D1F31" w:rsidRDefault="00284A12" w:rsidP="00284A12">
      <w:pPr>
        <w:pStyle w:val="ListParagraph"/>
        <w:numPr>
          <w:ilvl w:val="0"/>
          <w:numId w:val="7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Conflicting relationships with stakeholders:</w:t>
      </w:r>
      <w:r w:rsidRPr="003D1F31">
        <w:rPr>
          <w:rFonts w:ascii="Verdana" w:eastAsia="Times New Roman" w:hAnsi="Verdana" w:cs="Times New Roman"/>
          <w:sz w:val="19"/>
          <w:szCs w:val="19"/>
        </w:rPr>
        <w:t xml:space="preserve"> It is important to realise that various different stakeholders ass</w:t>
      </w:r>
      <w:r w:rsidR="00D33F9C">
        <w:rPr>
          <w:rFonts w:ascii="Verdana" w:eastAsia="Times New Roman" w:hAnsi="Verdana" w:cs="Times New Roman"/>
          <w:sz w:val="19"/>
          <w:szCs w:val="19"/>
        </w:rPr>
        <w:t>ociated with a research project</w:t>
      </w:r>
      <w:r w:rsidRPr="003D1F31">
        <w:rPr>
          <w:rFonts w:ascii="Verdana" w:eastAsia="Times New Roman" w:hAnsi="Verdana" w:cs="Times New Roman"/>
          <w:sz w:val="19"/>
          <w:szCs w:val="19"/>
        </w:rPr>
        <w:t xml:space="preserve"> can also have conflicting relationships with each other</w:t>
      </w:r>
      <w:r w:rsidR="00D33F9C">
        <w:rPr>
          <w:rFonts w:ascii="Verdana" w:eastAsia="Times New Roman" w:hAnsi="Verdana" w:cs="Times New Roman"/>
          <w:sz w:val="19"/>
          <w:szCs w:val="19"/>
        </w:rPr>
        <w:t>, for example through</w:t>
      </w:r>
      <w:r w:rsidRPr="003D1F31">
        <w:rPr>
          <w:rFonts w:ascii="Verdana" w:eastAsia="Times New Roman" w:hAnsi="Verdana" w:cs="Times New Roman"/>
          <w:sz w:val="19"/>
          <w:szCs w:val="19"/>
        </w:rPr>
        <w:t xml:space="preserve"> diverging interests, or </w:t>
      </w:r>
      <w:r w:rsidR="00D33F9C">
        <w:rPr>
          <w:rFonts w:ascii="Verdana" w:eastAsia="Times New Roman" w:hAnsi="Verdana" w:cs="Times New Roman"/>
          <w:sz w:val="19"/>
          <w:szCs w:val="19"/>
        </w:rPr>
        <w:t>because they</w:t>
      </w:r>
      <w:r w:rsidR="00B912D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are embedded in a hierarchy defined by different priorities and perspectives. Negotiating these relationships and deciding on which interests to focus can be a challenge for researchers.</w:t>
      </w:r>
    </w:p>
    <w:p w14:paraId="71C3CC63"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“You always will have different groups of people and probably this raises the problem of who are the stakeholders, so, when in social innovations teams they say, "oh make it usable for stakeholders", okay, but who are the stakeholders, are there conflicts within the stakeholders, are hierarchical effects in the sense that, for example very clearly in the kind of work that I do.” Interviewee 2</w:t>
      </w:r>
    </w:p>
    <w:p w14:paraId="26ECD42B" w14:textId="73D4B59A" w:rsidR="00284A12" w:rsidRPr="003D1F31" w:rsidRDefault="00284A12" w:rsidP="00284A12">
      <w:pPr>
        <w:pStyle w:val="ListParagraph"/>
        <w:numPr>
          <w:ilvl w:val="0"/>
          <w:numId w:val="7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Negotiating:</w:t>
      </w:r>
      <w:r w:rsidRPr="003D1F31">
        <w:rPr>
          <w:rFonts w:ascii="Verdana" w:eastAsia="Times New Roman" w:hAnsi="Verdana" w:cs="Times New Roman"/>
          <w:sz w:val="19"/>
          <w:szCs w:val="19"/>
        </w:rPr>
        <w:t xml:space="preserve"> If practice partners are more strongly involved in the planning </w:t>
      </w:r>
      <w:r w:rsidR="00B912D6" w:rsidRPr="003D1F31">
        <w:rPr>
          <w:rFonts w:ascii="Verdana" w:eastAsia="Times New Roman" w:hAnsi="Verdana" w:cs="Times New Roman"/>
          <w:sz w:val="19"/>
          <w:szCs w:val="19"/>
        </w:rPr>
        <w:t xml:space="preserve">and or </w:t>
      </w:r>
      <w:r w:rsidRPr="003D1F31">
        <w:rPr>
          <w:rFonts w:ascii="Verdana" w:eastAsia="Times New Roman" w:hAnsi="Verdana" w:cs="Times New Roman"/>
          <w:sz w:val="19"/>
          <w:szCs w:val="19"/>
        </w:rPr>
        <w:t xml:space="preserve">implementation of </w:t>
      </w:r>
      <w:r w:rsidR="00B912D6"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research project, challenges can arise when negotiating the term</w:t>
      </w:r>
      <w:r w:rsidR="00D33F9C">
        <w:rPr>
          <w:rFonts w:ascii="Verdana" w:eastAsia="Times New Roman" w:hAnsi="Verdana" w:cs="Times New Roman"/>
          <w:sz w:val="19"/>
          <w:szCs w:val="19"/>
        </w:rPr>
        <w:t>s</w:t>
      </w:r>
      <w:r w:rsidRPr="003D1F31">
        <w:rPr>
          <w:rFonts w:ascii="Verdana" w:eastAsia="Times New Roman" w:hAnsi="Verdana" w:cs="Times New Roman"/>
          <w:sz w:val="19"/>
          <w:szCs w:val="19"/>
        </w:rPr>
        <w:t xml:space="preserve"> of joint contracts or agreements </w:t>
      </w:r>
      <w:r w:rsidR="00B912D6" w:rsidRPr="003D1F31">
        <w:rPr>
          <w:rFonts w:ascii="Verdana" w:eastAsia="Times New Roman" w:hAnsi="Verdana" w:cs="Times New Roman"/>
          <w:sz w:val="19"/>
          <w:szCs w:val="19"/>
        </w:rPr>
        <w:t xml:space="preserve">with them </w:t>
      </w:r>
      <w:r w:rsidRPr="003D1F31">
        <w:rPr>
          <w:rFonts w:ascii="Verdana" w:eastAsia="Times New Roman" w:hAnsi="Verdana" w:cs="Times New Roman"/>
          <w:sz w:val="19"/>
          <w:szCs w:val="19"/>
        </w:rPr>
        <w:t xml:space="preserve">as there are different </w:t>
      </w:r>
      <w:r w:rsidRPr="003D1F31">
        <w:rPr>
          <w:rFonts w:ascii="Verdana" w:eastAsia="Times New Roman" w:hAnsi="Verdana" w:cs="Times New Roman"/>
          <w:sz w:val="19"/>
          <w:szCs w:val="19"/>
        </w:rPr>
        <w:lastRenderedPageBreak/>
        <w:t xml:space="preserve">understandings of the phases in </w:t>
      </w:r>
      <w:r w:rsidR="00B912D6"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project and research cycle</w:t>
      </w:r>
      <w:r w:rsidR="00B912D6"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or what to conclude from research results.</w:t>
      </w:r>
    </w:p>
    <w:p w14:paraId="5F43DB5F" w14:textId="77777777" w:rsidR="00284A12" w:rsidRPr="003D1F31" w:rsidRDefault="00284A12" w:rsidP="00284A12">
      <w:pPr>
        <w:pStyle w:val="ListParagraph"/>
        <w:spacing w:line="276" w:lineRule="auto"/>
        <w:ind w:left="1080"/>
        <w:jc w:val="both"/>
        <w:rPr>
          <w:rFonts w:ascii="Verdana" w:eastAsia="Times New Roman" w:hAnsi="Verdana" w:cs="Times New Roman"/>
          <w:sz w:val="19"/>
          <w:szCs w:val="19"/>
        </w:rPr>
      </w:pPr>
    </w:p>
    <w:p w14:paraId="4943A833" w14:textId="1A7C5A98" w:rsidR="00284A12" w:rsidRPr="003D1F31" w:rsidRDefault="00284A12" w:rsidP="00744110">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Different language – different terms, concepts, horizons of understanding: </w:t>
      </w:r>
      <w:r w:rsidRPr="003D1F31">
        <w:rPr>
          <w:rFonts w:ascii="Verdana" w:eastAsia="Times New Roman" w:hAnsi="Verdana" w:cs="Times New Roman"/>
          <w:sz w:val="19"/>
          <w:szCs w:val="19"/>
        </w:rPr>
        <w:t xml:space="preserve">Some </w:t>
      </w:r>
      <w:r w:rsidR="00B912D6" w:rsidRPr="003D1F31">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express</w:t>
      </w:r>
      <w:r w:rsidR="00B912D6" w:rsidRPr="003D1F31">
        <w:rPr>
          <w:rFonts w:ascii="Verdana" w:eastAsia="Times New Roman" w:hAnsi="Verdana" w:cs="Times New Roman"/>
          <w:sz w:val="19"/>
          <w:szCs w:val="19"/>
        </w:rPr>
        <w:t>ed</w:t>
      </w:r>
      <w:r w:rsidRPr="003D1F31">
        <w:rPr>
          <w:rFonts w:ascii="Verdana" w:eastAsia="Times New Roman" w:hAnsi="Verdana" w:cs="Times New Roman"/>
          <w:sz w:val="19"/>
          <w:szCs w:val="19"/>
        </w:rPr>
        <w:t xml:space="preserve"> challenges regarding </w:t>
      </w:r>
      <w:r w:rsidR="00B912D6" w:rsidRPr="003D1F31">
        <w:rPr>
          <w:rFonts w:ascii="Verdana" w:eastAsia="Times New Roman" w:hAnsi="Verdana" w:cs="Times New Roman"/>
          <w:sz w:val="19"/>
          <w:szCs w:val="19"/>
        </w:rPr>
        <w:t xml:space="preserve">the use of a certain professional </w:t>
      </w:r>
      <w:r w:rsidRPr="003D1F31">
        <w:rPr>
          <w:rFonts w:ascii="Verdana" w:eastAsia="Times New Roman" w:hAnsi="Verdana" w:cs="Times New Roman"/>
          <w:sz w:val="19"/>
          <w:szCs w:val="19"/>
        </w:rPr>
        <w:t>language</w:t>
      </w:r>
      <w:r w:rsidR="00B912D6"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hampers understanding, both in the sense of country-related language issues and discipline/field-related issues. This includes </w:t>
      </w:r>
      <w:r w:rsidR="00B912D6" w:rsidRPr="003D1F31">
        <w:rPr>
          <w:rFonts w:ascii="Verdana" w:eastAsia="Times New Roman" w:hAnsi="Verdana" w:cs="Times New Roman"/>
          <w:sz w:val="19"/>
          <w:szCs w:val="19"/>
        </w:rPr>
        <w:t xml:space="preserve">the naming or mentioning of </w:t>
      </w:r>
      <w:r w:rsidRPr="003D1F31">
        <w:rPr>
          <w:rFonts w:ascii="Verdana" w:eastAsia="Times New Roman" w:hAnsi="Verdana" w:cs="Times New Roman"/>
          <w:sz w:val="19"/>
          <w:szCs w:val="19"/>
        </w:rPr>
        <w:t xml:space="preserve">specific acronyms, names, and terms that are used in certain disciplines or sectors. </w:t>
      </w:r>
    </w:p>
    <w:p w14:paraId="4B9E8A62" w14:textId="734B3CF6" w:rsidR="00284A12" w:rsidRPr="003D1F31" w:rsidRDefault="00284A12" w:rsidP="00284A12">
      <w:pPr>
        <w:pStyle w:val="ListParagraph"/>
        <w:numPr>
          <w:ilvl w:val="0"/>
          <w:numId w:val="7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Especially when dealing with highly formalised institutions such as political, legal or administrative actors, who have their own formal “langu</w:t>
      </w:r>
      <w:r w:rsidR="00B912D6" w:rsidRPr="003D1F31">
        <w:rPr>
          <w:rFonts w:ascii="Verdana" w:eastAsia="Times New Roman" w:hAnsi="Verdana" w:cs="Times New Roman"/>
          <w:sz w:val="19"/>
          <w:szCs w:val="19"/>
        </w:rPr>
        <w:t>age”, conflicts and frustration</w:t>
      </w:r>
      <w:r w:rsidRPr="003D1F31">
        <w:rPr>
          <w:rFonts w:ascii="Verdana" w:eastAsia="Times New Roman" w:hAnsi="Verdana" w:cs="Times New Roman"/>
          <w:sz w:val="19"/>
          <w:szCs w:val="19"/>
        </w:rPr>
        <w:t xml:space="preserve"> can arise when the communication does not work, which can also lead to </w:t>
      </w:r>
      <w:r w:rsidR="00B912D6" w:rsidRPr="003D1F31">
        <w:rPr>
          <w:rFonts w:ascii="Verdana" w:eastAsia="Times New Roman" w:hAnsi="Verdana" w:cs="Times New Roman"/>
          <w:sz w:val="19"/>
          <w:szCs w:val="19"/>
        </w:rPr>
        <w:t xml:space="preserve">withdrawing of </w:t>
      </w:r>
      <w:r w:rsidRPr="003D1F31">
        <w:rPr>
          <w:rFonts w:ascii="Verdana" w:eastAsia="Times New Roman" w:hAnsi="Verdana" w:cs="Times New Roman"/>
          <w:sz w:val="19"/>
          <w:szCs w:val="19"/>
        </w:rPr>
        <w:t>partners.</w:t>
      </w:r>
    </w:p>
    <w:p w14:paraId="1C2FAE11"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“And then also to understand the whole language of the administration, so to speak, and the whole language of the political structure in general, we have seen that, with all the good will that is present, there are also a lot of areas of friction, it there are a lot of misunderstandings, there are a lot of people who get out of this process relatively quickly in frustration.” Interviewee 8</w:t>
      </w:r>
    </w:p>
    <w:p w14:paraId="6C357B32" w14:textId="714DCE3D" w:rsidR="00284A12" w:rsidRPr="003D1F31" w:rsidRDefault="00284A12" w:rsidP="00284A12">
      <w:pPr>
        <w:pStyle w:val="ListParagraph"/>
        <w:numPr>
          <w:ilvl w:val="0"/>
          <w:numId w:val="7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some practice contexts, </w:t>
      </w:r>
      <w:r w:rsidR="00D33F9C">
        <w:rPr>
          <w:rFonts w:ascii="Verdana" w:eastAsia="Times New Roman" w:hAnsi="Verdana" w:cs="Times New Roman"/>
          <w:sz w:val="19"/>
          <w:szCs w:val="19"/>
        </w:rPr>
        <w:t xml:space="preserve">non-academic </w:t>
      </w:r>
      <w:r w:rsidRPr="003D1F31">
        <w:rPr>
          <w:rFonts w:ascii="Verdana" w:eastAsia="Times New Roman" w:hAnsi="Verdana" w:cs="Times New Roman"/>
          <w:sz w:val="19"/>
          <w:szCs w:val="19"/>
        </w:rPr>
        <w:t xml:space="preserve">partners </w:t>
      </w:r>
      <w:r w:rsidR="00D33F9C">
        <w:rPr>
          <w:rFonts w:ascii="Verdana" w:eastAsia="Times New Roman" w:hAnsi="Verdana" w:cs="Times New Roman"/>
          <w:sz w:val="19"/>
          <w:szCs w:val="19"/>
        </w:rPr>
        <w:t>have difficulties</w:t>
      </w:r>
      <w:r w:rsidRPr="003D1F31">
        <w:rPr>
          <w:rFonts w:ascii="Verdana" w:eastAsia="Times New Roman" w:hAnsi="Verdana" w:cs="Times New Roman"/>
          <w:sz w:val="19"/>
          <w:szCs w:val="19"/>
        </w:rPr>
        <w:t xml:space="preserve"> in understanding scientific terms and concepts</w:t>
      </w:r>
      <w:r w:rsidR="00B912D6" w:rsidRPr="003D1F31">
        <w:rPr>
          <w:rFonts w:ascii="Verdana" w:eastAsia="Times New Roman" w:hAnsi="Verdana" w:cs="Times New Roman"/>
          <w:sz w:val="19"/>
          <w:szCs w:val="19"/>
        </w:rPr>
        <w:t>. Sometimes they</w:t>
      </w:r>
      <w:r w:rsidRPr="003D1F31">
        <w:rPr>
          <w:rFonts w:ascii="Verdana" w:eastAsia="Times New Roman" w:hAnsi="Verdana" w:cs="Times New Roman"/>
          <w:sz w:val="19"/>
          <w:szCs w:val="19"/>
        </w:rPr>
        <w:t xml:space="preserve"> show </w:t>
      </w:r>
      <w:r w:rsidR="00D33F9C">
        <w:rPr>
          <w:rFonts w:ascii="Verdana" w:eastAsia="Times New Roman" w:hAnsi="Verdana" w:cs="Times New Roman"/>
          <w:sz w:val="19"/>
          <w:szCs w:val="19"/>
        </w:rPr>
        <w:t xml:space="preserve">a general </w:t>
      </w:r>
      <w:r w:rsidRPr="003D1F31">
        <w:rPr>
          <w:rFonts w:ascii="Verdana" w:eastAsia="Times New Roman" w:hAnsi="Verdana" w:cs="Times New Roman"/>
          <w:sz w:val="19"/>
          <w:szCs w:val="19"/>
        </w:rPr>
        <w:t>reluctance towards “scientific language”, as they feel it is too abstract and too distant from their everyday work.</w:t>
      </w:r>
    </w:p>
    <w:p w14:paraId="5AC40FC5"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“Perhaps the scientific language is not understood, or no attempt is made to understand it, that there is a certain defensive attitude towards research, the findings from science, that is complicated and has little to do with my practice.” Interviewee 11</w:t>
      </w:r>
    </w:p>
    <w:p w14:paraId="2E9DD3E8" w14:textId="019F6DE1" w:rsidR="00284A12" w:rsidRPr="003D1F31" w:rsidRDefault="00284A12" w:rsidP="00A23A27">
      <w:pPr>
        <w:pStyle w:val="ListParagraph"/>
        <w:numPr>
          <w:ilvl w:val="0"/>
          <w:numId w:val="71"/>
        </w:numPr>
        <w:spacing w:after="120" w:line="276" w:lineRule="auto"/>
        <w:ind w:left="1066" w:hanging="357"/>
        <w:contextualSpacing w:val="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Language difficulties not only arise when communicating with practice partners but also with researchers from other disciplines. It can be a challenge to find a common </w:t>
      </w:r>
      <w:r w:rsidR="00B912D6" w:rsidRPr="003D1F31">
        <w:rPr>
          <w:rFonts w:ascii="Verdana" w:eastAsia="Times New Roman" w:hAnsi="Verdana" w:cs="Times New Roman"/>
          <w:sz w:val="19"/>
          <w:szCs w:val="19"/>
        </w:rPr>
        <w:t>terminology</w:t>
      </w:r>
      <w:r w:rsidRPr="003D1F31">
        <w:rPr>
          <w:rFonts w:ascii="Verdana" w:eastAsia="Times New Roman" w:hAnsi="Verdana" w:cs="Times New Roman"/>
          <w:sz w:val="19"/>
          <w:szCs w:val="19"/>
        </w:rPr>
        <w:t xml:space="preserve"> and jointly identify common goals and strategies</w:t>
      </w:r>
      <w:r w:rsidR="00D33F9C">
        <w:rPr>
          <w:rFonts w:ascii="Verdana" w:eastAsia="Times New Roman" w:hAnsi="Verdana" w:cs="Times New Roman"/>
          <w:sz w:val="19"/>
          <w:szCs w:val="19"/>
        </w:rPr>
        <w:t xml:space="preserve"> in interdisciplinary settings</w:t>
      </w:r>
      <w:r w:rsidRPr="003D1F31">
        <w:rPr>
          <w:rFonts w:ascii="Verdana" w:eastAsia="Times New Roman" w:hAnsi="Verdana" w:cs="Times New Roman"/>
          <w:sz w:val="19"/>
          <w:szCs w:val="19"/>
        </w:rPr>
        <w:t xml:space="preserve">. Collaboration between disciplines thus requires that researchers listen to each other, teach each other, and learn together. These challenges are relevant </w:t>
      </w:r>
      <w:r w:rsidR="00132BB1" w:rsidRPr="003D1F31">
        <w:rPr>
          <w:rFonts w:ascii="Verdana" w:eastAsia="Times New Roman" w:hAnsi="Verdana" w:cs="Times New Roman"/>
          <w:sz w:val="19"/>
          <w:szCs w:val="19"/>
        </w:rPr>
        <w:t>because</w:t>
      </w:r>
      <w:r w:rsidR="00D33F9C">
        <w:rPr>
          <w:rFonts w:ascii="Verdana" w:eastAsia="Times New Roman" w:hAnsi="Verdana" w:cs="Times New Roman"/>
          <w:sz w:val="19"/>
          <w:szCs w:val="19"/>
        </w:rPr>
        <w:t xml:space="preserve"> – according to the interviewees -</w:t>
      </w:r>
      <w:r w:rsidRPr="003D1F31">
        <w:rPr>
          <w:rFonts w:ascii="Verdana" w:eastAsia="Times New Roman" w:hAnsi="Verdana" w:cs="Times New Roman"/>
          <w:sz w:val="19"/>
          <w:szCs w:val="19"/>
        </w:rPr>
        <w:t xml:space="preserve"> funding schemes </w:t>
      </w:r>
      <w:r w:rsidR="00132BB1" w:rsidRPr="003D1F31">
        <w:rPr>
          <w:rFonts w:ascii="Verdana" w:eastAsia="Times New Roman" w:hAnsi="Verdana" w:cs="Times New Roman"/>
          <w:sz w:val="19"/>
          <w:szCs w:val="19"/>
        </w:rPr>
        <w:t xml:space="preserve">increasingly </w:t>
      </w:r>
      <w:r w:rsidRPr="003D1F31">
        <w:rPr>
          <w:rFonts w:ascii="Verdana" w:eastAsia="Times New Roman" w:hAnsi="Verdana" w:cs="Times New Roman"/>
          <w:sz w:val="19"/>
          <w:szCs w:val="19"/>
        </w:rPr>
        <w:t>require or foster interdisciplinary project</w:t>
      </w:r>
      <w:r w:rsidR="00132BB1" w:rsidRPr="003D1F31">
        <w:rPr>
          <w:rFonts w:ascii="Verdana" w:eastAsia="Times New Roman" w:hAnsi="Verdana" w:cs="Times New Roman"/>
          <w:sz w:val="19"/>
          <w:szCs w:val="19"/>
        </w:rPr>
        <w:t>s and</w:t>
      </w:r>
      <w:r w:rsidRPr="003D1F31">
        <w:rPr>
          <w:rFonts w:ascii="Verdana" w:eastAsia="Times New Roman" w:hAnsi="Verdana" w:cs="Times New Roman"/>
          <w:sz w:val="19"/>
          <w:szCs w:val="19"/>
        </w:rPr>
        <w:t xml:space="preserve"> teams. </w:t>
      </w:r>
      <w:r w:rsidR="00132BB1" w:rsidRPr="003D1F31">
        <w:rPr>
          <w:rFonts w:ascii="Verdana" w:eastAsia="Times New Roman" w:hAnsi="Verdana" w:cs="Times New Roman"/>
          <w:sz w:val="19"/>
          <w:szCs w:val="19"/>
        </w:rPr>
        <w:t>Still, this</w:t>
      </w:r>
      <w:r w:rsidRPr="003D1F31">
        <w:rPr>
          <w:rFonts w:ascii="Verdana" w:eastAsia="Times New Roman" w:hAnsi="Verdana" w:cs="Times New Roman"/>
          <w:sz w:val="19"/>
          <w:szCs w:val="19"/>
        </w:rPr>
        <w:t xml:space="preserve"> is experienced as very difficult for some researchers.</w:t>
      </w:r>
    </w:p>
    <w:p w14:paraId="152DCE59" w14:textId="4E63B88F" w:rsidR="00284A12" w:rsidRPr="003D1F31" w:rsidRDefault="00284A12" w:rsidP="00A23A27">
      <w:pPr>
        <w:pStyle w:val="ListParagraph"/>
        <w:numPr>
          <w:ilvl w:val="0"/>
          <w:numId w:val="71"/>
        </w:numPr>
        <w:spacing w:after="120" w:line="276" w:lineRule="auto"/>
        <w:ind w:left="1066" w:hanging="357"/>
        <w:contextualSpacing w:val="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Researchers also need to adapt their </w:t>
      </w:r>
      <w:r w:rsidR="00D33F9C">
        <w:rPr>
          <w:rFonts w:ascii="Verdana" w:eastAsia="Times New Roman" w:hAnsi="Verdana" w:cs="Times New Roman"/>
          <w:sz w:val="19"/>
          <w:szCs w:val="19"/>
        </w:rPr>
        <w:t>behaviour</w:t>
      </w:r>
      <w:r w:rsidRPr="003D1F31">
        <w:rPr>
          <w:rFonts w:ascii="Verdana" w:eastAsia="Times New Roman" w:hAnsi="Verdana" w:cs="Times New Roman"/>
          <w:sz w:val="19"/>
          <w:szCs w:val="19"/>
        </w:rPr>
        <w:t xml:space="preserve"> and communication towards practice partners, as pointed out by one </w:t>
      </w:r>
      <w:r w:rsidR="00132BB1" w:rsidRPr="003D1F31">
        <w:rPr>
          <w:rFonts w:ascii="Verdana" w:eastAsia="Times New Roman" w:hAnsi="Verdana" w:cs="Times New Roman"/>
          <w:sz w:val="19"/>
          <w:szCs w:val="19"/>
        </w:rPr>
        <w:t>interviewee</w:t>
      </w:r>
      <w:r w:rsidRPr="003D1F31">
        <w:rPr>
          <w:rFonts w:ascii="Verdana" w:eastAsia="Times New Roman" w:hAnsi="Verdana" w:cs="Times New Roman"/>
          <w:sz w:val="19"/>
          <w:szCs w:val="19"/>
        </w:rPr>
        <w:t xml:space="preserve">. It is not helpful if researchers tell practice partners what to do, </w:t>
      </w:r>
      <w:r w:rsidR="00132BB1" w:rsidRPr="003D1F31">
        <w:rPr>
          <w:rFonts w:ascii="Verdana" w:eastAsia="Times New Roman" w:hAnsi="Verdana" w:cs="Times New Roman"/>
          <w:sz w:val="19"/>
          <w:szCs w:val="19"/>
        </w:rPr>
        <w:t>because</w:t>
      </w:r>
      <w:r w:rsidRPr="003D1F31">
        <w:rPr>
          <w:rFonts w:ascii="Verdana" w:eastAsia="Times New Roman" w:hAnsi="Verdana" w:cs="Times New Roman"/>
          <w:sz w:val="19"/>
          <w:szCs w:val="19"/>
        </w:rPr>
        <w:t xml:space="preserve"> they know very well which pro</w:t>
      </w:r>
      <w:r w:rsidR="00132BB1" w:rsidRPr="003D1F31">
        <w:rPr>
          <w:rFonts w:ascii="Verdana" w:eastAsia="Times New Roman" w:hAnsi="Verdana" w:cs="Times New Roman"/>
          <w:sz w:val="19"/>
          <w:szCs w:val="19"/>
        </w:rPr>
        <w:t>blems they experience. C</w:t>
      </w:r>
      <w:r w:rsidRPr="003D1F31">
        <w:rPr>
          <w:rFonts w:ascii="Verdana" w:eastAsia="Times New Roman" w:hAnsi="Verdana" w:cs="Times New Roman"/>
          <w:sz w:val="19"/>
          <w:szCs w:val="19"/>
        </w:rPr>
        <w:t xml:space="preserve">ommunication should </w:t>
      </w:r>
      <w:r w:rsidR="00132BB1" w:rsidRPr="003D1F31">
        <w:rPr>
          <w:rFonts w:ascii="Verdana" w:eastAsia="Times New Roman" w:hAnsi="Verdana" w:cs="Times New Roman"/>
          <w:sz w:val="19"/>
          <w:szCs w:val="19"/>
        </w:rPr>
        <w:t xml:space="preserve">rather </w:t>
      </w:r>
      <w:r w:rsidRPr="003D1F31">
        <w:rPr>
          <w:rFonts w:ascii="Verdana" w:eastAsia="Times New Roman" w:hAnsi="Verdana" w:cs="Times New Roman"/>
          <w:sz w:val="19"/>
          <w:szCs w:val="19"/>
        </w:rPr>
        <w:t xml:space="preserve">be approached as joint development of ideas and solutions. At the same time, presentations of research results should be adapted to the level of knowledge and usual language of the audience. </w:t>
      </w:r>
      <w:r w:rsidRPr="003D1F31">
        <w:rPr>
          <w:rFonts w:ascii="Verdana" w:eastAsia="Times New Roman" w:hAnsi="Verdana" w:cs="Times New Roman"/>
          <w:i/>
          <w:sz w:val="16"/>
          <w:szCs w:val="16"/>
        </w:rPr>
        <w:t>“[…] who are really far away from an academic education, and you want to somehow sensitise them to the topic, but at the same time present serious research - and that is sometimes not so easy.”</w:t>
      </w:r>
      <w:r w:rsidR="00132BB1" w:rsidRPr="003D1F31">
        <w:rPr>
          <w:rFonts w:ascii="Verdana" w:eastAsia="Times New Roman" w:hAnsi="Verdana" w:cs="Times New Roman"/>
          <w:sz w:val="16"/>
          <w:szCs w:val="16"/>
        </w:rPr>
        <w:t xml:space="preserve"> </w:t>
      </w:r>
      <w:r w:rsidR="00132BB1" w:rsidRPr="003D1F31">
        <w:rPr>
          <w:rFonts w:ascii="Verdana" w:eastAsia="Times New Roman" w:hAnsi="Verdana" w:cs="Times New Roman"/>
          <w:i/>
          <w:sz w:val="16"/>
          <w:szCs w:val="16"/>
        </w:rPr>
        <w:t>Interviewee 3</w:t>
      </w:r>
    </w:p>
    <w:p w14:paraId="7468A0DA" w14:textId="681E0F84" w:rsidR="00284A12" w:rsidRPr="003D1F31" w:rsidRDefault="00284A12" w:rsidP="00284A12">
      <w:pPr>
        <w:pStyle w:val="ListParagraph"/>
        <w:numPr>
          <w:ilvl w:val="0"/>
          <w:numId w:val="7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Some </w:t>
      </w:r>
      <w:r w:rsidR="00132BB1" w:rsidRPr="003D1F31">
        <w:rPr>
          <w:rFonts w:ascii="Verdana" w:eastAsia="Times New Roman" w:hAnsi="Verdana" w:cs="Times New Roman"/>
          <w:sz w:val="19"/>
          <w:szCs w:val="19"/>
        </w:rPr>
        <w:t>PIs also</w:t>
      </w:r>
      <w:r w:rsidRPr="003D1F31">
        <w:rPr>
          <w:rFonts w:ascii="Verdana" w:eastAsia="Times New Roman" w:hAnsi="Verdana" w:cs="Times New Roman"/>
          <w:sz w:val="19"/>
          <w:szCs w:val="19"/>
        </w:rPr>
        <w:t xml:space="preserve"> experience</w:t>
      </w:r>
      <w:r w:rsidR="00132BB1" w:rsidRPr="003D1F31">
        <w:rPr>
          <w:rFonts w:ascii="Verdana" w:eastAsia="Times New Roman" w:hAnsi="Verdana" w:cs="Times New Roman"/>
          <w:sz w:val="19"/>
          <w:szCs w:val="19"/>
        </w:rPr>
        <w:t>d</w:t>
      </w:r>
      <w:r w:rsidRPr="003D1F31">
        <w:rPr>
          <w:rFonts w:ascii="Verdana" w:eastAsia="Times New Roman" w:hAnsi="Verdana" w:cs="Times New Roman"/>
          <w:sz w:val="19"/>
          <w:szCs w:val="19"/>
        </w:rPr>
        <w:t xml:space="preserve"> language barriers when dealing with international practice partners or stakeholders. These barriers can result in missing some subtleties when conducting interviews in qualitative research but also when interacting and networking. This makes </w:t>
      </w:r>
      <w:r w:rsidR="00132BB1" w:rsidRPr="003D1F31">
        <w:rPr>
          <w:rFonts w:ascii="Verdana" w:eastAsia="Times New Roman" w:hAnsi="Verdana" w:cs="Times New Roman"/>
          <w:sz w:val="19"/>
          <w:szCs w:val="19"/>
        </w:rPr>
        <w:t xml:space="preserve">accurately </w:t>
      </w:r>
      <w:r w:rsidRPr="003D1F31">
        <w:rPr>
          <w:rFonts w:ascii="Verdana" w:eastAsia="Times New Roman" w:hAnsi="Verdana" w:cs="Times New Roman"/>
          <w:sz w:val="19"/>
          <w:szCs w:val="19"/>
        </w:rPr>
        <w:t xml:space="preserve">communicating exhaustively difficult and </w:t>
      </w:r>
      <w:r w:rsidR="00132BB1" w:rsidRPr="003D1F31">
        <w:rPr>
          <w:rFonts w:ascii="Verdana" w:eastAsia="Times New Roman" w:hAnsi="Verdana" w:cs="Times New Roman"/>
          <w:sz w:val="19"/>
          <w:szCs w:val="19"/>
        </w:rPr>
        <w:t xml:space="preserve">sometimes </w:t>
      </w:r>
      <w:r w:rsidRPr="003D1F31">
        <w:rPr>
          <w:rFonts w:ascii="Verdana" w:eastAsia="Times New Roman" w:hAnsi="Verdana" w:cs="Times New Roman"/>
          <w:sz w:val="19"/>
          <w:szCs w:val="19"/>
        </w:rPr>
        <w:t>excludes stakeholders and potential beneficiaries from benefiting from research.</w:t>
      </w:r>
    </w:p>
    <w:p w14:paraId="6CEFC34E" w14:textId="77777777" w:rsidR="00284A12" w:rsidRPr="003D1F31" w:rsidRDefault="00284A12" w:rsidP="00284A12">
      <w:pPr>
        <w:spacing w:line="276" w:lineRule="auto"/>
        <w:ind w:left="348"/>
        <w:jc w:val="both"/>
        <w:rPr>
          <w:rFonts w:ascii="Verdana" w:eastAsia="Times New Roman" w:hAnsi="Verdana" w:cs="Times New Roman"/>
          <w:sz w:val="19"/>
          <w:szCs w:val="19"/>
        </w:rPr>
      </w:pPr>
    </w:p>
    <w:p w14:paraId="452467C5" w14:textId="10179F75" w:rsidR="00284A12" w:rsidRPr="003D1F31" w:rsidRDefault="00284A12" w:rsidP="00744110">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Resistance and opposition: </w:t>
      </w:r>
      <w:r w:rsidRPr="003D1F31">
        <w:rPr>
          <w:rFonts w:ascii="Verdana" w:eastAsia="Times New Roman" w:hAnsi="Verdana" w:cs="Times New Roman"/>
          <w:sz w:val="19"/>
          <w:szCs w:val="19"/>
        </w:rPr>
        <w:t xml:space="preserve">Some researchers experienced resistance and opposition </w:t>
      </w:r>
      <w:r w:rsidR="00132BB1" w:rsidRPr="003D1F31">
        <w:rPr>
          <w:rFonts w:ascii="Verdana" w:eastAsia="Times New Roman" w:hAnsi="Verdana" w:cs="Times New Roman"/>
          <w:sz w:val="19"/>
          <w:szCs w:val="19"/>
        </w:rPr>
        <w:t xml:space="preserve">to their project </w:t>
      </w:r>
      <w:r w:rsidRPr="003D1F31">
        <w:rPr>
          <w:rFonts w:ascii="Verdana" w:eastAsia="Times New Roman" w:hAnsi="Verdana" w:cs="Times New Roman"/>
          <w:sz w:val="19"/>
          <w:szCs w:val="19"/>
        </w:rPr>
        <w:t xml:space="preserve">in discussions with non-academic </w:t>
      </w:r>
      <w:r w:rsidR="00132BB1" w:rsidRPr="003D1F31">
        <w:rPr>
          <w:rFonts w:ascii="Verdana" w:eastAsia="Times New Roman" w:hAnsi="Verdana" w:cs="Times New Roman"/>
          <w:sz w:val="19"/>
          <w:szCs w:val="19"/>
        </w:rPr>
        <w:t xml:space="preserve">partners or contacts. One interviewee </w:t>
      </w:r>
      <w:r w:rsidR="00132BB1" w:rsidRPr="003D1F31">
        <w:rPr>
          <w:rFonts w:ascii="Verdana" w:eastAsia="Times New Roman" w:hAnsi="Verdana" w:cs="Times New Roman"/>
          <w:sz w:val="19"/>
          <w:szCs w:val="19"/>
        </w:rPr>
        <w:lastRenderedPageBreak/>
        <w:t>mentioned</w:t>
      </w:r>
      <w:r w:rsidRPr="003D1F31">
        <w:rPr>
          <w:rFonts w:ascii="Verdana" w:eastAsia="Times New Roman" w:hAnsi="Verdana" w:cs="Times New Roman"/>
          <w:sz w:val="19"/>
          <w:szCs w:val="19"/>
        </w:rPr>
        <w:t xml:space="preserve"> that they </w:t>
      </w:r>
      <w:r w:rsidR="00132BB1" w:rsidRPr="003D1F31">
        <w:rPr>
          <w:rFonts w:ascii="Verdana" w:eastAsia="Times New Roman" w:hAnsi="Verdana" w:cs="Times New Roman"/>
          <w:sz w:val="19"/>
          <w:szCs w:val="19"/>
        </w:rPr>
        <w:t>felt</w:t>
      </w:r>
      <w:r w:rsidRPr="003D1F31">
        <w:rPr>
          <w:rFonts w:ascii="Verdana" w:eastAsia="Times New Roman" w:hAnsi="Verdana" w:cs="Times New Roman"/>
          <w:sz w:val="19"/>
          <w:szCs w:val="19"/>
        </w:rPr>
        <w:t xml:space="preserve"> offended by the research activities (e.g. questioning a concept, evaluating the success or failure of activities). This resistance </w:t>
      </w:r>
      <w:r w:rsidR="00132BB1" w:rsidRPr="003D1F31">
        <w:rPr>
          <w:rFonts w:ascii="Verdana" w:eastAsia="Times New Roman" w:hAnsi="Verdana" w:cs="Times New Roman"/>
          <w:sz w:val="19"/>
          <w:szCs w:val="19"/>
        </w:rPr>
        <w:t>came from</w:t>
      </w:r>
      <w:r w:rsidRPr="003D1F31">
        <w:rPr>
          <w:rFonts w:ascii="Verdana" w:eastAsia="Times New Roman" w:hAnsi="Verdana" w:cs="Times New Roman"/>
          <w:sz w:val="19"/>
          <w:szCs w:val="19"/>
        </w:rPr>
        <w:t xml:space="preserve"> people </w:t>
      </w:r>
      <w:r w:rsidR="00132BB1" w:rsidRPr="003D1F31">
        <w:rPr>
          <w:rFonts w:ascii="Verdana" w:eastAsia="Times New Roman" w:hAnsi="Verdana" w:cs="Times New Roman"/>
          <w:sz w:val="19"/>
          <w:szCs w:val="19"/>
        </w:rPr>
        <w:t>who felt attacked; they started to avoid</w:t>
      </w:r>
      <w:r w:rsidRPr="003D1F31">
        <w:rPr>
          <w:rFonts w:ascii="Verdana" w:eastAsia="Times New Roman" w:hAnsi="Verdana" w:cs="Times New Roman"/>
          <w:sz w:val="19"/>
          <w:szCs w:val="19"/>
        </w:rPr>
        <w:t xml:space="preserve"> interactions </w:t>
      </w:r>
      <w:r w:rsidR="00132BB1" w:rsidRPr="003D1F31">
        <w:rPr>
          <w:rFonts w:ascii="Verdana" w:eastAsia="Times New Roman" w:hAnsi="Verdana" w:cs="Times New Roman"/>
          <w:sz w:val="19"/>
          <w:szCs w:val="19"/>
        </w:rPr>
        <w:t>and questioned</w:t>
      </w:r>
      <w:r w:rsidRPr="003D1F31">
        <w:rPr>
          <w:rFonts w:ascii="Verdana" w:eastAsia="Times New Roman" w:hAnsi="Verdana" w:cs="Times New Roman"/>
          <w:sz w:val="19"/>
          <w:szCs w:val="19"/>
        </w:rPr>
        <w:t xml:space="preserve"> the meaningfulness of the project.</w:t>
      </w:r>
    </w:p>
    <w:p w14:paraId="48C75BBA" w14:textId="78B3F039" w:rsidR="00284A12" w:rsidRPr="003D1F31" w:rsidRDefault="00284A12">
      <w:pPr>
        <w:spacing w:after="120" w:line="276" w:lineRule="auto"/>
        <w:jc w:val="both"/>
      </w:pPr>
    </w:p>
    <w:p w14:paraId="169DC2A6" w14:textId="77777777" w:rsidR="00300CBD" w:rsidRPr="003D1F31" w:rsidRDefault="00300CBD" w:rsidP="00300CBD">
      <w:pPr>
        <w:pStyle w:val="RTDHeading03"/>
        <w:rPr>
          <w:sz w:val="19"/>
          <w:szCs w:val="19"/>
        </w:rPr>
      </w:pPr>
      <w:bookmarkStart w:id="53" w:name="_Toc106728071"/>
      <w:r w:rsidRPr="003D1F31">
        <w:rPr>
          <w:sz w:val="19"/>
          <w:szCs w:val="19"/>
        </w:rPr>
        <w:t>Skills for transdisciplinary research</w:t>
      </w:r>
      <w:bookmarkEnd w:id="53"/>
    </w:p>
    <w:p w14:paraId="06CE1FE6" w14:textId="61718210" w:rsidR="00300CBD" w:rsidRPr="003D1F31" w:rsidRDefault="00BF75BB" w:rsidP="00300CBD">
      <w:pPr>
        <w:spacing w:line="276" w:lineRule="auto"/>
        <w:jc w:val="both"/>
        <w:rPr>
          <w:rFonts w:ascii="Verdana" w:eastAsia="Times New Roman" w:hAnsi="Verdana" w:cs="Times New Roman"/>
          <w:b/>
          <w:bCs/>
          <w:sz w:val="19"/>
          <w:szCs w:val="19"/>
        </w:rPr>
      </w:pPr>
      <w:r>
        <w:rPr>
          <w:rFonts w:ascii="Verdana" w:eastAsia="Times New Roman" w:hAnsi="Verdana" w:cs="Times New Roman"/>
          <w:sz w:val="19"/>
          <w:szCs w:val="19"/>
        </w:rPr>
        <w:t>The interviewed PIs</w:t>
      </w:r>
      <w:r w:rsidR="00300CBD" w:rsidRPr="003D1F31">
        <w:rPr>
          <w:rFonts w:ascii="Verdana" w:eastAsia="Times New Roman" w:hAnsi="Verdana" w:cs="Times New Roman"/>
          <w:sz w:val="19"/>
          <w:szCs w:val="19"/>
        </w:rPr>
        <w:t xml:space="preserve"> identified skills, which they regarded as essential to enhance the cooperation and facilitate exchange with non-academic stakeholders.</w:t>
      </w:r>
      <w:r>
        <w:rPr>
          <w:rFonts w:ascii="Verdana" w:eastAsia="Times New Roman" w:hAnsi="Verdana" w:cs="Times New Roman"/>
          <w:sz w:val="19"/>
          <w:szCs w:val="19"/>
        </w:rPr>
        <w:t xml:space="preserve"> </w:t>
      </w:r>
    </w:p>
    <w:p w14:paraId="2CAA5CF3" w14:textId="1966876A"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Value-free communication: </w:t>
      </w:r>
      <w:r w:rsidRPr="003D1F31">
        <w:rPr>
          <w:rFonts w:ascii="Verdana" w:eastAsia="Times New Roman" w:hAnsi="Verdana" w:cs="Times New Roman"/>
          <w:sz w:val="19"/>
          <w:szCs w:val="19"/>
        </w:rPr>
        <w:t xml:space="preserve">Several interviewees stressed that value-free communication can facilitate the exchange with stakeholders, especially when dealing with controversial topics. According to one </w:t>
      </w:r>
      <w:r w:rsidR="00A23A27" w:rsidRPr="003D1F31">
        <w:rPr>
          <w:rFonts w:ascii="Verdana" w:eastAsia="Times New Roman" w:hAnsi="Verdana" w:cs="Times New Roman"/>
          <w:sz w:val="19"/>
          <w:szCs w:val="19"/>
        </w:rPr>
        <w:t>PI</w:t>
      </w:r>
      <w:r w:rsidRPr="003D1F31">
        <w:rPr>
          <w:rFonts w:ascii="Verdana" w:eastAsia="Times New Roman" w:hAnsi="Verdana" w:cs="Times New Roman"/>
          <w:sz w:val="19"/>
          <w:szCs w:val="19"/>
        </w:rPr>
        <w:t xml:space="preserve">, this is particularly crucial when talking to the media since statements might be used out of context to </w:t>
      </w:r>
      <w:r w:rsidR="00A23A27" w:rsidRPr="003D1F31">
        <w:rPr>
          <w:rFonts w:ascii="Verdana" w:eastAsia="Times New Roman" w:hAnsi="Verdana" w:cs="Times New Roman"/>
          <w:sz w:val="19"/>
          <w:szCs w:val="19"/>
        </w:rPr>
        <w:t>emphasise</w:t>
      </w:r>
      <w:r w:rsidRPr="003D1F31">
        <w:rPr>
          <w:rFonts w:ascii="Verdana" w:eastAsia="Times New Roman" w:hAnsi="Verdana" w:cs="Times New Roman"/>
          <w:sz w:val="19"/>
          <w:szCs w:val="19"/>
        </w:rPr>
        <w:t xml:space="preserve"> the media's narrative around a certain topic. Another interviewee stressed that while it is common in her field to have a normative perspective on the topic, she tried to stay as objective as possible in order not to bias the research. </w:t>
      </w:r>
      <w:r w:rsidR="00A23A27" w:rsidRPr="003D1F31">
        <w:rPr>
          <w:rFonts w:ascii="Verdana" w:eastAsia="Times New Roman" w:hAnsi="Verdana" w:cs="Times New Roman"/>
          <w:sz w:val="19"/>
          <w:szCs w:val="19"/>
        </w:rPr>
        <w:t>It</w:t>
      </w:r>
      <w:r w:rsidRPr="003D1F31">
        <w:rPr>
          <w:rFonts w:ascii="Verdana" w:eastAsia="Times New Roman" w:hAnsi="Verdana" w:cs="Times New Roman"/>
          <w:sz w:val="19"/>
          <w:szCs w:val="19"/>
        </w:rPr>
        <w:t xml:space="preserve"> was </w:t>
      </w:r>
      <w:r w:rsidR="00A23A27" w:rsidRPr="003D1F31">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stressed that value-free communication is helpful to break down barriers between two opposing sides who might have remarkably different opinions on the research phenomena</w:t>
      </w:r>
      <w:r w:rsidR="00A23A27" w:rsidRPr="003D1F31">
        <w:rPr>
          <w:rFonts w:ascii="Verdana" w:eastAsia="Times New Roman" w:hAnsi="Verdana" w:cs="Times New Roman"/>
          <w:sz w:val="19"/>
          <w:szCs w:val="19"/>
        </w:rPr>
        <w:t xml:space="preserve"> under scrutiny</w:t>
      </w:r>
      <w:r w:rsidRPr="003D1F31">
        <w:rPr>
          <w:rFonts w:ascii="Verdana" w:eastAsia="Times New Roman" w:hAnsi="Verdana" w:cs="Times New Roman"/>
          <w:sz w:val="19"/>
          <w:szCs w:val="19"/>
        </w:rPr>
        <w:t xml:space="preserve">. </w:t>
      </w:r>
    </w:p>
    <w:p w14:paraId="1EBC9811" w14:textId="77777777" w:rsidR="00300CBD" w:rsidRPr="003D1F31" w:rsidRDefault="00300CBD" w:rsidP="00300CBD">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“If you (…) have an interest in seeing it through, then you know, it is part of developing relationships, right, with these individuals, and multiple meetings and engagements, and so after a while you start to learn their language and, you know, how they are approaching a problem, and they start to learn yours, and what you can do or cannot do. And then you start to appreciate when they are uncomfortable, because they do not quite understand what you are saying. And they appreciate when you are uncomfortable, because you do not understand quite what is involved, right. So, it may be uncomfortable, but it is part of the fun of breaking out of your box, and in this case, with the purpose of engaging in a project that would have greater societal innovation" Interviewee 12</w:t>
      </w:r>
    </w:p>
    <w:p w14:paraId="44228A15" w14:textId="77777777" w:rsidR="00300CBD" w:rsidRPr="003D1F31" w:rsidRDefault="00300CBD" w:rsidP="00300CBD">
      <w:pPr>
        <w:spacing w:line="276" w:lineRule="auto"/>
        <w:jc w:val="both"/>
        <w:rPr>
          <w:rFonts w:ascii="Verdana" w:eastAsia="Times New Roman" w:hAnsi="Verdana" w:cs="Times New Roman"/>
          <w:i/>
          <w:iCs/>
          <w:sz w:val="19"/>
          <w:szCs w:val="19"/>
        </w:rPr>
      </w:pPr>
    </w:p>
    <w:p w14:paraId="7C183386" w14:textId="6886D852"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Concreteness: </w:t>
      </w:r>
      <w:r w:rsidRPr="003D1F31">
        <w:rPr>
          <w:rFonts w:ascii="Verdana" w:eastAsia="Times New Roman" w:hAnsi="Verdana" w:cs="Times New Roman"/>
          <w:sz w:val="19"/>
          <w:szCs w:val="19"/>
        </w:rPr>
        <w:t xml:space="preserve">Similar to </w:t>
      </w:r>
      <w:r w:rsidR="00A23A27" w:rsidRPr="003D1F31">
        <w:rPr>
          <w:rFonts w:ascii="Verdana" w:eastAsia="Times New Roman" w:hAnsi="Verdana" w:cs="Times New Roman"/>
          <w:sz w:val="19"/>
          <w:szCs w:val="19"/>
        </w:rPr>
        <w:t xml:space="preserve">the issues of </w:t>
      </w:r>
      <w:r w:rsidRPr="003D1F31">
        <w:rPr>
          <w:rFonts w:ascii="Verdana" w:eastAsia="Times New Roman" w:hAnsi="Verdana" w:cs="Times New Roman"/>
          <w:sz w:val="19"/>
          <w:szCs w:val="19"/>
        </w:rPr>
        <w:t xml:space="preserve">value-free communication, </w:t>
      </w:r>
      <w:r w:rsidR="00A23A27" w:rsidRPr="003D1F31">
        <w:rPr>
          <w:rFonts w:ascii="Verdana" w:eastAsia="Times New Roman" w:hAnsi="Verdana" w:cs="Times New Roman"/>
          <w:sz w:val="19"/>
          <w:szCs w:val="19"/>
        </w:rPr>
        <w:t xml:space="preserve">some </w:t>
      </w:r>
      <w:r w:rsidRPr="003D1F31">
        <w:rPr>
          <w:rFonts w:ascii="Verdana" w:eastAsia="Times New Roman" w:hAnsi="Verdana" w:cs="Times New Roman"/>
          <w:sz w:val="19"/>
          <w:szCs w:val="19"/>
        </w:rPr>
        <w:t xml:space="preserve">interviewees mentioned concreteness as a useful skill for interactions with actors outside academia. </w:t>
      </w:r>
      <w:r w:rsidR="00A23A27"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message should be </w:t>
      </w:r>
      <w:r w:rsidR="00A23A27" w:rsidRPr="003D1F31">
        <w:rPr>
          <w:rFonts w:ascii="Verdana" w:eastAsia="Times New Roman" w:hAnsi="Verdana" w:cs="Times New Roman"/>
          <w:sz w:val="19"/>
          <w:szCs w:val="19"/>
        </w:rPr>
        <w:t xml:space="preserve">as </w:t>
      </w:r>
      <w:r w:rsidRPr="003D1F31">
        <w:rPr>
          <w:rFonts w:ascii="Verdana" w:eastAsia="Times New Roman" w:hAnsi="Verdana" w:cs="Times New Roman"/>
          <w:sz w:val="19"/>
          <w:szCs w:val="19"/>
        </w:rPr>
        <w:t xml:space="preserve">clear and easily understandable </w:t>
      </w:r>
      <w:r w:rsidR="00A23A27" w:rsidRPr="003D1F31">
        <w:rPr>
          <w:rFonts w:ascii="Verdana" w:eastAsia="Times New Roman" w:hAnsi="Verdana" w:cs="Times New Roman"/>
          <w:sz w:val="19"/>
          <w:szCs w:val="19"/>
        </w:rPr>
        <w:t xml:space="preserve">as possible </w:t>
      </w:r>
      <w:r w:rsidR="00BF75BB">
        <w:rPr>
          <w:rFonts w:ascii="Verdana" w:eastAsia="Times New Roman" w:hAnsi="Verdana" w:cs="Times New Roman"/>
          <w:sz w:val="19"/>
          <w:szCs w:val="19"/>
        </w:rPr>
        <w:t>not to leave</w:t>
      </w:r>
      <w:r w:rsidRPr="003D1F31">
        <w:rPr>
          <w:rFonts w:ascii="Verdana" w:eastAsia="Times New Roman" w:hAnsi="Verdana" w:cs="Times New Roman"/>
          <w:sz w:val="19"/>
          <w:szCs w:val="19"/>
        </w:rPr>
        <w:t xml:space="preserve"> ro</w:t>
      </w:r>
      <w:r w:rsidR="00BF75BB">
        <w:rPr>
          <w:rFonts w:ascii="Verdana" w:eastAsia="Times New Roman" w:hAnsi="Verdana" w:cs="Times New Roman"/>
          <w:sz w:val="19"/>
          <w:szCs w:val="19"/>
        </w:rPr>
        <w:t>om for misinterpretation, which</w:t>
      </w:r>
      <w:r w:rsidRPr="003D1F31">
        <w:rPr>
          <w:rFonts w:ascii="Verdana" w:eastAsia="Times New Roman" w:hAnsi="Verdana" w:cs="Times New Roman"/>
          <w:sz w:val="19"/>
          <w:szCs w:val="19"/>
        </w:rPr>
        <w:t xml:space="preserve"> could create problems for both parties, </w:t>
      </w:r>
      <w:r w:rsidR="00BF75BB">
        <w:rPr>
          <w:rFonts w:ascii="Verdana" w:eastAsia="Times New Roman" w:hAnsi="Verdana" w:cs="Times New Roman"/>
          <w:sz w:val="19"/>
          <w:szCs w:val="19"/>
        </w:rPr>
        <w:t>sometimes even</w:t>
      </w:r>
      <w:r w:rsidR="00BF75BB" w:rsidRPr="00BF75BB">
        <w:rPr>
          <w:rFonts w:ascii="Verdana" w:eastAsia="Times New Roman" w:hAnsi="Verdana" w:cs="Times New Roman"/>
          <w:sz w:val="19"/>
          <w:szCs w:val="19"/>
        </w:rPr>
        <w:t xml:space="preserve"> </w:t>
      </w:r>
      <w:r w:rsidR="00BF75BB" w:rsidRPr="003D1F31">
        <w:rPr>
          <w:rFonts w:ascii="Verdana" w:eastAsia="Times New Roman" w:hAnsi="Verdana" w:cs="Times New Roman"/>
          <w:sz w:val="19"/>
          <w:szCs w:val="19"/>
        </w:rPr>
        <w:t xml:space="preserve">leading </w:t>
      </w:r>
      <w:r w:rsidR="00BF75BB">
        <w:rPr>
          <w:rFonts w:ascii="Verdana" w:eastAsia="Times New Roman" w:hAnsi="Verdana" w:cs="Times New Roman"/>
          <w:sz w:val="19"/>
          <w:szCs w:val="19"/>
        </w:rPr>
        <w:t>t</w:t>
      </w:r>
      <w:r w:rsidR="00A23A27" w:rsidRPr="003D1F31">
        <w:rPr>
          <w:rFonts w:ascii="Verdana" w:eastAsia="Times New Roman" w:hAnsi="Verdana" w:cs="Times New Roman"/>
          <w:sz w:val="19"/>
          <w:szCs w:val="19"/>
        </w:rPr>
        <w:t>o</w:t>
      </w:r>
      <w:r w:rsidR="00BF75BB">
        <w:rPr>
          <w:rFonts w:ascii="Verdana" w:eastAsia="Times New Roman" w:hAnsi="Verdana" w:cs="Times New Roman"/>
          <w:sz w:val="19"/>
          <w:szCs w:val="19"/>
        </w:rPr>
        <w:t xml:space="preserve"> conflicts. One interviewee </w:t>
      </w:r>
      <w:r w:rsidRPr="003D1F31">
        <w:rPr>
          <w:rFonts w:ascii="Verdana" w:eastAsia="Times New Roman" w:hAnsi="Verdana" w:cs="Times New Roman"/>
          <w:sz w:val="19"/>
          <w:szCs w:val="19"/>
        </w:rPr>
        <w:t xml:space="preserve">claimed that in order to talk to decision-makers or businesses, he tries to avoid “irrelevant information” and always uses facts and figures to underline his main points. Another </w:t>
      </w:r>
      <w:r w:rsidR="00A23A27" w:rsidRPr="003D1F31">
        <w:rPr>
          <w:rFonts w:ascii="Verdana" w:eastAsia="Times New Roman" w:hAnsi="Verdana" w:cs="Times New Roman"/>
          <w:sz w:val="19"/>
          <w:szCs w:val="19"/>
        </w:rPr>
        <w:t>interviewed PI</w:t>
      </w:r>
      <w:r w:rsidRPr="003D1F31">
        <w:rPr>
          <w:rFonts w:ascii="Verdana" w:eastAsia="Times New Roman" w:hAnsi="Verdana" w:cs="Times New Roman"/>
          <w:sz w:val="19"/>
          <w:szCs w:val="19"/>
        </w:rPr>
        <w:t xml:space="preserve"> stressed that vagueness causes uncertainty</w:t>
      </w:r>
      <w:r w:rsidR="00A23A27"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leads to inefficient communication. This can, inter alia, be avoided by using examples. </w:t>
      </w:r>
    </w:p>
    <w:p w14:paraId="477D8B19" w14:textId="77777777" w:rsidR="00300CBD" w:rsidRPr="003D1F31" w:rsidRDefault="00300CBD" w:rsidP="00300CBD">
      <w:pPr>
        <w:spacing w:line="276" w:lineRule="auto"/>
        <w:jc w:val="both"/>
        <w:rPr>
          <w:rFonts w:ascii="Verdana" w:eastAsia="Times New Roman" w:hAnsi="Verdana" w:cs="Times New Roman"/>
          <w:b/>
          <w:bCs/>
          <w:sz w:val="19"/>
          <w:szCs w:val="19"/>
        </w:rPr>
      </w:pPr>
    </w:p>
    <w:p w14:paraId="364E1BD1" w14:textId="222A5D6C"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Making </w:t>
      </w:r>
      <w:r w:rsidR="00A23A27" w:rsidRPr="003D1F31">
        <w:rPr>
          <w:rFonts w:ascii="Verdana" w:eastAsia="Times New Roman" w:hAnsi="Verdana" w:cs="Times New Roman"/>
          <w:b/>
          <w:bCs/>
          <w:sz w:val="19"/>
          <w:szCs w:val="19"/>
        </w:rPr>
        <w:t xml:space="preserve">a </w:t>
      </w:r>
      <w:r w:rsidRPr="003D1F31">
        <w:rPr>
          <w:rFonts w:ascii="Verdana" w:eastAsia="Times New Roman" w:hAnsi="Verdana" w:cs="Times New Roman"/>
          <w:b/>
          <w:bCs/>
          <w:sz w:val="19"/>
          <w:szCs w:val="19"/>
        </w:rPr>
        <w:t>topic accessible:</w:t>
      </w:r>
      <w:r w:rsidRPr="003D1F31">
        <w:rPr>
          <w:rFonts w:ascii="Verdana" w:eastAsia="Times New Roman" w:hAnsi="Verdana" w:cs="Times New Roman"/>
          <w:sz w:val="19"/>
          <w:szCs w:val="19"/>
        </w:rPr>
        <w:t xml:space="preserve"> Another related aspect</w:t>
      </w:r>
      <w:r w:rsidR="00A23A27" w:rsidRPr="003D1F31">
        <w:rPr>
          <w:rFonts w:ascii="Verdana" w:eastAsia="Times New Roman" w:hAnsi="Verdana" w:cs="Times New Roman"/>
          <w:sz w:val="19"/>
          <w:szCs w:val="19"/>
        </w:rPr>
        <w:t xml:space="preserve"> to those mentioned above</w:t>
      </w:r>
      <w:r w:rsidRPr="003D1F31">
        <w:rPr>
          <w:rFonts w:ascii="Verdana" w:eastAsia="Times New Roman" w:hAnsi="Verdana" w:cs="Times New Roman"/>
          <w:sz w:val="19"/>
          <w:szCs w:val="19"/>
        </w:rPr>
        <w:t xml:space="preserve"> is the skill to make </w:t>
      </w:r>
      <w:r w:rsidR="00A23A27"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research topic as accessi</w:t>
      </w:r>
      <w:r w:rsidR="00A23A27" w:rsidRPr="003D1F31">
        <w:rPr>
          <w:rFonts w:ascii="Verdana" w:eastAsia="Times New Roman" w:hAnsi="Verdana" w:cs="Times New Roman"/>
          <w:sz w:val="19"/>
          <w:szCs w:val="19"/>
        </w:rPr>
        <w:t>ble as possible. S</w:t>
      </w:r>
      <w:r w:rsidRPr="003D1F31">
        <w:rPr>
          <w:rFonts w:ascii="Verdana" w:eastAsia="Times New Roman" w:hAnsi="Verdana" w:cs="Times New Roman"/>
          <w:sz w:val="19"/>
          <w:szCs w:val="19"/>
        </w:rPr>
        <w:t xml:space="preserve">everal </w:t>
      </w:r>
      <w:r w:rsidR="00A23A27"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stressed that different stakeholder groups have different knowledge of and interests in the research</w:t>
      </w:r>
      <w:r w:rsidR="00A23A27" w:rsidRPr="003D1F31">
        <w:rPr>
          <w:rFonts w:ascii="Verdana" w:eastAsia="Times New Roman" w:hAnsi="Verdana" w:cs="Times New Roman"/>
          <w:sz w:val="19"/>
          <w:szCs w:val="19"/>
        </w:rPr>
        <w:t>ed</w:t>
      </w:r>
      <w:r w:rsidRPr="003D1F31">
        <w:rPr>
          <w:rFonts w:ascii="Verdana" w:eastAsia="Times New Roman" w:hAnsi="Verdana" w:cs="Times New Roman"/>
          <w:sz w:val="19"/>
          <w:szCs w:val="19"/>
        </w:rPr>
        <w:t xml:space="preserve"> issue. Hence, in order to ensure the participation of and effective communication with stakeholders, the topic should be apprehensible for as many stakeholders as possible. </w:t>
      </w:r>
      <w:r w:rsidR="00A23A27" w:rsidRPr="003D1F31">
        <w:rPr>
          <w:rFonts w:ascii="Verdana" w:eastAsia="Times New Roman" w:hAnsi="Verdana" w:cs="Times New Roman"/>
          <w:sz w:val="19"/>
          <w:szCs w:val="19"/>
        </w:rPr>
        <w:t xml:space="preserve">The interviewees highlighted that </w:t>
      </w:r>
      <w:r w:rsidRPr="003D1F31">
        <w:rPr>
          <w:rFonts w:ascii="Verdana" w:eastAsia="Times New Roman" w:hAnsi="Verdana" w:cs="Times New Roman"/>
          <w:sz w:val="19"/>
          <w:szCs w:val="19"/>
        </w:rPr>
        <w:t>different ways of communication tailored to a certain target audience are useful to make the discourse around a project as inclusive as possible.</w:t>
      </w:r>
    </w:p>
    <w:p w14:paraId="6D8E03AE" w14:textId="77777777" w:rsidR="00300CBD" w:rsidRPr="003D1F31" w:rsidRDefault="00300CBD" w:rsidP="00300CBD">
      <w:pPr>
        <w:spacing w:line="276" w:lineRule="auto"/>
        <w:jc w:val="both"/>
        <w:rPr>
          <w:rFonts w:ascii="Verdana" w:eastAsia="Times New Roman" w:hAnsi="Verdana" w:cs="Times New Roman"/>
          <w:b/>
          <w:bCs/>
          <w:sz w:val="19"/>
          <w:szCs w:val="19"/>
        </w:rPr>
      </w:pPr>
    </w:p>
    <w:p w14:paraId="7C30137B" w14:textId="5C33AFD1" w:rsidR="00300CBD" w:rsidRPr="003D1F31" w:rsidRDefault="00082765"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Practice</w:t>
      </w:r>
      <w:r w:rsidR="00300CBD" w:rsidRPr="003D1F31">
        <w:rPr>
          <w:rFonts w:ascii="Verdana" w:eastAsia="Times New Roman" w:hAnsi="Verdana" w:cs="Times New Roman"/>
          <w:b/>
          <w:bCs/>
          <w:sz w:val="19"/>
          <w:szCs w:val="19"/>
        </w:rPr>
        <w:t xml:space="preserve"> experience: </w:t>
      </w:r>
      <w:r w:rsidR="00300CBD" w:rsidRPr="003D1F31">
        <w:rPr>
          <w:rFonts w:ascii="Verdana" w:eastAsia="Times New Roman" w:hAnsi="Verdana" w:cs="Times New Roman"/>
          <w:sz w:val="19"/>
          <w:szCs w:val="19"/>
        </w:rPr>
        <w:t xml:space="preserve">Additionally, a few interviewees stressed that their </w:t>
      </w:r>
      <w:r w:rsidR="00BF75BB">
        <w:rPr>
          <w:rFonts w:ascii="Verdana" w:eastAsia="Times New Roman" w:hAnsi="Verdana" w:cs="Times New Roman"/>
          <w:sz w:val="19"/>
          <w:szCs w:val="19"/>
        </w:rPr>
        <w:t xml:space="preserve">previous </w:t>
      </w:r>
      <w:r w:rsidR="00300CBD" w:rsidRPr="003D1F31">
        <w:rPr>
          <w:rFonts w:ascii="Verdana" w:eastAsia="Times New Roman" w:hAnsi="Verdana" w:cs="Times New Roman"/>
          <w:sz w:val="19"/>
          <w:szCs w:val="19"/>
        </w:rPr>
        <w:t xml:space="preserve">experience of working with non-academics had helped them to acquire skills needed for transdisciplinary research. Two interviewees, who also work at non-academic </w:t>
      </w:r>
      <w:r w:rsidR="00300CBD" w:rsidRPr="003D1F31">
        <w:rPr>
          <w:rFonts w:ascii="Verdana" w:eastAsia="Times New Roman" w:hAnsi="Verdana" w:cs="Times New Roman"/>
          <w:sz w:val="19"/>
          <w:szCs w:val="19"/>
        </w:rPr>
        <w:lastRenderedPageBreak/>
        <w:t xml:space="preserve">institutions, underlined that this allows them to </w:t>
      </w:r>
      <w:r w:rsidR="00BF75BB">
        <w:rPr>
          <w:rFonts w:ascii="Verdana" w:eastAsia="Times New Roman" w:hAnsi="Verdana" w:cs="Times New Roman"/>
          <w:sz w:val="19"/>
          <w:szCs w:val="19"/>
        </w:rPr>
        <w:t>gain</w:t>
      </w:r>
      <w:r w:rsidR="00300CBD" w:rsidRPr="003D1F31">
        <w:rPr>
          <w:rFonts w:ascii="Verdana" w:eastAsia="Times New Roman" w:hAnsi="Verdana" w:cs="Times New Roman"/>
          <w:sz w:val="19"/>
          <w:szCs w:val="19"/>
        </w:rPr>
        <w:t xml:space="preserve"> knowledge from inside the field as well as constant feedback from practice partners. Others highlighted that the success of transdisciplinary exchange strongly depends on </w:t>
      </w:r>
      <w:r w:rsidRPr="003D1F31">
        <w:rPr>
          <w:rFonts w:ascii="Verdana" w:eastAsia="Times New Roman" w:hAnsi="Verdana" w:cs="Times New Roman"/>
          <w:sz w:val="19"/>
          <w:szCs w:val="19"/>
        </w:rPr>
        <w:t>the level of experience in</w:t>
      </w:r>
      <w:r w:rsidR="00300CBD" w:rsidRPr="003D1F31">
        <w:rPr>
          <w:rFonts w:ascii="Verdana" w:eastAsia="Times New Roman" w:hAnsi="Verdana" w:cs="Times New Roman"/>
          <w:sz w:val="19"/>
          <w:szCs w:val="19"/>
        </w:rPr>
        <w:t xml:space="preserve"> communicating with non-academic stakeholders. </w:t>
      </w:r>
    </w:p>
    <w:p w14:paraId="5B685DD4" w14:textId="77777777" w:rsidR="00300CBD" w:rsidRPr="003D1F31" w:rsidRDefault="00300CBD" w:rsidP="00300CBD">
      <w:pPr>
        <w:spacing w:line="276" w:lineRule="auto"/>
        <w:jc w:val="both"/>
        <w:rPr>
          <w:rFonts w:ascii="Verdana" w:eastAsia="Times New Roman" w:hAnsi="Verdana" w:cs="Times New Roman"/>
          <w:sz w:val="19"/>
          <w:szCs w:val="19"/>
        </w:rPr>
      </w:pPr>
    </w:p>
    <w:p w14:paraId="4DE46981" w14:textId="5557B7B4"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Stay</w:t>
      </w:r>
      <w:r w:rsidR="00082765" w:rsidRPr="003D1F31">
        <w:rPr>
          <w:rFonts w:ascii="Verdana" w:eastAsia="Times New Roman" w:hAnsi="Verdana" w:cs="Times New Roman"/>
          <w:b/>
          <w:bCs/>
          <w:sz w:val="19"/>
          <w:szCs w:val="19"/>
        </w:rPr>
        <w:t>ing</w:t>
      </w:r>
      <w:r w:rsidRPr="003D1F31">
        <w:rPr>
          <w:rFonts w:ascii="Verdana" w:eastAsia="Times New Roman" w:hAnsi="Verdana" w:cs="Times New Roman"/>
          <w:b/>
          <w:bCs/>
          <w:sz w:val="19"/>
          <w:szCs w:val="19"/>
        </w:rPr>
        <w:t xml:space="preserve"> in discussion: </w:t>
      </w:r>
      <w:r w:rsidRPr="003D1F31">
        <w:rPr>
          <w:rFonts w:ascii="Verdana" w:eastAsia="Times New Roman" w:hAnsi="Verdana" w:cs="Times New Roman"/>
          <w:sz w:val="19"/>
          <w:szCs w:val="19"/>
        </w:rPr>
        <w:t xml:space="preserve">In order to facilitate </w:t>
      </w:r>
      <w:r w:rsidR="00082765" w:rsidRPr="003D1F31">
        <w:rPr>
          <w:rFonts w:ascii="Verdana" w:eastAsia="Times New Roman" w:hAnsi="Verdana" w:cs="Times New Roman"/>
          <w:sz w:val="19"/>
          <w:szCs w:val="19"/>
        </w:rPr>
        <w:t>communication</w:t>
      </w:r>
      <w:r w:rsidRPr="003D1F31">
        <w:rPr>
          <w:rFonts w:ascii="Verdana" w:eastAsia="Times New Roman" w:hAnsi="Verdana" w:cs="Times New Roman"/>
          <w:sz w:val="19"/>
          <w:szCs w:val="19"/>
        </w:rPr>
        <w:t xml:space="preserve"> with stakeholders, many interviewees emphasized the need to create long-term contacts. Although this is not possible for s</w:t>
      </w:r>
      <w:r w:rsidR="00BF75BB">
        <w:rPr>
          <w:rFonts w:ascii="Verdana" w:eastAsia="Times New Roman" w:hAnsi="Verdana" w:cs="Times New Roman"/>
          <w:sz w:val="19"/>
          <w:szCs w:val="19"/>
        </w:rPr>
        <w:t>ome stakeholder groups (e.g.</w:t>
      </w:r>
      <w:r w:rsidRPr="003D1F31">
        <w:rPr>
          <w:rFonts w:ascii="Verdana" w:eastAsia="Times New Roman" w:hAnsi="Verdana" w:cs="Times New Roman"/>
          <w:sz w:val="19"/>
          <w:szCs w:val="19"/>
        </w:rPr>
        <w:t xml:space="preserve"> society at large), staying in touch with professionals, institutions or civil actors can help build up trust and maintain and deepen relationships</w:t>
      </w:r>
      <w:r w:rsidR="00082765" w:rsidRPr="003D1F31">
        <w:rPr>
          <w:rFonts w:ascii="Verdana" w:eastAsia="Times New Roman" w:hAnsi="Verdana" w:cs="Times New Roman"/>
          <w:sz w:val="19"/>
          <w:szCs w:val="19"/>
        </w:rPr>
        <w:t xml:space="preserve"> in the field</w:t>
      </w:r>
      <w:r w:rsidRPr="003D1F31">
        <w:rPr>
          <w:rFonts w:ascii="Verdana" w:eastAsia="Times New Roman" w:hAnsi="Verdana" w:cs="Times New Roman"/>
          <w:sz w:val="19"/>
          <w:szCs w:val="19"/>
        </w:rPr>
        <w:t>. One interviewee summarized this the following way:</w:t>
      </w:r>
    </w:p>
    <w:p w14:paraId="4EB04B62" w14:textId="69E3708B" w:rsidR="00300CBD" w:rsidRPr="003D1F31" w:rsidRDefault="00300CBD" w:rsidP="00082765">
      <w:pPr>
        <w:spacing w:after="120"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“So, it is an evolutive thing, but I understand that as a continuous, in time, a continuous trust relationships, relationship, where people from one session to the other, one meeting to the other, one gathering to the other, they get to know you better, and I talk abundantly about what I am doing and in a way that evolves also in time, it is very informal, but I think it is central for the circulation of ideas.” Interviewee 2</w:t>
      </w:r>
      <w:r w:rsidR="00082765" w:rsidRPr="003D1F31">
        <w:rPr>
          <w:rFonts w:ascii="Verdana" w:eastAsia="Times New Roman" w:hAnsi="Verdana" w:cs="Times New Roman"/>
          <w:i/>
          <w:iCs/>
          <w:sz w:val="16"/>
          <w:szCs w:val="16"/>
        </w:rPr>
        <w:t xml:space="preserve"> </w:t>
      </w:r>
    </w:p>
    <w:p w14:paraId="72D63F56" w14:textId="254EE4AD" w:rsidR="00300CBD" w:rsidRPr="003D1F31" w:rsidRDefault="00300CBD" w:rsidP="00300CBD">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Hence, preserving a network of relevant stakeholders can be beneficial in many ways. First, it eventually leads to more in-depth interactions as people get to know each other and build up trust. Second, the cultivation of productive relationships </w:t>
      </w:r>
      <w:r w:rsidR="00082765" w:rsidRPr="003D1F31">
        <w:rPr>
          <w:rFonts w:ascii="Verdana" w:eastAsia="Times New Roman" w:hAnsi="Verdana" w:cs="Times New Roman"/>
          <w:sz w:val="19"/>
          <w:szCs w:val="19"/>
        </w:rPr>
        <w:t>can stimulate</w:t>
      </w:r>
      <w:r w:rsidRPr="003D1F31">
        <w:rPr>
          <w:rFonts w:ascii="Verdana" w:eastAsia="Times New Roman" w:hAnsi="Verdana" w:cs="Times New Roman"/>
          <w:sz w:val="19"/>
          <w:szCs w:val="19"/>
        </w:rPr>
        <w:t xml:space="preserve"> the development of projects and future project ideas.</w:t>
      </w:r>
    </w:p>
    <w:p w14:paraId="2048B79C" w14:textId="77777777" w:rsidR="00300CBD" w:rsidRPr="003D1F31" w:rsidRDefault="00300CBD" w:rsidP="00300CBD">
      <w:pPr>
        <w:spacing w:line="276" w:lineRule="auto"/>
        <w:jc w:val="both"/>
        <w:rPr>
          <w:rFonts w:ascii="Verdana" w:eastAsia="Times New Roman" w:hAnsi="Verdana" w:cs="Times New Roman"/>
          <w:b/>
          <w:bCs/>
          <w:sz w:val="19"/>
          <w:szCs w:val="19"/>
        </w:rPr>
      </w:pPr>
    </w:p>
    <w:p w14:paraId="31D4365C" w14:textId="096E6F40" w:rsidR="00082765"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Create knowledge transfer:</w:t>
      </w:r>
      <w:r w:rsidRPr="003D1F31">
        <w:rPr>
          <w:rFonts w:ascii="Verdana" w:eastAsia="Times New Roman" w:hAnsi="Verdana" w:cs="Times New Roman"/>
          <w:sz w:val="19"/>
          <w:szCs w:val="19"/>
        </w:rPr>
        <w:t xml:space="preserve"> One central aspect that was </w:t>
      </w:r>
      <w:r w:rsidR="00BF75BB">
        <w:rPr>
          <w:rFonts w:ascii="Verdana" w:eastAsia="Times New Roman" w:hAnsi="Verdana" w:cs="Times New Roman"/>
          <w:sz w:val="19"/>
          <w:szCs w:val="19"/>
        </w:rPr>
        <w:t>highlighted by many interviewed PIs</w:t>
      </w:r>
      <w:r w:rsidRPr="003D1F31">
        <w:rPr>
          <w:rFonts w:ascii="Verdana" w:eastAsia="Times New Roman" w:hAnsi="Verdana" w:cs="Times New Roman"/>
          <w:sz w:val="19"/>
          <w:szCs w:val="19"/>
        </w:rPr>
        <w:t xml:space="preserve"> is the creation of knowledge transfer. This has several facets. Firstly, some interviewees claimed that including students (through teaching but also </w:t>
      </w:r>
      <w:r w:rsidR="00082765" w:rsidRPr="003D1F31">
        <w:rPr>
          <w:rFonts w:ascii="Verdana" w:eastAsia="Times New Roman" w:hAnsi="Verdana" w:cs="Times New Roman"/>
          <w:sz w:val="19"/>
          <w:szCs w:val="19"/>
        </w:rPr>
        <w:t xml:space="preserve">through inclusion </w:t>
      </w:r>
      <w:r w:rsidRPr="003D1F31">
        <w:rPr>
          <w:rFonts w:ascii="Verdana" w:eastAsia="Times New Roman" w:hAnsi="Verdana" w:cs="Times New Roman"/>
          <w:sz w:val="19"/>
          <w:szCs w:val="19"/>
        </w:rPr>
        <w:t xml:space="preserve">in projects) is an essential way to transfer knowledge. Others stressed </w:t>
      </w:r>
      <w:r w:rsidR="00082765" w:rsidRPr="003D1F31">
        <w:rPr>
          <w:rFonts w:ascii="Verdana" w:eastAsia="Times New Roman" w:hAnsi="Verdana" w:cs="Times New Roman"/>
          <w:sz w:val="19"/>
          <w:szCs w:val="19"/>
        </w:rPr>
        <w:t xml:space="preserve">that </w:t>
      </w:r>
      <w:r w:rsidRPr="003D1F31">
        <w:rPr>
          <w:rFonts w:ascii="Verdana" w:eastAsia="Times New Roman" w:hAnsi="Verdana" w:cs="Times New Roman"/>
          <w:sz w:val="19"/>
          <w:szCs w:val="19"/>
        </w:rPr>
        <w:t xml:space="preserve">dissemination at conferences and events fosters knowledge transfer between different universities but also different stakeholder groups. </w:t>
      </w:r>
    </w:p>
    <w:p w14:paraId="20B8AEC5" w14:textId="765D7B6F" w:rsidR="00300CBD" w:rsidRPr="003D1F31" w:rsidRDefault="00300CBD" w:rsidP="00082765">
      <w:pPr>
        <w:spacing w:after="120" w:line="276" w:lineRule="auto"/>
        <w:ind w:left="641"/>
        <w:jc w:val="both"/>
        <w:rPr>
          <w:rFonts w:ascii="Verdana" w:eastAsia="Times New Roman" w:hAnsi="Verdana" w:cs="Times New Roman"/>
          <w:b/>
          <w:bCs/>
          <w:sz w:val="19"/>
          <w:szCs w:val="19"/>
        </w:rPr>
      </w:pPr>
      <w:r w:rsidRPr="003D1F31">
        <w:rPr>
          <w:rFonts w:ascii="Verdana" w:eastAsia="Times New Roman" w:hAnsi="Verdana" w:cs="Times New Roman"/>
          <w:sz w:val="19"/>
          <w:szCs w:val="19"/>
        </w:rPr>
        <w:t xml:space="preserve">Some interviewees stressed that </w:t>
      </w:r>
      <w:r w:rsidR="00BF75BB">
        <w:rPr>
          <w:rFonts w:ascii="Verdana" w:eastAsia="Times New Roman" w:hAnsi="Verdana" w:cs="Times New Roman"/>
          <w:sz w:val="19"/>
          <w:szCs w:val="19"/>
        </w:rPr>
        <w:t xml:space="preserve">more </w:t>
      </w:r>
      <w:r w:rsidRPr="003D1F31">
        <w:rPr>
          <w:rFonts w:ascii="Verdana" w:eastAsia="Times New Roman" w:hAnsi="Verdana" w:cs="Times New Roman"/>
          <w:sz w:val="19"/>
          <w:szCs w:val="19"/>
        </w:rPr>
        <w:t xml:space="preserve">support regarding the transfer of knowledge would be helpful to promote either internal exchange, inter-departmental exchange or transdisciplinary endeavours. One interviewee mentioned the concept of “open innovation” which fosters the circulation of knowledge instead of a </w:t>
      </w:r>
      <w:r w:rsidRPr="00BF75BB">
        <w:rPr>
          <w:rFonts w:ascii="Verdana" w:eastAsia="Times New Roman" w:hAnsi="Verdana" w:cs="Times New Roman"/>
          <w:i/>
          <w:sz w:val="19"/>
          <w:szCs w:val="19"/>
        </w:rPr>
        <w:t>“one-sided, one-way transfer”</w:t>
      </w:r>
      <w:r w:rsidRPr="003D1F31">
        <w:rPr>
          <w:rFonts w:ascii="Verdana" w:eastAsia="Times New Roman" w:hAnsi="Verdana" w:cs="Times New Roman"/>
          <w:sz w:val="19"/>
          <w:szCs w:val="19"/>
        </w:rPr>
        <w:t>, where universities can play a key role.</w:t>
      </w:r>
    </w:p>
    <w:p w14:paraId="68157FE6" w14:textId="77777777" w:rsidR="00300CBD" w:rsidRPr="003D1F31" w:rsidRDefault="00300CBD" w:rsidP="00300CBD">
      <w:pPr>
        <w:spacing w:line="276" w:lineRule="auto"/>
        <w:jc w:val="both"/>
        <w:rPr>
          <w:rFonts w:ascii="Verdana" w:eastAsia="Times New Roman" w:hAnsi="Verdana" w:cs="Times New Roman"/>
          <w:b/>
          <w:bCs/>
          <w:sz w:val="19"/>
          <w:szCs w:val="19"/>
        </w:rPr>
      </w:pPr>
    </w:p>
    <w:p w14:paraId="1BD88D92" w14:textId="3424B853"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Personal commitment from partners: </w:t>
      </w:r>
      <w:r w:rsidR="00082765"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few interview</w:t>
      </w:r>
      <w:r w:rsidR="00082765" w:rsidRPr="003D1F31">
        <w:rPr>
          <w:rFonts w:ascii="Verdana" w:eastAsia="Times New Roman" w:hAnsi="Verdana" w:cs="Times New Roman"/>
          <w:sz w:val="19"/>
          <w:szCs w:val="19"/>
        </w:rPr>
        <w:t>ed</w:t>
      </w:r>
      <w:r w:rsidRPr="003D1F31">
        <w:rPr>
          <w:rFonts w:ascii="Verdana" w:eastAsia="Times New Roman" w:hAnsi="Verdana" w:cs="Times New Roman"/>
          <w:sz w:val="19"/>
          <w:szCs w:val="19"/>
        </w:rPr>
        <w:t xml:space="preserve"> </w:t>
      </w:r>
      <w:r w:rsidR="00082765"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expressed the necessity of personal commitment from all sides. According to one interviewee, research is time and energy consuming, which is why efficient cooperation can reduce the workload for everyone</w:t>
      </w:r>
      <w:r w:rsidR="00082765" w:rsidRPr="003D1F31">
        <w:rPr>
          <w:rFonts w:ascii="Verdana" w:eastAsia="Times New Roman" w:hAnsi="Verdana" w:cs="Times New Roman"/>
          <w:sz w:val="19"/>
          <w:szCs w:val="19"/>
        </w:rPr>
        <w:t xml:space="preserve"> involved</w:t>
      </w:r>
      <w:r w:rsidRPr="003D1F31">
        <w:rPr>
          <w:rFonts w:ascii="Verdana" w:eastAsia="Times New Roman" w:hAnsi="Verdana" w:cs="Times New Roman"/>
          <w:sz w:val="19"/>
          <w:szCs w:val="19"/>
        </w:rPr>
        <w:t xml:space="preserve">. However, cooperation can </w:t>
      </w:r>
      <w:r w:rsidR="00082765" w:rsidRPr="003D1F31">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be very tiring</w:t>
      </w:r>
      <w:r w:rsidR="00BF75BB">
        <w:rPr>
          <w:rFonts w:ascii="Verdana" w:eastAsia="Times New Roman" w:hAnsi="Verdana" w:cs="Times New Roman"/>
          <w:sz w:val="19"/>
          <w:szCs w:val="19"/>
        </w:rPr>
        <w:t>,</w:t>
      </w:r>
      <w:r w:rsidRPr="003D1F31">
        <w:rPr>
          <w:rFonts w:ascii="Verdana" w:eastAsia="Times New Roman" w:hAnsi="Verdana" w:cs="Times New Roman"/>
          <w:sz w:val="19"/>
          <w:szCs w:val="19"/>
        </w:rPr>
        <w:t xml:space="preserve"> </w:t>
      </w:r>
      <w:r w:rsidR="00BF75BB" w:rsidRPr="003D1F31">
        <w:rPr>
          <w:rFonts w:ascii="Verdana" w:eastAsia="Times New Roman" w:hAnsi="Verdana" w:cs="Times New Roman"/>
          <w:sz w:val="19"/>
          <w:szCs w:val="19"/>
        </w:rPr>
        <w:t xml:space="preserve">especially if partners are not fully committed. </w:t>
      </w:r>
      <w:r w:rsidR="00BF75BB">
        <w:rPr>
          <w:rFonts w:ascii="Verdana" w:eastAsia="Times New Roman" w:hAnsi="Verdana" w:cs="Times New Roman"/>
          <w:sz w:val="19"/>
          <w:szCs w:val="19"/>
        </w:rPr>
        <w:t>This</w:t>
      </w:r>
      <w:r w:rsidRPr="003D1F31">
        <w:rPr>
          <w:rFonts w:ascii="Verdana" w:eastAsia="Times New Roman" w:hAnsi="Verdana" w:cs="Times New Roman"/>
          <w:sz w:val="19"/>
          <w:szCs w:val="19"/>
        </w:rPr>
        <w:t xml:space="preserve"> </w:t>
      </w:r>
      <w:r w:rsidR="00BF75BB">
        <w:rPr>
          <w:rFonts w:ascii="Verdana" w:eastAsia="Times New Roman" w:hAnsi="Verdana" w:cs="Times New Roman"/>
          <w:sz w:val="19"/>
          <w:szCs w:val="19"/>
        </w:rPr>
        <w:t xml:space="preserve">unnecessarily consumes time and energy, which would be better </w:t>
      </w:r>
      <w:r w:rsidRPr="003D1F31">
        <w:rPr>
          <w:rFonts w:ascii="Verdana" w:eastAsia="Times New Roman" w:hAnsi="Verdana" w:cs="Times New Roman"/>
          <w:sz w:val="19"/>
          <w:szCs w:val="19"/>
        </w:rPr>
        <w:t>needed to finish projects</w:t>
      </w:r>
      <w:r w:rsidR="00BF75BB">
        <w:rPr>
          <w:rFonts w:ascii="Verdana" w:eastAsia="Times New Roman" w:hAnsi="Verdana" w:cs="Times New Roman"/>
          <w:sz w:val="19"/>
          <w:szCs w:val="19"/>
        </w:rPr>
        <w:t xml:space="preserve"> properly.</w:t>
      </w:r>
      <w:r w:rsidR="00082765"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 xml:space="preserve">Another interviewee criticized funding schemes where researchers are “forced” to collaborate because an international consortium is required. Accordingly, while this collaboration can work out very well, it can also go very wrong when people do not know each other and are </w:t>
      </w:r>
      <w:r w:rsidRPr="00BF75BB">
        <w:rPr>
          <w:rFonts w:ascii="Verdana" w:eastAsia="Times New Roman" w:hAnsi="Verdana" w:cs="Times New Roman"/>
          <w:i/>
          <w:sz w:val="19"/>
          <w:szCs w:val="19"/>
        </w:rPr>
        <w:t>“pick’n’mixed”.</w:t>
      </w:r>
    </w:p>
    <w:p w14:paraId="5DBBECE9" w14:textId="77777777" w:rsidR="00300CBD" w:rsidRPr="003D1F31" w:rsidRDefault="00300CBD" w:rsidP="00300CBD">
      <w:pPr>
        <w:spacing w:line="276" w:lineRule="auto"/>
        <w:jc w:val="both"/>
        <w:rPr>
          <w:rFonts w:ascii="Verdana" w:eastAsia="Times New Roman" w:hAnsi="Verdana" w:cs="Times New Roman"/>
          <w:b/>
          <w:bCs/>
          <w:sz w:val="19"/>
          <w:szCs w:val="19"/>
        </w:rPr>
      </w:pPr>
    </w:p>
    <w:p w14:paraId="0D7C7C71" w14:textId="7802B2CB"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Mediating role/broker: </w:t>
      </w:r>
      <w:r w:rsidR="00082765" w:rsidRPr="003D1F31">
        <w:rPr>
          <w:rFonts w:ascii="Verdana" w:eastAsia="Times New Roman" w:hAnsi="Verdana" w:cs="Times New Roman"/>
          <w:sz w:val="19"/>
          <w:szCs w:val="19"/>
        </w:rPr>
        <w:t>The uptake of</w:t>
      </w:r>
      <w:r w:rsidRPr="003D1F31">
        <w:rPr>
          <w:rFonts w:ascii="Verdana" w:eastAsia="Times New Roman" w:hAnsi="Verdana" w:cs="Times New Roman"/>
          <w:sz w:val="19"/>
          <w:szCs w:val="19"/>
        </w:rPr>
        <w:t xml:space="preserve"> a mediating role can benefit transdisciplinary research. </w:t>
      </w:r>
      <w:r w:rsidR="00BF75BB">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interviewee who worked with stakeholders that had significantly opposing interests stressed the importance of </w:t>
      </w:r>
      <w:r w:rsidRPr="003D1F31">
        <w:rPr>
          <w:rFonts w:ascii="Verdana" w:eastAsia="Times New Roman" w:hAnsi="Verdana" w:cs="Times New Roman"/>
          <w:i/>
          <w:sz w:val="19"/>
          <w:szCs w:val="19"/>
        </w:rPr>
        <w:t>“sharing information, objectifying the debate and putting the arguments back on the table in a disciplined discourse”.</w:t>
      </w:r>
      <w:r w:rsidRPr="003D1F31">
        <w:rPr>
          <w:rFonts w:ascii="Verdana" w:eastAsia="Times New Roman" w:hAnsi="Verdana" w:cs="Times New Roman"/>
          <w:sz w:val="19"/>
          <w:szCs w:val="19"/>
        </w:rPr>
        <w:t xml:space="preserve"> Accordingly, researchers who bring together diverse stakeholders also need to be skilled in negotiating interests and de-escalating conflicts. Another interviewee claimed that in order to bring </w:t>
      </w:r>
      <w:r w:rsidRPr="003D1F31">
        <w:rPr>
          <w:rFonts w:ascii="Verdana" w:eastAsia="Times New Roman" w:hAnsi="Verdana" w:cs="Times New Roman"/>
          <w:sz w:val="19"/>
          <w:szCs w:val="19"/>
        </w:rPr>
        <w:lastRenderedPageBreak/>
        <w:t xml:space="preserve">the practice and the academic side together, researchers have to take on a mediating function:  </w:t>
      </w:r>
    </w:p>
    <w:p w14:paraId="7BBEADB3" w14:textId="77777777" w:rsidR="00300CBD" w:rsidRPr="003D1F31" w:rsidRDefault="00300CBD" w:rsidP="00300CBD">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“And I think that from the point of view of communication, of course you have to, you have to try to shape communication in such a way that it is understood by the practice contexts. And that needs both sides. So for me, creating relevance to practice is actually the task of science and practice together. And that presupposes that one has an understanding of both worlds. So we often talk about a double competence profile that we want to bring along or develop.” Interviewee 13</w:t>
      </w:r>
    </w:p>
    <w:p w14:paraId="5D1AA423" w14:textId="77777777" w:rsidR="00300CBD" w:rsidRPr="003D1F31" w:rsidRDefault="00300CBD" w:rsidP="00300CBD">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 </w:t>
      </w:r>
    </w:p>
    <w:p w14:paraId="40F644BF" w14:textId="253F51C6" w:rsidR="00300CBD" w:rsidRPr="003D1F31" w:rsidRDefault="00300CBD" w:rsidP="00D51F61">
      <w:pPr>
        <w:pStyle w:val="ListParagraph"/>
        <w:numPr>
          <w:ilvl w:val="0"/>
          <w:numId w:val="80"/>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Knowledge brokers:</w:t>
      </w:r>
      <w:r w:rsidRPr="003D1F31">
        <w:rPr>
          <w:rFonts w:ascii="Verdana" w:eastAsia="Times New Roman" w:hAnsi="Verdana" w:cs="Times New Roman"/>
          <w:sz w:val="19"/>
          <w:szCs w:val="19"/>
        </w:rPr>
        <w:t xml:space="preserve"> Some researchers who experienced challenges in communication tried to </w:t>
      </w:r>
      <w:r w:rsidR="00D51F61" w:rsidRPr="003D1F31">
        <w:rPr>
          <w:rFonts w:ascii="Verdana" w:eastAsia="Times New Roman" w:hAnsi="Verdana" w:cs="Times New Roman"/>
          <w:sz w:val="19"/>
          <w:szCs w:val="19"/>
        </w:rPr>
        <w:t>facilitate communication</w:t>
      </w:r>
      <w:r w:rsidRPr="003D1F31">
        <w:rPr>
          <w:rFonts w:ascii="Verdana" w:eastAsia="Times New Roman" w:hAnsi="Verdana" w:cs="Times New Roman"/>
          <w:sz w:val="19"/>
          <w:szCs w:val="19"/>
        </w:rPr>
        <w:t xml:space="preserve"> through the help of third parties, which can be </w:t>
      </w:r>
      <w:r w:rsidR="00D51F61" w:rsidRPr="003D1F31">
        <w:rPr>
          <w:rFonts w:ascii="Verdana" w:eastAsia="Times New Roman" w:hAnsi="Verdana" w:cs="Times New Roman"/>
          <w:sz w:val="19"/>
          <w:szCs w:val="19"/>
        </w:rPr>
        <w:t>regarded</w:t>
      </w:r>
      <w:r w:rsidRPr="003D1F31">
        <w:rPr>
          <w:rFonts w:ascii="Verdana" w:eastAsia="Times New Roman" w:hAnsi="Verdana" w:cs="Times New Roman"/>
          <w:sz w:val="19"/>
          <w:szCs w:val="19"/>
        </w:rPr>
        <w:t xml:space="preserve"> as knowledge brokers. This can be NGOs, project partners</w:t>
      </w:r>
      <w:r w:rsidR="00D51F61"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who also have experience in applied fields</w:t>
      </w:r>
      <w:r w:rsidR="00D51F61"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or well-meaning contacts from the practice field</w:t>
      </w:r>
      <w:r w:rsidR="00D51F61"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who are in support of the research project</w:t>
      </w:r>
      <w:r w:rsidR="00ED0EA0">
        <w:rPr>
          <w:rFonts w:ascii="Verdana" w:eastAsia="Times New Roman" w:hAnsi="Verdana" w:cs="Times New Roman"/>
          <w:sz w:val="19"/>
          <w:szCs w:val="19"/>
        </w:rPr>
        <w:t xml:space="preserve"> under scrutiny</w:t>
      </w:r>
      <w:r w:rsidRPr="003D1F31">
        <w:rPr>
          <w:rFonts w:ascii="Verdana" w:eastAsia="Times New Roman" w:hAnsi="Verdana" w:cs="Times New Roman"/>
          <w:sz w:val="19"/>
          <w:szCs w:val="19"/>
        </w:rPr>
        <w:t xml:space="preserve">. </w:t>
      </w:r>
      <w:r w:rsidR="00ED0EA0">
        <w:rPr>
          <w:rFonts w:ascii="Verdana" w:eastAsia="Times New Roman" w:hAnsi="Verdana" w:cs="Times New Roman"/>
          <w:sz w:val="19"/>
          <w:szCs w:val="19"/>
        </w:rPr>
        <w:t>A knowledge broker should be</w:t>
      </w:r>
      <w:r w:rsidRPr="003D1F31">
        <w:rPr>
          <w:rFonts w:ascii="Verdana" w:eastAsia="Times New Roman" w:hAnsi="Verdana" w:cs="Times New Roman"/>
          <w:sz w:val="19"/>
          <w:szCs w:val="19"/>
        </w:rPr>
        <w:t xml:space="preserve"> someone who is familiar with the routines and practices of the respective institution, is familiar with the people that work there and are in charge, and can convey the project’s relevance, thereby also implementing </w:t>
      </w:r>
      <w:r w:rsidR="00ED0EA0">
        <w:rPr>
          <w:rFonts w:ascii="Verdana" w:eastAsia="Times New Roman" w:hAnsi="Verdana" w:cs="Times New Roman"/>
          <w:sz w:val="19"/>
          <w:szCs w:val="19"/>
        </w:rPr>
        <w:t>a</w:t>
      </w:r>
      <w:r w:rsidRPr="003D1F31">
        <w:rPr>
          <w:rFonts w:ascii="Verdana" w:eastAsia="Times New Roman" w:hAnsi="Verdana" w:cs="Times New Roman"/>
          <w:sz w:val="19"/>
          <w:szCs w:val="19"/>
        </w:rPr>
        <w:t xml:space="preserve"> first transfer of knowledge. However, </w:t>
      </w:r>
      <w:r w:rsidR="00D51F61" w:rsidRPr="003D1F31">
        <w:rPr>
          <w:rFonts w:ascii="Verdana" w:eastAsia="Times New Roman" w:hAnsi="Verdana" w:cs="Times New Roman"/>
          <w:sz w:val="19"/>
          <w:szCs w:val="19"/>
        </w:rPr>
        <w:t>a knowledge broker</w:t>
      </w:r>
      <w:r w:rsidRPr="003D1F31">
        <w:rPr>
          <w:rFonts w:ascii="Verdana" w:eastAsia="Times New Roman" w:hAnsi="Verdana" w:cs="Times New Roman"/>
          <w:sz w:val="19"/>
          <w:szCs w:val="19"/>
        </w:rPr>
        <w:t xml:space="preserve"> need</w:t>
      </w:r>
      <w:r w:rsidR="00D51F61"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to be similarly acquainted with communicating with researchers</w:t>
      </w:r>
      <w:r w:rsidR="00D51F61" w:rsidRPr="003D1F31">
        <w:rPr>
          <w:rFonts w:ascii="Verdana" w:eastAsia="Times New Roman" w:hAnsi="Verdana" w:cs="Times New Roman"/>
          <w:sz w:val="19"/>
          <w:szCs w:val="19"/>
        </w:rPr>
        <w:t xml:space="preserve"> too</w:t>
      </w:r>
      <w:r w:rsidRPr="003D1F31">
        <w:rPr>
          <w:rFonts w:ascii="Verdana" w:eastAsia="Times New Roman" w:hAnsi="Verdana" w:cs="Times New Roman"/>
          <w:sz w:val="19"/>
          <w:szCs w:val="19"/>
        </w:rPr>
        <w:t xml:space="preserve">, meaning they need to understand the issue at hand, be familiar with research processes and </w:t>
      </w:r>
      <w:r w:rsidR="00D51F61" w:rsidRPr="003D1F31">
        <w:rPr>
          <w:rFonts w:ascii="Verdana" w:eastAsia="Times New Roman" w:hAnsi="Verdana" w:cs="Times New Roman"/>
          <w:sz w:val="19"/>
          <w:szCs w:val="19"/>
        </w:rPr>
        <w:t>research methodologies</w:t>
      </w:r>
      <w:r w:rsidRPr="003D1F31">
        <w:rPr>
          <w:rFonts w:ascii="Verdana" w:eastAsia="Times New Roman" w:hAnsi="Verdana" w:cs="Times New Roman"/>
          <w:sz w:val="19"/>
          <w:szCs w:val="19"/>
        </w:rPr>
        <w:t xml:space="preserve">, and with academic discussions. Thus, a knowledge broker </w:t>
      </w:r>
      <w:r w:rsidR="00ED0EA0">
        <w:rPr>
          <w:rFonts w:ascii="Verdana" w:eastAsia="Times New Roman" w:hAnsi="Verdana" w:cs="Times New Roman"/>
          <w:sz w:val="19"/>
          <w:szCs w:val="19"/>
        </w:rPr>
        <w:t>is a</w:t>
      </w:r>
      <w:r w:rsidRPr="003D1F31">
        <w:rPr>
          <w:rFonts w:ascii="Verdana" w:eastAsia="Times New Roman" w:hAnsi="Verdana" w:cs="Times New Roman"/>
          <w:sz w:val="19"/>
          <w:szCs w:val="19"/>
        </w:rPr>
        <w:t xml:space="preserve"> bridge </w:t>
      </w:r>
      <w:r w:rsidR="00D51F61" w:rsidRPr="003D1F31">
        <w:rPr>
          <w:rFonts w:ascii="Verdana" w:eastAsia="Times New Roman" w:hAnsi="Verdana" w:cs="Times New Roman"/>
          <w:sz w:val="19"/>
          <w:szCs w:val="19"/>
        </w:rPr>
        <w:t>that</w:t>
      </w:r>
      <w:r w:rsidRPr="003D1F31">
        <w:rPr>
          <w:rFonts w:ascii="Verdana" w:eastAsia="Times New Roman" w:hAnsi="Verdana" w:cs="Times New Roman"/>
          <w:sz w:val="19"/>
          <w:szCs w:val="19"/>
        </w:rPr>
        <w:t xml:space="preserve"> is firmly anchored </w:t>
      </w:r>
      <w:r w:rsidR="00D51F61" w:rsidRPr="003D1F31">
        <w:rPr>
          <w:rFonts w:ascii="Verdana" w:eastAsia="Times New Roman" w:hAnsi="Verdana" w:cs="Times New Roman"/>
          <w:sz w:val="19"/>
          <w:szCs w:val="19"/>
        </w:rPr>
        <w:t>in</w:t>
      </w:r>
      <w:r w:rsidRPr="003D1F31">
        <w:rPr>
          <w:rFonts w:ascii="Verdana" w:eastAsia="Times New Roman" w:hAnsi="Verdana" w:cs="Times New Roman"/>
          <w:sz w:val="19"/>
          <w:szCs w:val="19"/>
        </w:rPr>
        <w:t xml:space="preserve"> research and practice. </w:t>
      </w:r>
      <w:r w:rsidR="00ED0EA0">
        <w:rPr>
          <w:rFonts w:ascii="Verdana" w:eastAsia="Times New Roman" w:hAnsi="Verdana" w:cs="Times New Roman"/>
          <w:sz w:val="19"/>
          <w:szCs w:val="19"/>
        </w:rPr>
        <w:t>They are especially important</w:t>
      </w:r>
      <w:r w:rsidRPr="003D1F31">
        <w:rPr>
          <w:rFonts w:ascii="Verdana" w:eastAsia="Times New Roman" w:hAnsi="Verdana" w:cs="Times New Roman"/>
          <w:sz w:val="19"/>
          <w:szCs w:val="19"/>
        </w:rPr>
        <w:t>, when dealing with topics regarding mor</w:t>
      </w:r>
      <w:r w:rsidR="00D51F61" w:rsidRPr="003D1F31">
        <w:rPr>
          <w:rFonts w:ascii="Verdana" w:eastAsia="Times New Roman" w:hAnsi="Verdana" w:cs="Times New Roman"/>
          <w:sz w:val="19"/>
          <w:szCs w:val="19"/>
        </w:rPr>
        <w:t xml:space="preserve">e </w:t>
      </w:r>
      <w:r w:rsidR="00ED0EA0">
        <w:rPr>
          <w:rFonts w:ascii="Verdana" w:eastAsia="Times New Roman" w:hAnsi="Verdana" w:cs="Times New Roman"/>
          <w:sz w:val="19"/>
          <w:szCs w:val="19"/>
        </w:rPr>
        <w:t>vulnerable or excluded groups. Then k</w:t>
      </w:r>
      <w:r w:rsidRPr="003D1F31">
        <w:rPr>
          <w:rFonts w:ascii="Verdana" w:eastAsia="Times New Roman" w:hAnsi="Verdana" w:cs="Times New Roman"/>
          <w:sz w:val="19"/>
          <w:szCs w:val="19"/>
        </w:rPr>
        <w:t>nowledge brokers also act as a voice representing them</w:t>
      </w:r>
      <w:r w:rsidR="00ED0EA0">
        <w:rPr>
          <w:rFonts w:ascii="Verdana" w:eastAsia="Times New Roman" w:hAnsi="Verdana" w:cs="Times New Roman"/>
          <w:sz w:val="19"/>
          <w:szCs w:val="19"/>
        </w:rPr>
        <w:t>,</w:t>
      </w:r>
      <w:r w:rsidRPr="003D1F31">
        <w:rPr>
          <w:rFonts w:ascii="Verdana" w:eastAsia="Times New Roman" w:hAnsi="Verdana" w:cs="Times New Roman"/>
          <w:sz w:val="19"/>
          <w:szCs w:val="19"/>
        </w:rPr>
        <w:t xml:space="preserve"> if it is difficult for them to speak for themselves, for example, in the form of interest associations and NGOs.</w:t>
      </w:r>
      <w:r w:rsidR="00D51F61" w:rsidRPr="003D1F31">
        <w:rPr>
          <w:rFonts w:ascii="Verdana" w:eastAsia="Times New Roman" w:hAnsi="Verdana" w:cs="Times New Roman"/>
          <w:sz w:val="19"/>
          <w:szCs w:val="19"/>
        </w:rPr>
        <w:t xml:space="preserve"> A second setting in which knowledge brokers are particularly important is politics and in exchange with public administration,</w:t>
      </w:r>
      <w:r w:rsidRPr="003D1F31">
        <w:rPr>
          <w:rFonts w:ascii="Verdana" w:eastAsia="Times New Roman" w:hAnsi="Verdana" w:cs="Times New Roman"/>
          <w:sz w:val="19"/>
          <w:szCs w:val="19"/>
        </w:rPr>
        <w:t xml:space="preserve"> where tacit knowledge is required for efficient communication and knowledge transfer. </w:t>
      </w:r>
    </w:p>
    <w:p w14:paraId="42B81C38" w14:textId="345AA1C7" w:rsidR="00300CBD" w:rsidRPr="003D1F31" w:rsidRDefault="00300CBD" w:rsidP="00300CBD">
      <w:pPr>
        <w:spacing w:line="276" w:lineRule="auto"/>
        <w:ind w:left="720"/>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“The first thing I have to do is, I have to, within each of these ministries or organisations, identify an “insight champion”, someone who works in this ministry, who is convinced of the project and can convince his peers why this is a useful thing to try for the ministry. Because, these people are embedded in the organisation, speak the language of the organisation, and so are much more effective than I will ever be in making a case for trying that.” Interviewee 9</w:t>
      </w:r>
    </w:p>
    <w:p w14:paraId="13FD24CA" w14:textId="77777777" w:rsidR="000A117A" w:rsidRPr="003D1F31" w:rsidRDefault="000A117A" w:rsidP="00300CBD">
      <w:pPr>
        <w:spacing w:line="276" w:lineRule="auto"/>
        <w:ind w:left="720"/>
        <w:jc w:val="both"/>
        <w:rPr>
          <w:rFonts w:ascii="Verdana" w:eastAsia="Times New Roman" w:hAnsi="Verdana" w:cs="Times New Roman"/>
          <w:i/>
          <w:iCs/>
          <w:sz w:val="16"/>
          <w:szCs w:val="16"/>
        </w:rPr>
      </w:pPr>
    </w:p>
    <w:p w14:paraId="577FCDCF" w14:textId="14C8D995" w:rsidR="002426EF" w:rsidRPr="003D1F31" w:rsidRDefault="00532180" w:rsidP="000A117A">
      <w:pPr>
        <w:pStyle w:val="RTDHeading02"/>
        <w:numPr>
          <w:ilvl w:val="0"/>
          <w:numId w:val="2"/>
        </w:numPr>
        <w:tabs>
          <w:tab w:val="clear" w:pos="0"/>
          <w:tab w:val="num" w:pos="567"/>
        </w:tabs>
        <w:ind w:left="567" w:hanging="567"/>
        <w:outlineLvl w:val="0"/>
        <w:rPr>
          <w:sz w:val="28"/>
          <w:szCs w:val="28"/>
        </w:rPr>
      </w:pPr>
      <w:bookmarkStart w:id="54" w:name="_Toc106728072"/>
      <w:r>
        <w:rPr>
          <w:sz w:val="28"/>
          <w:szCs w:val="28"/>
        </w:rPr>
        <w:t>TOWARDS NEW SOCIAL PRACTICES? MOTIVATION, INTENTION AND TARGETED OUTCOMES</w:t>
      </w:r>
      <w:bookmarkEnd w:id="54"/>
      <w:r>
        <w:rPr>
          <w:sz w:val="28"/>
          <w:szCs w:val="28"/>
        </w:rPr>
        <w:t xml:space="preserve"> </w:t>
      </w:r>
    </w:p>
    <w:p w14:paraId="7E8CC082" w14:textId="6453F9C4" w:rsidR="002426EF" w:rsidRPr="003D1F31" w:rsidRDefault="00D00E26">
      <w:pPr>
        <w:pStyle w:val="RTDHeading04"/>
        <w:tabs>
          <w:tab w:val="left" w:pos="709"/>
        </w:tabs>
        <w:ind w:left="709" w:hanging="709"/>
        <w:outlineLvl w:val="1"/>
        <w:rPr>
          <w:sz w:val="22"/>
          <w:szCs w:val="22"/>
        </w:rPr>
      </w:pPr>
      <w:bookmarkStart w:id="55" w:name="_Toc106728073"/>
      <w:r w:rsidRPr="003D1F31">
        <w:rPr>
          <w:sz w:val="22"/>
          <w:szCs w:val="22"/>
        </w:rPr>
        <w:t>5.1</w:t>
      </w:r>
      <w:r w:rsidRPr="003D1F31">
        <w:rPr>
          <w:sz w:val="22"/>
          <w:szCs w:val="22"/>
        </w:rPr>
        <w:tab/>
        <w:t xml:space="preserve">Motivation </w:t>
      </w:r>
      <w:r w:rsidR="00390D5F">
        <w:rPr>
          <w:sz w:val="22"/>
          <w:szCs w:val="22"/>
        </w:rPr>
        <w:t>and intention</w:t>
      </w:r>
      <w:bookmarkEnd w:id="55"/>
    </w:p>
    <w:p w14:paraId="301F95CA" w14:textId="11BE907D" w:rsidR="00273A89" w:rsidRPr="003D1F31" w:rsidRDefault="00273A89" w:rsidP="00273A89">
      <w:pPr>
        <w:pStyle w:val="RTDBody"/>
      </w:pPr>
      <w:r w:rsidRPr="003D1F31">
        <w:t xml:space="preserve">Intention and agency are central elements of the </w:t>
      </w:r>
      <w:r w:rsidR="009156EC">
        <w:t xml:space="preserve">applied </w:t>
      </w:r>
      <w:r w:rsidRPr="003D1F31">
        <w:t>definition of social innovation (see Table 1). The type of motivation that drives academics is important to understand the content orientation, the design, and the results</w:t>
      </w:r>
      <w:r w:rsidR="009156EC">
        <w:t xml:space="preserve"> orientation</w:t>
      </w:r>
      <w:r w:rsidRPr="003D1F31">
        <w:t xml:space="preserve"> of the research</w:t>
      </w:r>
      <w:r w:rsidR="009156EC">
        <w:t xml:space="preserve"> project under scrutiny</w:t>
      </w:r>
      <w:r w:rsidRPr="003D1F31">
        <w:t xml:space="preserve">. While it can be assumed that the pursuit of knowledge per se is an important underlying motivation of researchers, alternative motivations beyond this, such as contributing to more immediate economic or social value, </w:t>
      </w:r>
      <w:r w:rsidR="009156EC">
        <w:t>cannot</w:t>
      </w:r>
      <w:r w:rsidRPr="003D1F31">
        <w:t xml:space="preserve"> be taken for granted. </w:t>
      </w:r>
      <w:r w:rsidR="009156EC" w:rsidRPr="009156EC">
        <w:t>And even if this is the case, researchers set different boundaries in terms of the added value they want to bring to the economy or society, whether as a free will decision or as a requirement on t</w:t>
      </w:r>
      <w:r w:rsidR="009156EC">
        <w:t>he part of the research funder</w:t>
      </w:r>
      <w:r w:rsidRPr="009156EC">
        <w:rPr>
          <w:rStyle w:val="FootnoteReference"/>
          <w:lang w:eastAsia="en-US"/>
        </w:rPr>
        <w:footnoteReference w:id="13"/>
      </w:r>
      <w:r w:rsidR="009156EC" w:rsidRPr="009156EC">
        <w:t>.</w:t>
      </w:r>
      <w:r w:rsidR="009156EC">
        <w:rPr>
          <w:rStyle w:val="FootnoteReference"/>
          <w:lang w:eastAsia="en-US"/>
        </w:rPr>
        <w:t xml:space="preserve"> </w:t>
      </w:r>
      <w:r w:rsidR="009156EC">
        <w:t>While</w:t>
      </w:r>
      <w:r w:rsidRPr="003D1F31">
        <w:t xml:space="preserve"> social sciences and humanities scholarship</w:t>
      </w:r>
      <w:r w:rsidR="009156EC">
        <w:t>, for instance</w:t>
      </w:r>
      <w:r w:rsidRPr="003D1F31">
        <w:t xml:space="preserve"> is often committed to do research for the good of society, the interest of researchers is often not oriented towards producing </w:t>
      </w:r>
      <w:r w:rsidRPr="003D1F31">
        <w:lastRenderedPageBreak/>
        <w:t>usable results, let alone actual solutions, but rather to raise awareness and influence society to create capabilities of self-understanding in different contexts (Reale et al. 2018; Benneworth 2015; Nussbaum 2010).</w:t>
      </w:r>
    </w:p>
    <w:p w14:paraId="250DF121" w14:textId="3E2AC33F" w:rsidR="00273A89" w:rsidRPr="003D1F31" w:rsidRDefault="005A4EEF" w:rsidP="005A4EEF">
      <w:pPr>
        <w:pStyle w:val="RTDBody"/>
      </w:pPr>
      <w:r w:rsidRPr="003D1F31">
        <w:t xml:space="preserve">The initial motivation types measured through the survey consist of three main categories, namely, </w:t>
      </w:r>
    </w:p>
    <w:p w14:paraId="143C3036" w14:textId="77777777" w:rsidR="00273A89" w:rsidRPr="003D1F31" w:rsidRDefault="005A4EEF" w:rsidP="00273A89">
      <w:pPr>
        <w:pStyle w:val="RTDBody"/>
        <w:numPr>
          <w:ilvl w:val="0"/>
          <w:numId w:val="81"/>
        </w:numPr>
      </w:pPr>
      <w:r w:rsidRPr="003D1F31">
        <w:t xml:space="preserve">motivation to </w:t>
      </w:r>
      <w:r w:rsidRPr="003D1F31">
        <w:rPr>
          <w:i/>
          <w:iCs/>
        </w:rPr>
        <w:t xml:space="preserve">better </w:t>
      </w:r>
      <w:r w:rsidRPr="003D1F31">
        <w:rPr>
          <w:i/>
          <w:iCs/>
          <w:u w:val="single"/>
        </w:rPr>
        <w:t>understand</w:t>
      </w:r>
      <w:r w:rsidRPr="003D1F31">
        <w:rPr>
          <w:i/>
          <w:iCs/>
        </w:rPr>
        <w:t xml:space="preserve"> a natural, technical, economic, or social phenomenon </w:t>
      </w:r>
      <w:r w:rsidRPr="003D1F31">
        <w:t xml:space="preserve">(basic academic motivation that drives research), </w:t>
      </w:r>
    </w:p>
    <w:p w14:paraId="79D19034" w14:textId="2FFF7E7A" w:rsidR="00273A89" w:rsidRPr="003D1F31" w:rsidRDefault="005A4EEF" w:rsidP="00273A89">
      <w:pPr>
        <w:pStyle w:val="RTDBody"/>
        <w:numPr>
          <w:ilvl w:val="0"/>
          <w:numId w:val="81"/>
        </w:numPr>
      </w:pPr>
      <w:r w:rsidRPr="003D1F31">
        <w:t xml:space="preserve">to </w:t>
      </w:r>
      <w:r w:rsidRPr="003D1F31">
        <w:rPr>
          <w:i/>
          <w:iCs/>
        </w:rPr>
        <w:t xml:space="preserve">directly </w:t>
      </w:r>
      <w:r w:rsidRPr="009156EC">
        <w:rPr>
          <w:i/>
          <w:iCs/>
          <w:u w:val="single"/>
        </w:rPr>
        <w:t xml:space="preserve">address a </w:t>
      </w:r>
      <w:r w:rsidRPr="009156EC">
        <w:rPr>
          <w:i/>
          <w:iCs/>
        </w:rPr>
        <w:t>natural, technical, economic, or social</w:t>
      </w:r>
      <w:r w:rsidRPr="003D1F31">
        <w:rPr>
          <w:i/>
          <w:iCs/>
        </w:rPr>
        <w:t xml:space="preserve"> </w:t>
      </w:r>
      <w:r w:rsidRPr="003D1F31">
        <w:rPr>
          <w:i/>
          <w:iCs/>
          <w:u w:val="single"/>
        </w:rPr>
        <w:t>problem</w:t>
      </w:r>
      <w:r w:rsidRPr="003D1F31">
        <w:rPr>
          <w:iCs/>
        </w:rPr>
        <w:t xml:space="preserve"> (</w:t>
      </w:r>
      <w:r w:rsidR="009156EC">
        <w:rPr>
          <w:iCs/>
        </w:rPr>
        <w:t>use</w:t>
      </w:r>
      <w:r w:rsidRPr="003D1F31">
        <w:rPr>
          <w:iCs/>
        </w:rPr>
        <w:t>-inspired research)</w:t>
      </w:r>
      <w:r w:rsidRPr="003D1F31">
        <w:rPr>
          <w:i/>
          <w:iCs/>
        </w:rPr>
        <w:t>,</w:t>
      </w:r>
    </w:p>
    <w:p w14:paraId="51708FA3" w14:textId="5E72EBEB" w:rsidR="005A4EEF" w:rsidRPr="003D1F31" w:rsidRDefault="005A4EEF" w:rsidP="00273A89">
      <w:pPr>
        <w:pStyle w:val="RTDBody"/>
        <w:numPr>
          <w:ilvl w:val="0"/>
          <w:numId w:val="81"/>
        </w:numPr>
      </w:pPr>
      <w:r w:rsidRPr="003D1F31">
        <w:rPr>
          <w:i/>
          <w:iCs/>
        </w:rPr>
        <w:t xml:space="preserve"> </w:t>
      </w:r>
      <w:r w:rsidRPr="003D1F31">
        <w:t xml:space="preserve">to </w:t>
      </w:r>
      <w:r w:rsidRPr="003D1F31">
        <w:rPr>
          <w:i/>
          <w:iCs/>
          <w:u w:val="single"/>
        </w:rPr>
        <w:t>improve the human condition/welfare</w:t>
      </w:r>
      <w:r w:rsidRPr="003D1F31">
        <w:t xml:space="preserve"> (motivation to create change outside of academia).</w:t>
      </w:r>
    </w:p>
    <w:p w14:paraId="0F46A966" w14:textId="1DB3A359" w:rsidR="005A4EEF" w:rsidRPr="003D1F31" w:rsidRDefault="005A4EEF" w:rsidP="005A4EEF">
      <w:pPr>
        <w:jc w:val="both"/>
        <w:rPr>
          <w:rFonts w:ascii="Verdana" w:hAnsi="Verdana"/>
          <w:sz w:val="19"/>
          <w:szCs w:val="19"/>
        </w:rPr>
      </w:pPr>
      <w:r w:rsidRPr="003D1F31">
        <w:rPr>
          <w:rFonts w:ascii="Verdana" w:hAnsi="Verdana"/>
          <w:sz w:val="19"/>
          <w:szCs w:val="19"/>
        </w:rPr>
        <w:t xml:space="preserve">The basic academic motivation to better </w:t>
      </w:r>
      <w:r w:rsidRPr="003D1F31">
        <w:rPr>
          <w:rFonts w:ascii="Verdana" w:hAnsi="Verdana"/>
          <w:sz w:val="19"/>
          <w:szCs w:val="19"/>
          <w:u w:val="single"/>
        </w:rPr>
        <w:t>understand</w:t>
      </w:r>
      <w:r w:rsidRPr="003D1F31">
        <w:rPr>
          <w:rFonts w:ascii="Verdana" w:hAnsi="Verdana"/>
          <w:sz w:val="19"/>
          <w:szCs w:val="19"/>
        </w:rPr>
        <w:t xml:space="preserve"> a natural, technical, economic or social phenomenon was strongly emphasised by the PIs in the survey (see </w:t>
      </w:r>
      <w:r w:rsidRPr="003D1F31">
        <w:rPr>
          <w:rFonts w:ascii="Verdana" w:hAnsi="Verdana"/>
          <w:sz w:val="19"/>
          <w:szCs w:val="19"/>
        </w:rPr>
        <w:fldChar w:fldCharType="begin"/>
      </w:r>
      <w:r w:rsidRPr="003D1F31">
        <w:rPr>
          <w:rFonts w:ascii="Verdana" w:hAnsi="Verdana"/>
          <w:sz w:val="19"/>
          <w:szCs w:val="19"/>
        </w:rPr>
        <w:instrText xml:space="preserve">REF _Ref100042325 \h \* MERGEFORMAT </w:instrText>
      </w:r>
      <w:r w:rsidRPr="003D1F31">
        <w:rPr>
          <w:rFonts w:ascii="Verdana" w:hAnsi="Verdana"/>
          <w:sz w:val="19"/>
          <w:szCs w:val="19"/>
        </w:rPr>
      </w:r>
      <w:r w:rsidRPr="003D1F31">
        <w:rPr>
          <w:rFonts w:ascii="Verdana" w:hAnsi="Verdana"/>
          <w:sz w:val="19"/>
          <w:szCs w:val="19"/>
        </w:rPr>
        <w:fldChar w:fldCharType="separate"/>
      </w:r>
      <w:r w:rsidR="00522CD9" w:rsidRPr="003D1F31">
        <w:rPr>
          <w:rFonts w:ascii="Verdana" w:hAnsi="Verdana"/>
          <w:sz w:val="19"/>
          <w:szCs w:val="19"/>
        </w:rPr>
        <w:t>Figure 7</w:t>
      </w:r>
      <w:r w:rsidRPr="003D1F31">
        <w:rPr>
          <w:rFonts w:ascii="Verdana" w:hAnsi="Verdana"/>
          <w:sz w:val="19"/>
          <w:szCs w:val="19"/>
        </w:rPr>
        <w:fldChar w:fldCharType="end"/>
      </w:r>
      <w:r w:rsidRPr="003D1F31">
        <w:rPr>
          <w:rFonts w:ascii="Verdana" w:hAnsi="Verdana"/>
          <w:sz w:val="19"/>
          <w:szCs w:val="19"/>
        </w:rPr>
        <w:t xml:space="preserve">): 84 % of the survey respondents </w:t>
      </w:r>
      <w:r w:rsidR="009156EC">
        <w:rPr>
          <w:rFonts w:ascii="Verdana" w:hAnsi="Verdana"/>
          <w:sz w:val="19"/>
          <w:szCs w:val="19"/>
        </w:rPr>
        <w:t>rated</w:t>
      </w:r>
      <w:r w:rsidRPr="003D1F31">
        <w:rPr>
          <w:rFonts w:ascii="Verdana" w:hAnsi="Verdana"/>
          <w:sz w:val="19"/>
          <w:szCs w:val="19"/>
        </w:rPr>
        <w:t xml:space="preserve"> academic motivation greater or equal to 7 on a 0-10 scale. This was followed by the motivation to directly </w:t>
      </w:r>
      <w:r w:rsidRPr="003D1F31">
        <w:rPr>
          <w:rFonts w:ascii="Verdana" w:hAnsi="Verdana"/>
          <w:sz w:val="19"/>
          <w:szCs w:val="19"/>
          <w:u w:val="single"/>
        </w:rPr>
        <w:t>address a problem</w:t>
      </w:r>
      <w:r w:rsidRPr="003D1F31">
        <w:rPr>
          <w:rFonts w:ascii="Verdana" w:hAnsi="Verdana"/>
          <w:sz w:val="19"/>
          <w:szCs w:val="19"/>
        </w:rPr>
        <w:t xml:space="preserve"> (64 % of the respondents noting equal or higher levels than 7). </w:t>
      </w:r>
      <w:r w:rsidRPr="003D1F31">
        <w:rPr>
          <w:rFonts w:ascii="Verdana" w:hAnsi="Verdana"/>
          <w:sz w:val="19"/>
          <w:szCs w:val="19"/>
          <w:u w:val="single"/>
        </w:rPr>
        <w:t>Improving the human condition/welfare</w:t>
      </w:r>
      <w:r w:rsidRPr="003D1F31">
        <w:rPr>
          <w:rFonts w:ascii="Verdana" w:hAnsi="Verdana"/>
          <w:sz w:val="19"/>
          <w:szCs w:val="19"/>
        </w:rPr>
        <w:t xml:space="preserve">, i. e. the motivation closest associated with social innovation, namely to cause change outside of academia, was more balanced in comparison. 35 % of the respondents replied with levels equal to or smaller than 3 and 45 % with levels equal to or higher than 7. Please refer for more detailed responses to </w:t>
      </w:r>
      <w:r w:rsidRPr="003D1F31">
        <w:rPr>
          <w:rFonts w:ascii="Verdana" w:hAnsi="Verdana"/>
          <w:sz w:val="19"/>
          <w:szCs w:val="19"/>
        </w:rPr>
        <w:fldChar w:fldCharType="begin"/>
      </w:r>
      <w:r w:rsidRPr="003D1F31">
        <w:rPr>
          <w:rFonts w:ascii="Verdana" w:hAnsi="Verdana"/>
          <w:sz w:val="19"/>
          <w:szCs w:val="19"/>
        </w:rPr>
        <w:instrText xml:space="preserve">REF _Ref100042273 \h \* MERGEFORMAT </w:instrText>
      </w:r>
      <w:r w:rsidRPr="003D1F31">
        <w:rPr>
          <w:rFonts w:ascii="Verdana" w:hAnsi="Verdana"/>
          <w:sz w:val="19"/>
          <w:szCs w:val="19"/>
        </w:rPr>
      </w:r>
      <w:r w:rsidRPr="003D1F31">
        <w:rPr>
          <w:rFonts w:ascii="Verdana" w:hAnsi="Verdana"/>
          <w:sz w:val="19"/>
          <w:szCs w:val="19"/>
        </w:rPr>
        <w:fldChar w:fldCharType="separate"/>
      </w:r>
      <w:r w:rsidR="00522CD9" w:rsidRPr="003D1F31">
        <w:rPr>
          <w:rFonts w:ascii="Verdana" w:hAnsi="Verdana"/>
          <w:sz w:val="19"/>
          <w:szCs w:val="19"/>
        </w:rPr>
        <w:t>Table 3</w:t>
      </w:r>
      <w:r w:rsidRPr="003D1F31">
        <w:rPr>
          <w:rFonts w:ascii="Verdana" w:hAnsi="Verdana"/>
          <w:sz w:val="19"/>
          <w:szCs w:val="19"/>
        </w:rPr>
        <w:fldChar w:fldCharType="end"/>
      </w:r>
      <w:r w:rsidRPr="003D1F31">
        <w:rPr>
          <w:rFonts w:ascii="Verdana" w:hAnsi="Verdana"/>
          <w:sz w:val="19"/>
          <w:szCs w:val="19"/>
        </w:rPr>
        <w:t>.</w:t>
      </w:r>
    </w:p>
    <w:p w14:paraId="24DD5DDC" w14:textId="77777777" w:rsidR="005A4EEF" w:rsidRPr="003D1F31" w:rsidRDefault="005A4EEF" w:rsidP="005A4EEF">
      <w:pPr>
        <w:jc w:val="both"/>
        <w:rPr>
          <w:rFonts w:ascii="Verdana" w:hAnsi="Verdana"/>
          <w:sz w:val="19"/>
          <w:szCs w:val="19"/>
        </w:rPr>
      </w:pPr>
    </w:p>
    <w:p w14:paraId="5B66966A" w14:textId="5D15B025" w:rsidR="005A4EEF" w:rsidRPr="003D1F31" w:rsidRDefault="005A4EEF" w:rsidP="005A4EEF">
      <w:pPr>
        <w:pStyle w:val="Caption"/>
        <w:keepNext/>
        <w:rPr>
          <w:rFonts w:ascii="Verdana" w:hAnsi="Verdana"/>
        </w:rPr>
      </w:pPr>
      <w:bookmarkStart w:id="56" w:name="_Ref100042325"/>
      <w:bookmarkStart w:id="57" w:name="_Toc100567210"/>
      <w:bookmarkStart w:id="58" w:name="_Toc106728178"/>
      <w:r w:rsidRPr="003D1F31">
        <w:rPr>
          <w:rFonts w:ascii="Verdana" w:hAnsi="Verdana"/>
        </w:rPr>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12</w:t>
      </w:r>
      <w:r w:rsidRPr="003D1F31">
        <w:rPr>
          <w:rFonts w:ascii="Verdana" w:hAnsi="Verdana"/>
        </w:rPr>
        <w:fldChar w:fldCharType="end"/>
      </w:r>
      <w:bookmarkEnd w:id="56"/>
      <w:r w:rsidRPr="003D1F31">
        <w:rPr>
          <w:rFonts w:ascii="Verdana" w:hAnsi="Verdana"/>
        </w:rPr>
        <w:t>: Distribution of different motivation types</w:t>
      </w:r>
      <w:bookmarkEnd w:id="57"/>
      <w:bookmarkEnd w:id="58"/>
    </w:p>
    <w:p w14:paraId="09A54404" w14:textId="77777777" w:rsidR="005A4EEF" w:rsidRPr="003D1F31" w:rsidRDefault="005A4EEF" w:rsidP="005A4EEF">
      <w:pPr>
        <w:pStyle w:val="Caption"/>
        <w:keepNext/>
      </w:pPr>
      <w:r w:rsidRPr="003D1F31">
        <w:rPr>
          <w:noProof/>
          <w:lang w:val="de-AT" w:eastAsia="de-AT"/>
        </w:rPr>
        <w:drawing>
          <wp:inline distT="0" distB="0" distL="0" distR="0" wp14:anchorId="6C0571CE" wp14:editId="27EBDF4D">
            <wp:extent cx="5793105" cy="1964690"/>
            <wp:effectExtent l="0" t="0" r="0" b="0"/>
            <wp:docPr id="16"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24"/>
                    <pic:cNvPicPr>
                      <a:picLocks noChangeAspect="1" noChangeArrowheads="1"/>
                    </pic:cNvPicPr>
                  </pic:nvPicPr>
                  <pic:blipFill>
                    <a:blip r:embed="rId29"/>
                    <a:srcRect l="1710"/>
                    <a:stretch>
                      <a:fillRect/>
                    </a:stretch>
                  </pic:blipFill>
                  <pic:spPr bwMode="auto">
                    <a:xfrm>
                      <a:off x="0" y="0"/>
                      <a:ext cx="5793105" cy="1964690"/>
                    </a:xfrm>
                    <a:prstGeom prst="rect">
                      <a:avLst/>
                    </a:prstGeom>
                  </pic:spPr>
                </pic:pic>
              </a:graphicData>
            </a:graphic>
          </wp:inline>
        </w:drawing>
      </w:r>
    </w:p>
    <w:p w14:paraId="21EA990F" w14:textId="57D9FA2F" w:rsidR="005A4EEF" w:rsidRPr="003D1F31" w:rsidRDefault="005A4EEF" w:rsidP="005A4EEF">
      <w:pPr>
        <w:pStyle w:val="BodyText"/>
        <w:rPr>
          <w:rFonts w:ascii="Verdana" w:hAnsi="Verdana"/>
          <w:sz w:val="19"/>
          <w:szCs w:val="19"/>
          <w:lang w:val="en-GB"/>
        </w:rPr>
      </w:pPr>
    </w:p>
    <w:p w14:paraId="605FB676" w14:textId="0ADA7B51" w:rsidR="00831FCB" w:rsidRPr="003D1F31" w:rsidRDefault="00831FCB" w:rsidP="00831FCB">
      <w:pPr>
        <w:jc w:val="both"/>
        <w:rPr>
          <w:rFonts w:ascii="Verdana" w:hAnsi="Verdana"/>
          <w:sz w:val="19"/>
          <w:szCs w:val="19"/>
        </w:rPr>
      </w:pPr>
      <w:r w:rsidRPr="003D1F31">
        <w:rPr>
          <w:rFonts w:ascii="Verdana" w:hAnsi="Verdana"/>
          <w:sz w:val="19"/>
          <w:szCs w:val="19"/>
        </w:rPr>
        <w:t>We can conclude that the motivation portfolio of SNSF-funded principal investigators</w:t>
      </w:r>
      <w:r w:rsidR="009156EC">
        <w:rPr>
          <w:rFonts w:ascii="Verdana" w:hAnsi="Verdana"/>
          <w:sz w:val="19"/>
          <w:szCs w:val="19"/>
        </w:rPr>
        <w:t xml:space="preserve"> (PIs) is</w:t>
      </w:r>
      <w:r w:rsidRPr="003D1F31">
        <w:rPr>
          <w:rFonts w:ascii="Verdana" w:hAnsi="Verdana"/>
          <w:sz w:val="19"/>
          <w:szCs w:val="19"/>
        </w:rPr>
        <w:t xml:space="preserve"> not one-dimensionally oriented towards only the basic scientific motivation of better </w:t>
      </w:r>
      <w:r w:rsidRPr="003D1F31">
        <w:rPr>
          <w:rFonts w:ascii="Verdana" w:hAnsi="Verdana"/>
          <w:sz w:val="19"/>
          <w:szCs w:val="19"/>
          <w:u w:val="single"/>
        </w:rPr>
        <w:t>understanding</w:t>
      </w:r>
      <w:r w:rsidRPr="003D1F31">
        <w:rPr>
          <w:rFonts w:ascii="Verdana" w:hAnsi="Verdana"/>
          <w:sz w:val="19"/>
          <w:szCs w:val="19"/>
        </w:rPr>
        <w:t xml:space="preserve"> a phenomenon, but includes also a remarkable share of </w:t>
      </w:r>
      <w:r w:rsidRPr="003D1F31">
        <w:rPr>
          <w:rFonts w:ascii="Verdana" w:hAnsi="Verdana"/>
          <w:sz w:val="19"/>
          <w:szCs w:val="19"/>
          <w:u w:val="single"/>
        </w:rPr>
        <w:t xml:space="preserve">problem-orientation </w:t>
      </w:r>
      <w:r w:rsidRPr="009156EC">
        <w:rPr>
          <w:rFonts w:ascii="Verdana" w:hAnsi="Verdana"/>
          <w:sz w:val="19"/>
          <w:szCs w:val="19"/>
          <w:u w:val="single"/>
        </w:rPr>
        <w:t xml:space="preserve">and use-inspiration </w:t>
      </w:r>
      <w:r w:rsidRPr="003D1F31">
        <w:rPr>
          <w:rFonts w:ascii="Verdana" w:hAnsi="Verdana"/>
          <w:sz w:val="19"/>
          <w:szCs w:val="19"/>
        </w:rPr>
        <w:t xml:space="preserve">including a quite strongly expressed notion of </w:t>
      </w:r>
      <w:r w:rsidRPr="003D1F31">
        <w:rPr>
          <w:rFonts w:ascii="Verdana" w:hAnsi="Verdana"/>
          <w:sz w:val="19"/>
          <w:szCs w:val="19"/>
          <w:u w:val="single"/>
        </w:rPr>
        <w:t>doing good for human condition/welfare</w:t>
      </w:r>
      <w:r w:rsidRPr="003D1F31">
        <w:rPr>
          <w:rFonts w:ascii="Verdana" w:hAnsi="Verdana"/>
          <w:sz w:val="19"/>
          <w:szCs w:val="19"/>
        </w:rPr>
        <w:t xml:space="preserve">. A high proportion of SNSF-funded projects have thus the motivational potential to more directly contribute to </w:t>
      </w:r>
      <w:r w:rsidR="009156EC">
        <w:rPr>
          <w:rFonts w:ascii="Verdana" w:hAnsi="Verdana"/>
          <w:sz w:val="19"/>
          <w:szCs w:val="19"/>
        </w:rPr>
        <w:t>innovation and change, including social innovation,</w:t>
      </w:r>
      <w:r w:rsidRPr="003D1F31">
        <w:rPr>
          <w:rFonts w:ascii="Verdana" w:hAnsi="Verdana"/>
          <w:sz w:val="19"/>
          <w:szCs w:val="19"/>
        </w:rPr>
        <w:t xml:space="preserve"> through their research.</w:t>
      </w:r>
    </w:p>
    <w:p w14:paraId="242F0953" w14:textId="69FFF237" w:rsidR="005A4EEF" w:rsidRPr="003D1F31" w:rsidRDefault="005A4EEF" w:rsidP="005A4EEF">
      <w:pPr>
        <w:pStyle w:val="BodyText"/>
        <w:jc w:val="both"/>
        <w:rPr>
          <w:rFonts w:ascii="Verdana" w:hAnsi="Verdana"/>
          <w:sz w:val="19"/>
          <w:szCs w:val="19"/>
          <w:lang w:val="en-GB"/>
        </w:rPr>
      </w:pPr>
      <w:r w:rsidRPr="003D1F31">
        <w:rPr>
          <w:rFonts w:ascii="Verdana" w:hAnsi="Verdana"/>
          <w:sz w:val="19"/>
          <w:szCs w:val="19"/>
          <w:lang w:val="en-GB"/>
        </w:rPr>
        <w:t xml:space="preserve">Table 2 details the results aggregated in Figure 14. The extreme values are interesting. Almost 58% of the PIs who responded to the survey (n= 361), ranked the intrinsic scientific motivation to </w:t>
      </w:r>
      <w:r w:rsidRPr="003D1F31">
        <w:rPr>
          <w:rFonts w:ascii="Verdana" w:hAnsi="Verdana"/>
          <w:sz w:val="19"/>
          <w:szCs w:val="19"/>
          <w:u w:val="single"/>
          <w:lang w:val="en-GB"/>
        </w:rPr>
        <w:t>understand</w:t>
      </w:r>
      <w:r w:rsidRPr="003D1F31">
        <w:rPr>
          <w:rFonts w:ascii="Verdana" w:hAnsi="Verdana"/>
          <w:sz w:val="19"/>
          <w:szCs w:val="19"/>
          <w:lang w:val="en-GB"/>
        </w:rPr>
        <w:t xml:space="preserve"> a phenomenon with the highest mark (i.e. 10 on a scale between 0 and 10). An explicit refusal of the motivation to </w:t>
      </w:r>
      <w:r w:rsidRPr="003D1F31">
        <w:rPr>
          <w:rFonts w:ascii="Verdana" w:hAnsi="Verdana"/>
          <w:sz w:val="19"/>
          <w:szCs w:val="19"/>
          <w:u w:val="single"/>
          <w:lang w:val="en-GB"/>
        </w:rPr>
        <w:t>improve human condition/welfare</w:t>
      </w:r>
      <w:r w:rsidRPr="003D1F31">
        <w:rPr>
          <w:rFonts w:ascii="Verdana" w:hAnsi="Verdana"/>
          <w:sz w:val="19"/>
          <w:szCs w:val="19"/>
          <w:lang w:val="en-GB"/>
        </w:rPr>
        <w:t xml:space="preserve"> wit</w:t>
      </w:r>
      <w:r w:rsidR="00273A89" w:rsidRPr="003D1F31">
        <w:rPr>
          <w:rFonts w:ascii="Verdana" w:hAnsi="Verdana"/>
          <w:sz w:val="19"/>
          <w:szCs w:val="19"/>
          <w:lang w:val="en-GB"/>
        </w:rPr>
        <w:t>h the lowest mark</w:t>
      </w:r>
      <w:r w:rsidRPr="003D1F31">
        <w:rPr>
          <w:rFonts w:ascii="Verdana" w:hAnsi="Verdana"/>
          <w:sz w:val="19"/>
          <w:szCs w:val="19"/>
          <w:lang w:val="en-GB"/>
        </w:rPr>
        <w:t xml:space="preserve"> was </w:t>
      </w:r>
      <w:r w:rsidRPr="003D1F31">
        <w:rPr>
          <w:rFonts w:ascii="Verdana" w:hAnsi="Verdana"/>
          <w:sz w:val="19"/>
          <w:szCs w:val="19"/>
          <w:lang w:val="en-GB"/>
        </w:rPr>
        <w:lastRenderedPageBreak/>
        <w:t xml:space="preserve">provided by roughly 13% of the </w:t>
      </w:r>
      <w:r w:rsidR="009156EC">
        <w:rPr>
          <w:rFonts w:ascii="Verdana" w:hAnsi="Verdana"/>
          <w:sz w:val="19"/>
          <w:szCs w:val="19"/>
          <w:lang w:val="en-GB"/>
        </w:rPr>
        <w:t xml:space="preserve">responding </w:t>
      </w:r>
      <w:r w:rsidRPr="003D1F31">
        <w:rPr>
          <w:rFonts w:ascii="Verdana" w:hAnsi="Verdana"/>
          <w:sz w:val="19"/>
          <w:szCs w:val="19"/>
          <w:lang w:val="en-GB"/>
        </w:rPr>
        <w:t>PIs</w:t>
      </w:r>
      <w:r w:rsidR="00273A89" w:rsidRPr="003D1F31">
        <w:rPr>
          <w:rFonts w:ascii="Verdana" w:hAnsi="Verdana"/>
          <w:sz w:val="19"/>
          <w:szCs w:val="19"/>
          <w:lang w:val="en-GB"/>
        </w:rPr>
        <w:t xml:space="preserve">, which is </w:t>
      </w:r>
      <w:r w:rsidRPr="003D1F31">
        <w:rPr>
          <w:rFonts w:ascii="Verdana" w:hAnsi="Verdana"/>
          <w:sz w:val="19"/>
          <w:szCs w:val="19"/>
          <w:lang w:val="en-GB"/>
        </w:rPr>
        <w:t>almost the same share as approval</w:t>
      </w:r>
      <w:r w:rsidR="00273A89" w:rsidRPr="003D1F31">
        <w:rPr>
          <w:rFonts w:ascii="Verdana" w:hAnsi="Verdana"/>
          <w:sz w:val="19"/>
          <w:szCs w:val="19"/>
          <w:lang w:val="en-GB"/>
        </w:rPr>
        <w:t>s</w:t>
      </w:r>
      <w:r w:rsidRPr="003D1F31">
        <w:rPr>
          <w:rFonts w:ascii="Verdana" w:hAnsi="Verdana"/>
          <w:sz w:val="19"/>
          <w:szCs w:val="19"/>
          <w:lang w:val="en-GB"/>
        </w:rPr>
        <w:t xml:space="preserve"> with the h</w:t>
      </w:r>
      <w:r w:rsidR="00273A89" w:rsidRPr="003D1F31">
        <w:rPr>
          <w:rFonts w:ascii="Verdana" w:hAnsi="Verdana"/>
          <w:sz w:val="19"/>
          <w:szCs w:val="19"/>
          <w:lang w:val="en-GB"/>
        </w:rPr>
        <w:t>ighest mark</w:t>
      </w:r>
      <w:r w:rsidRPr="003D1F31">
        <w:rPr>
          <w:rFonts w:ascii="Verdana" w:hAnsi="Verdana"/>
          <w:sz w:val="19"/>
          <w:szCs w:val="19"/>
          <w:lang w:val="en-GB"/>
        </w:rPr>
        <w:t xml:space="preserve">. </w:t>
      </w:r>
    </w:p>
    <w:p w14:paraId="731BC944" w14:textId="39A87886" w:rsidR="005A4EEF" w:rsidRPr="003D1F31" w:rsidRDefault="005A4EEF" w:rsidP="005A4EEF">
      <w:pPr>
        <w:pStyle w:val="BodyText"/>
        <w:rPr>
          <w:rFonts w:ascii="Verdana" w:hAnsi="Verdana"/>
          <w:sz w:val="19"/>
          <w:szCs w:val="19"/>
          <w:lang w:val="en-GB"/>
        </w:rPr>
      </w:pPr>
    </w:p>
    <w:p w14:paraId="3B856DA6" w14:textId="62851021" w:rsidR="005A4EEF" w:rsidRPr="003D1F31" w:rsidRDefault="005A4EEF" w:rsidP="005A4EEF">
      <w:pPr>
        <w:pStyle w:val="Caption"/>
        <w:keepNext/>
        <w:rPr>
          <w:rFonts w:ascii="Verdana" w:hAnsi="Verdana"/>
        </w:rPr>
      </w:pPr>
      <w:bookmarkStart w:id="59" w:name="_Ref100042273"/>
      <w:bookmarkStart w:id="60" w:name="_Toc100567243"/>
      <w:bookmarkStart w:id="61" w:name="_Toc106728151"/>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6</w:t>
      </w:r>
      <w:r w:rsidRPr="003D1F31">
        <w:rPr>
          <w:rFonts w:ascii="Verdana" w:hAnsi="Verdana"/>
        </w:rPr>
        <w:fldChar w:fldCharType="end"/>
      </w:r>
      <w:bookmarkEnd w:id="59"/>
      <w:r w:rsidRPr="003D1F31">
        <w:rPr>
          <w:rFonts w:ascii="Verdana" w:hAnsi="Verdana"/>
        </w:rPr>
        <w:t>: Distribution of different motivation types</w:t>
      </w:r>
      <w:bookmarkEnd w:id="60"/>
      <w:bookmarkEnd w:id="61"/>
    </w:p>
    <w:tbl>
      <w:tblPr>
        <w:tblStyle w:val="ListTable3"/>
        <w:tblW w:w="5000" w:type="pct"/>
        <w:tblLayout w:type="fixed"/>
        <w:tblLook w:val="0420" w:firstRow="1" w:lastRow="0" w:firstColumn="0" w:lastColumn="0" w:noHBand="0" w:noVBand="1"/>
      </w:tblPr>
      <w:tblGrid>
        <w:gridCol w:w="1252"/>
        <w:gridCol w:w="1022"/>
        <w:gridCol w:w="1705"/>
        <w:gridCol w:w="1164"/>
        <w:gridCol w:w="1490"/>
        <w:gridCol w:w="1001"/>
        <w:gridCol w:w="1428"/>
      </w:tblGrid>
      <w:tr w:rsidR="005A4EEF" w:rsidRPr="003D1F31" w14:paraId="2C828E22" w14:textId="77777777" w:rsidTr="00DF48BD">
        <w:trPr>
          <w:cnfStyle w:val="100000000000" w:firstRow="1" w:lastRow="0" w:firstColumn="0" w:lastColumn="0" w:oddVBand="0" w:evenVBand="0" w:oddHBand="0" w:evenHBand="0" w:firstRowFirstColumn="0" w:firstRowLastColumn="0" w:lastRowFirstColumn="0" w:lastRowLastColumn="0"/>
        </w:trPr>
        <w:tc>
          <w:tcPr>
            <w:tcW w:w="1253" w:type="dxa"/>
            <w:tcBorders>
              <w:bottom w:val="nil"/>
              <w:right w:val="nil"/>
            </w:tcBorders>
            <w:vAlign w:val="bottom"/>
          </w:tcPr>
          <w:p w14:paraId="08CC5180" w14:textId="77777777" w:rsidR="005A4EEF" w:rsidRPr="003D1F31" w:rsidRDefault="005A4EEF" w:rsidP="00DF48BD">
            <w:pPr>
              <w:spacing w:before="100" w:after="100" w:line="240" w:lineRule="auto"/>
              <w:ind w:left="100" w:right="100"/>
              <w:jc w:val="center"/>
              <w:rPr>
                <w:rFonts w:ascii="Verdana" w:eastAsia="Calibri" w:hAnsi="Verdana"/>
                <w:color w:val="FFFFFF"/>
                <w:sz w:val="16"/>
                <w:szCs w:val="16"/>
              </w:rPr>
            </w:pPr>
            <w:r w:rsidRPr="003D1F31">
              <w:rPr>
                <w:rFonts w:ascii="Verdana" w:eastAsia="Calibri" w:hAnsi="Verdana"/>
                <w:color w:val="FFFFFF"/>
                <w:sz w:val="16"/>
                <w:szCs w:val="16"/>
              </w:rPr>
              <w:t>rating</w:t>
            </w:r>
          </w:p>
        </w:tc>
        <w:tc>
          <w:tcPr>
            <w:tcW w:w="2730" w:type="dxa"/>
            <w:gridSpan w:val="2"/>
            <w:tcBorders>
              <w:left w:val="nil"/>
              <w:bottom w:val="nil"/>
              <w:right w:val="nil"/>
            </w:tcBorders>
            <w:vAlign w:val="bottom"/>
          </w:tcPr>
          <w:p w14:paraId="215F46F6" w14:textId="77777777" w:rsidR="005A4EEF" w:rsidRPr="003D1F31" w:rsidRDefault="005A4EEF" w:rsidP="00DF48BD">
            <w:pPr>
              <w:spacing w:before="100" w:after="100" w:line="240" w:lineRule="auto"/>
              <w:ind w:left="100" w:right="100"/>
              <w:jc w:val="center"/>
              <w:rPr>
                <w:rFonts w:ascii="Verdana" w:eastAsia="Helvetica" w:hAnsi="Verdana" w:cs="Helvetica"/>
                <w:b w:val="0"/>
                <w:bCs w:val="0"/>
                <w:sz w:val="16"/>
                <w:szCs w:val="16"/>
              </w:rPr>
            </w:pPr>
            <w:r w:rsidRPr="003D1F31">
              <w:rPr>
                <w:rFonts w:ascii="Verdana" w:eastAsia="Helvetica" w:hAnsi="Verdana" w:cs="Helvetica"/>
                <w:color w:val="FFFFFF"/>
                <w:sz w:val="16"/>
                <w:szCs w:val="16"/>
              </w:rPr>
              <w:t>better understand a natural, technical, economic, or social phenomenon?</w:t>
            </w:r>
          </w:p>
          <w:p w14:paraId="5F320C54" w14:textId="77777777" w:rsidR="005A4EEF" w:rsidRPr="003D1F31" w:rsidRDefault="005A4EEF" w:rsidP="00DF48BD">
            <w:pPr>
              <w:spacing w:before="100" w:after="100" w:line="240" w:lineRule="auto"/>
              <w:ind w:left="100" w:right="100"/>
              <w:jc w:val="center"/>
              <w:rPr>
                <w:rFonts w:ascii="Verdana" w:hAnsi="Verdana"/>
                <w:b w:val="0"/>
                <w:bCs w:val="0"/>
                <w:sz w:val="16"/>
                <w:szCs w:val="16"/>
              </w:rPr>
            </w:pPr>
            <w:r w:rsidRPr="003D1F31">
              <w:rPr>
                <w:rFonts w:ascii="Verdana" w:eastAsia="Calibri" w:hAnsi="Verdana"/>
                <w:b w:val="0"/>
                <w:bCs w:val="0"/>
                <w:color w:val="FFFFFF"/>
                <w:sz w:val="16"/>
                <w:szCs w:val="16"/>
              </w:rPr>
              <w:t>(n=360)</w:t>
            </w:r>
          </w:p>
        </w:tc>
        <w:tc>
          <w:tcPr>
            <w:tcW w:w="2657" w:type="dxa"/>
            <w:gridSpan w:val="2"/>
            <w:tcBorders>
              <w:left w:val="nil"/>
              <w:bottom w:val="nil"/>
              <w:right w:val="nil"/>
            </w:tcBorders>
            <w:vAlign w:val="bottom"/>
          </w:tcPr>
          <w:p w14:paraId="1E0FDEDD" w14:textId="77777777" w:rsidR="005A4EEF" w:rsidRPr="003D1F31" w:rsidRDefault="005A4EEF" w:rsidP="00DF48BD">
            <w:pPr>
              <w:spacing w:before="100" w:after="100" w:line="240" w:lineRule="auto"/>
              <w:ind w:left="100" w:right="100"/>
              <w:jc w:val="center"/>
              <w:rPr>
                <w:rFonts w:ascii="Verdana" w:eastAsia="Helvetica" w:hAnsi="Verdana" w:cs="Helvetica"/>
                <w:b w:val="0"/>
                <w:bCs w:val="0"/>
                <w:sz w:val="16"/>
                <w:szCs w:val="16"/>
              </w:rPr>
            </w:pPr>
            <w:r w:rsidRPr="003D1F31">
              <w:rPr>
                <w:rFonts w:ascii="Verdana" w:eastAsia="Helvetica" w:hAnsi="Verdana" w:cs="Helvetica"/>
                <w:color w:val="FFFFFF"/>
                <w:sz w:val="16"/>
                <w:szCs w:val="16"/>
              </w:rPr>
              <w:t>directly address a natural, technical, economic, or social problem?</w:t>
            </w:r>
          </w:p>
          <w:p w14:paraId="61E590C9" w14:textId="77777777" w:rsidR="005A4EEF" w:rsidRPr="003D1F31" w:rsidRDefault="005A4EEF" w:rsidP="00DF48BD">
            <w:pPr>
              <w:spacing w:before="100" w:after="100" w:line="240" w:lineRule="auto"/>
              <w:ind w:left="100" w:right="100"/>
              <w:jc w:val="center"/>
              <w:rPr>
                <w:rFonts w:ascii="Verdana" w:hAnsi="Verdana"/>
                <w:b w:val="0"/>
                <w:bCs w:val="0"/>
                <w:sz w:val="16"/>
                <w:szCs w:val="16"/>
              </w:rPr>
            </w:pPr>
            <w:r w:rsidRPr="003D1F31">
              <w:rPr>
                <w:rFonts w:ascii="Verdana" w:eastAsia="Calibri" w:hAnsi="Verdana"/>
                <w:b w:val="0"/>
                <w:bCs w:val="0"/>
                <w:color w:val="FFFFFF"/>
                <w:sz w:val="16"/>
                <w:szCs w:val="16"/>
              </w:rPr>
              <w:t>(n=354)</w:t>
            </w:r>
          </w:p>
        </w:tc>
        <w:tc>
          <w:tcPr>
            <w:tcW w:w="2431" w:type="dxa"/>
            <w:gridSpan w:val="2"/>
            <w:tcBorders>
              <w:left w:val="nil"/>
              <w:bottom w:val="nil"/>
            </w:tcBorders>
            <w:vAlign w:val="bottom"/>
          </w:tcPr>
          <w:p w14:paraId="3EF05A51" w14:textId="77777777" w:rsidR="005A4EEF" w:rsidRPr="003D1F31" w:rsidRDefault="005A4EEF" w:rsidP="00DF48BD">
            <w:pPr>
              <w:spacing w:before="100" w:after="100" w:line="240" w:lineRule="auto"/>
              <w:ind w:left="100" w:right="100"/>
              <w:jc w:val="center"/>
              <w:rPr>
                <w:rFonts w:ascii="Verdana" w:eastAsia="Helvetica" w:hAnsi="Verdana" w:cs="Helvetica"/>
                <w:b w:val="0"/>
                <w:bCs w:val="0"/>
                <w:sz w:val="16"/>
                <w:szCs w:val="16"/>
              </w:rPr>
            </w:pPr>
            <w:r w:rsidRPr="003D1F31">
              <w:rPr>
                <w:rFonts w:ascii="Verdana" w:eastAsia="Helvetica" w:hAnsi="Verdana" w:cs="Helvetica"/>
                <w:color w:val="FFFFFF"/>
                <w:sz w:val="16"/>
                <w:szCs w:val="16"/>
              </w:rPr>
              <w:t>improve the human condition/welfare (outside academia)?</w:t>
            </w:r>
          </w:p>
          <w:p w14:paraId="25C5B376" w14:textId="77777777" w:rsidR="005A4EEF" w:rsidRPr="003D1F31" w:rsidRDefault="005A4EEF" w:rsidP="00DF48BD">
            <w:pPr>
              <w:spacing w:before="100" w:after="100" w:line="240" w:lineRule="auto"/>
              <w:ind w:left="100" w:right="100"/>
              <w:jc w:val="center"/>
              <w:rPr>
                <w:rFonts w:ascii="Verdana" w:hAnsi="Verdana"/>
                <w:b w:val="0"/>
                <w:bCs w:val="0"/>
                <w:sz w:val="16"/>
                <w:szCs w:val="16"/>
              </w:rPr>
            </w:pPr>
            <w:r w:rsidRPr="003D1F31">
              <w:rPr>
                <w:rFonts w:ascii="Verdana" w:eastAsia="Calibri" w:hAnsi="Verdana"/>
                <w:b w:val="0"/>
                <w:bCs w:val="0"/>
                <w:color w:val="FFFFFF"/>
                <w:sz w:val="16"/>
                <w:szCs w:val="16"/>
              </w:rPr>
              <w:t>(n=355)</w:t>
            </w:r>
          </w:p>
        </w:tc>
      </w:tr>
      <w:tr w:rsidR="005A4EEF" w:rsidRPr="003D1F31" w14:paraId="3FB13239"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27938725" w14:textId="77777777" w:rsidR="005A4EEF" w:rsidRPr="003D1F31" w:rsidRDefault="005A4EEF" w:rsidP="00DF48BD">
            <w:pPr>
              <w:spacing w:after="0" w:line="240" w:lineRule="auto"/>
              <w:jc w:val="center"/>
              <w:rPr>
                <w:rFonts w:ascii="Verdana" w:hAnsi="Verdana"/>
                <w:i/>
                <w:iCs/>
                <w:sz w:val="16"/>
                <w:szCs w:val="16"/>
              </w:rPr>
            </w:pPr>
            <w:r w:rsidRPr="003D1F31">
              <w:rPr>
                <w:rFonts w:ascii="Verdana" w:eastAsia="Calibri" w:hAnsi="Verdana"/>
                <w:i/>
                <w:iCs/>
                <w:sz w:val="16"/>
                <w:szCs w:val="16"/>
              </w:rPr>
              <w:t>0..lowest</w:t>
            </w:r>
          </w:p>
          <w:p w14:paraId="61B45348" w14:textId="77777777" w:rsidR="005A4EEF" w:rsidRPr="003D1F31" w:rsidRDefault="005A4EEF" w:rsidP="00DF48BD">
            <w:pPr>
              <w:spacing w:after="0" w:line="240" w:lineRule="auto"/>
              <w:jc w:val="center"/>
              <w:rPr>
                <w:rFonts w:ascii="Verdana" w:hAnsi="Verdana"/>
                <w:b/>
                <w:bCs/>
                <w:sz w:val="16"/>
                <w:szCs w:val="16"/>
              </w:rPr>
            </w:pPr>
            <w:r w:rsidRPr="003D1F31">
              <w:rPr>
                <w:rFonts w:ascii="Verdana" w:eastAsia="Calibri" w:hAnsi="Verdana"/>
                <w:i/>
                <w:iCs/>
                <w:sz w:val="16"/>
                <w:szCs w:val="16"/>
              </w:rPr>
              <w:t>10..highest</w:t>
            </w:r>
          </w:p>
        </w:tc>
        <w:tc>
          <w:tcPr>
            <w:tcW w:w="1023" w:type="dxa"/>
            <w:tcBorders>
              <w:left w:val="nil"/>
              <w:right w:val="nil"/>
            </w:tcBorders>
            <w:vAlign w:val="bottom"/>
          </w:tcPr>
          <w:p w14:paraId="5DEBDDE0"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707" w:type="dxa"/>
            <w:tcBorders>
              <w:left w:val="nil"/>
              <w:right w:val="nil"/>
            </w:tcBorders>
            <w:shd w:val="clear" w:color="auto" w:fill="E7E6E6" w:themeFill="background2"/>
            <w:vAlign w:val="bottom"/>
          </w:tcPr>
          <w:p w14:paraId="3CABC9B8"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165" w:type="dxa"/>
            <w:tcBorders>
              <w:left w:val="nil"/>
              <w:right w:val="nil"/>
            </w:tcBorders>
            <w:vAlign w:val="bottom"/>
          </w:tcPr>
          <w:p w14:paraId="25666E8A"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492" w:type="dxa"/>
            <w:tcBorders>
              <w:left w:val="nil"/>
              <w:right w:val="nil"/>
            </w:tcBorders>
            <w:shd w:val="clear" w:color="auto" w:fill="E7E6E6" w:themeFill="background2"/>
            <w:vAlign w:val="bottom"/>
          </w:tcPr>
          <w:p w14:paraId="65AB5DAD"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002" w:type="dxa"/>
            <w:tcBorders>
              <w:left w:val="nil"/>
              <w:right w:val="nil"/>
            </w:tcBorders>
            <w:vAlign w:val="bottom"/>
          </w:tcPr>
          <w:p w14:paraId="7A35A2DD"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429" w:type="dxa"/>
            <w:tcBorders>
              <w:left w:val="nil"/>
            </w:tcBorders>
            <w:shd w:val="clear" w:color="auto" w:fill="E7E6E6" w:themeFill="background2"/>
            <w:vAlign w:val="bottom"/>
          </w:tcPr>
          <w:p w14:paraId="76B60380"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r>
      <w:tr w:rsidR="005A4EEF" w:rsidRPr="003D1F31" w14:paraId="23A1C41E" w14:textId="77777777" w:rsidTr="00DF48BD">
        <w:tc>
          <w:tcPr>
            <w:tcW w:w="1253" w:type="dxa"/>
            <w:tcBorders>
              <w:top w:val="nil"/>
              <w:bottom w:val="nil"/>
              <w:right w:val="nil"/>
            </w:tcBorders>
            <w:vAlign w:val="center"/>
          </w:tcPr>
          <w:p w14:paraId="0BE07DC4" w14:textId="77777777" w:rsidR="005A4EEF" w:rsidRPr="003D1F31" w:rsidRDefault="005A4EEF" w:rsidP="00DF48BD">
            <w:pPr>
              <w:spacing w:after="0" w:line="240" w:lineRule="auto"/>
              <w:jc w:val="center"/>
              <w:rPr>
                <w:rFonts w:ascii="Verdana" w:eastAsia="Calibri" w:hAnsi="Verdana"/>
                <w:sz w:val="16"/>
                <w:szCs w:val="16"/>
              </w:rPr>
            </w:pPr>
            <w:r w:rsidRPr="003D1F31">
              <w:rPr>
                <w:rFonts w:ascii="Verdana" w:eastAsia="Calibri" w:hAnsi="Verdana"/>
                <w:sz w:val="16"/>
                <w:szCs w:val="16"/>
              </w:rPr>
              <w:t>0</w:t>
            </w:r>
          </w:p>
        </w:tc>
        <w:tc>
          <w:tcPr>
            <w:tcW w:w="1023" w:type="dxa"/>
            <w:tcBorders>
              <w:top w:val="nil"/>
              <w:left w:val="nil"/>
              <w:bottom w:val="nil"/>
              <w:right w:val="nil"/>
            </w:tcBorders>
            <w:vAlign w:val="center"/>
          </w:tcPr>
          <w:p w14:paraId="3E457F80"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14</w:t>
            </w:r>
          </w:p>
        </w:tc>
        <w:tc>
          <w:tcPr>
            <w:tcW w:w="1707" w:type="dxa"/>
            <w:tcBorders>
              <w:top w:val="nil"/>
              <w:left w:val="nil"/>
              <w:bottom w:val="nil"/>
              <w:right w:val="nil"/>
            </w:tcBorders>
            <w:shd w:val="clear" w:color="auto" w:fill="E7E6E6" w:themeFill="background2"/>
            <w:vAlign w:val="center"/>
          </w:tcPr>
          <w:p w14:paraId="0B392D4A"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3.89%</w:t>
            </w:r>
          </w:p>
        </w:tc>
        <w:tc>
          <w:tcPr>
            <w:tcW w:w="1165" w:type="dxa"/>
            <w:tcBorders>
              <w:top w:val="nil"/>
              <w:left w:val="nil"/>
              <w:bottom w:val="nil"/>
              <w:right w:val="nil"/>
            </w:tcBorders>
            <w:vAlign w:val="center"/>
          </w:tcPr>
          <w:p w14:paraId="2B8B36EB"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23</w:t>
            </w:r>
          </w:p>
        </w:tc>
        <w:tc>
          <w:tcPr>
            <w:tcW w:w="1492" w:type="dxa"/>
            <w:tcBorders>
              <w:top w:val="nil"/>
              <w:left w:val="nil"/>
              <w:bottom w:val="nil"/>
              <w:right w:val="nil"/>
            </w:tcBorders>
            <w:shd w:val="clear" w:color="auto" w:fill="E7E6E6" w:themeFill="background2"/>
            <w:vAlign w:val="center"/>
          </w:tcPr>
          <w:p w14:paraId="16C69058"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6.50%</w:t>
            </w:r>
          </w:p>
        </w:tc>
        <w:tc>
          <w:tcPr>
            <w:tcW w:w="1002" w:type="dxa"/>
            <w:tcBorders>
              <w:top w:val="nil"/>
              <w:left w:val="nil"/>
              <w:bottom w:val="nil"/>
              <w:right w:val="nil"/>
            </w:tcBorders>
            <w:vAlign w:val="center"/>
          </w:tcPr>
          <w:p w14:paraId="5A9C3192"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47</w:t>
            </w:r>
          </w:p>
        </w:tc>
        <w:tc>
          <w:tcPr>
            <w:tcW w:w="1429" w:type="dxa"/>
            <w:tcBorders>
              <w:top w:val="nil"/>
              <w:left w:val="nil"/>
              <w:bottom w:val="nil"/>
            </w:tcBorders>
            <w:shd w:val="clear" w:color="auto" w:fill="E7E6E6" w:themeFill="background2"/>
            <w:vAlign w:val="center"/>
          </w:tcPr>
          <w:p w14:paraId="35269152"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13.24%</w:t>
            </w:r>
          </w:p>
        </w:tc>
      </w:tr>
      <w:tr w:rsidR="005A4EEF" w:rsidRPr="003D1F31" w14:paraId="6F7C5354"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0FED77C3"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1</w:t>
            </w:r>
          </w:p>
        </w:tc>
        <w:tc>
          <w:tcPr>
            <w:tcW w:w="1023" w:type="dxa"/>
            <w:tcBorders>
              <w:left w:val="nil"/>
              <w:right w:val="nil"/>
            </w:tcBorders>
            <w:vAlign w:val="center"/>
          </w:tcPr>
          <w:p w14:paraId="2418248C"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1</w:t>
            </w:r>
          </w:p>
        </w:tc>
        <w:tc>
          <w:tcPr>
            <w:tcW w:w="1707" w:type="dxa"/>
            <w:tcBorders>
              <w:left w:val="nil"/>
              <w:right w:val="nil"/>
            </w:tcBorders>
            <w:shd w:val="clear" w:color="auto" w:fill="E7E6E6" w:themeFill="background2"/>
            <w:vAlign w:val="center"/>
          </w:tcPr>
          <w:p w14:paraId="4D3EC4E2"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0.28%</w:t>
            </w:r>
          </w:p>
        </w:tc>
        <w:tc>
          <w:tcPr>
            <w:tcW w:w="1165" w:type="dxa"/>
            <w:tcBorders>
              <w:left w:val="nil"/>
              <w:right w:val="nil"/>
            </w:tcBorders>
            <w:vAlign w:val="center"/>
          </w:tcPr>
          <w:p w14:paraId="7C13EA83"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7</w:t>
            </w:r>
          </w:p>
        </w:tc>
        <w:tc>
          <w:tcPr>
            <w:tcW w:w="1492" w:type="dxa"/>
            <w:tcBorders>
              <w:left w:val="nil"/>
              <w:right w:val="nil"/>
            </w:tcBorders>
            <w:shd w:val="clear" w:color="auto" w:fill="E7E6E6" w:themeFill="background2"/>
            <w:vAlign w:val="center"/>
          </w:tcPr>
          <w:p w14:paraId="2318B0AF"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1.98%</w:t>
            </w:r>
          </w:p>
        </w:tc>
        <w:tc>
          <w:tcPr>
            <w:tcW w:w="1002" w:type="dxa"/>
            <w:tcBorders>
              <w:left w:val="nil"/>
              <w:right w:val="nil"/>
            </w:tcBorders>
            <w:vAlign w:val="center"/>
          </w:tcPr>
          <w:p w14:paraId="053EDE41"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23</w:t>
            </w:r>
          </w:p>
        </w:tc>
        <w:tc>
          <w:tcPr>
            <w:tcW w:w="1429" w:type="dxa"/>
            <w:tcBorders>
              <w:left w:val="nil"/>
            </w:tcBorders>
            <w:shd w:val="clear" w:color="auto" w:fill="E7E6E6" w:themeFill="background2"/>
            <w:vAlign w:val="center"/>
          </w:tcPr>
          <w:p w14:paraId="57E10B53"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6.48%</w:t>
            </w:r>
          </w:p>
        </w:tc>
      </w:tr>
      <w:tr w:rsidR="005A4EEF" w:rsidRPr="003D1F31" w14:paraId="3DC09AF3" w14:textId="77777777" w:rsidTr="00DF48BD">
        <w:tc>
          <w:tcPr>
            <w:tcW w:w="1253" w:type="dxa"/>
            <w:tcBorders>
              <w:top w:val="nil"/>
              <w:bottom w:val="nil"/>
              <w:right w:val="nil"/>
            </w:tcBorders>
            <w:vAlign w:val="center"/>
          </w:tcPr>
          <w:p w14:paraId="0F95B81A"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2</w:t>
            </w:r>
          </w:p>
        </w:tc>
        <w:tc>
          <w:tcPr>
            <w:tcW w:w="1023" w:type="dxa"/>
            <w:tcBorders>
              <w:top w:val="nil"/>
              <w:left w:val="nil"/>
              <w:bottom w:val="nil"/>
              <w:right w:val="nil"/>
            </w:tcBorders>
            <w:vAlign w:val="center"/>
          </w:tcPr>
          <w:p w14:paraId="7DC47736"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8</w:t>
            </w:r>
          </w:p>
        </w:tc>
        <w:tc>
          <w:tcPr>
            <w:tcW w:w="1707" w:type="dxa"/>
            <w:tcBorders>
              <w:top w:val="nil"/>
              <w:left w:val="nil"/>
              <w:bottom w:val="nil"/>
              <w:right w:val="nil"/>
            </w:tcBorders>
            <w:shd w:val="clear" w:color="auto" w:fill="E7E6E6" w:themeFill="background2"/>
            <w:vAlign w:val="center"/>
          </w:tcPr>
          <w:p w14:paraId="751E548A"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2.22%</w:t>
            </w:r>
          </w:p>
        </w:tc>
        <w:tc>
          <w:tcPr>
            <w:tcW w:w="1165" w:type="dxa"/>
            <w:tcBorders>
              <w:top w:val="nil"/>
              <w:left w:val="nil"/>
              <w:bottom w:val="nil"/>
              <w:right w:val="nil"/>
            </w:tcBorders>
            <w:vAlign w:val="center"/>
          </w:tcPr>
          <w:p w14:paraId="279E3123"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25</w:t>
            </w:r>
          </w:p>
        </w:tc>
        <w:tc>
          <w:tcPr>
            <w:tcW w:w="1492" w:type="dxa"/>
            <w:tcBorders>
              <w:top w:val="nil"/>
              <w:left w:val="nil"/>
              <w:bottom w:val="nil"/>
              <w:right w:val="nil"/>
            </w:tcBorders>
            <w:shd w:val="clear" w:color="auto" w:fill="E7E6E6" w:themeFill="background2"/>
            <w:vAlign w:val="center"/>
          </w:tcPr>
          <w:p w14:paraId="7ACFE10E"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7.06%</w:t>
            </w:r>
          </w:p>
        </w:tc>
        <w:tc>
          <w:tcPr>
            <w:tcW w:w="1002" w:type="dxa"/>
            <w:tcBorders>
              <w:top w:val="nil"/>
              <w:left w:val="nil"/>
              <w:bottom w:val="nil"/>
              <w:right w:val="nil"/>
            </w:tcBorders>
            <w:vAlign w:val="center"/>
          </w:tcPr>
          <w:p w14:paraId="13F9D205"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30</w:t>
            </w:r>
          </w:p>
        </w:tc>
        <w:tc>
          <w:tcPr>
            <w:tcW w:w="1429" w:type="dxa"/>
            <w:tcBorders>
              <w:top w:val="nil"/>
              <w:left w:val="nil"/>
              <w:bottom w:val="nil"/>
            </w:tcBorders>
            <w:shd w:val="clear" w:color="auto" w:fill="E7E6E6" w:themeFill="background2"/>
            <w:vAlign w:val="center"/>
          </w:tcPr>
          <w:p w14:paraId="71FACE13"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8.45%</w:t>
            </w:r>
          </w:p>
        </w:tc>
      </w:tr>
      <w:tr w:rsidR="005A4EEF" w:rsidRPr="003D1F31" w14:paraId="79DC8EB5"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2105336C"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3</w:t>
            </w:r>
          </w:p>
        </w:tc>
        <w:tc>
          <w:tcPr>
            <w:tcW w:w="1023" w:type="dxa"/>
            <w:tcBorders>
              <w:left w:val="nil"/>
              <w:right w:val="nil"/>
            </w:tcBorders>
            <w:vAlign w:val="center"/>
          </w:tcPr>
          <w:p w14:paraId="5F927339"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6</w:t>
            </w:r>
          </w:p>
        </w:tc>
        <w:tc>
          <w:tcPr>
            <w:tcW w:w="1707" w:type="dxa"/>
            <w:tcBorders>
              <w:left w:val="nil"/>
              <w:right w:val="nil"/>
            </w:tcBorders>
            <w:shd w:val="clear" w:color="auto" w:fill="E7E6E6" w:themeFill="background2"/>
            <w:vAlign w:val="center"/>
          </w:tcPr>
          <w:p w14:paraId="105B4C5E"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1.67%</w:t>
            </w:r>
          </w:p>
        </w:tc>
        <w:tc>
          <w:tcPr>
            <w:tcW w:w="1165" w:type="dxa"/>
            <w:tcBorders>
              <w:left w:val="nil"/>
              <w:right w:val="nil"/>
            </w:tcBorders>
            <w:vAlign w:val="center"/>
          </w:tcPr>
          <w:p w14:paraId="198D72E4"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10</w:t>
            </w:r>
          </w:p>
        </w:tc>
        <w:tc>
          <w:tcPr>
            <w:tcW w:w="1492" w:type="dxa"/>
            <w:tcBorders>
              <w:left w:val="nil"/>
              <w:right w:val="nil"/>
            </w:tcBorders>
            <w:shd w:val="clear" w:color="auto" w:fill="E7E6E6" w:themeFill="background2"/>
            <w:vAlign w:val="center"/>
          </w:tcPr>
          <w:p w14:paraId="627D45E8"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2.82%</w:t>
            </w:r>
          </w:p>
        </w:tc>
        <w:tc>
          <w:tcPr>
            <w:tcW w:w="1002" w:type="dxa"/>
            <w:tcBorders>
              <w:left w:val="nil"/>
              <w:right w:val="nil"/>
            </w:tcBorders>
            <w:vAlign w:val="center"/>
          </w:tcPr>
          <w:p w14:paraId="7AEFAE25"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26</w:t>
            </w:r>
          </w:p>
        </w:tc>
        <w:tc>
          <w:tcPr>
            <w:tcW w:w="1429" w:type="dxa"/>
            <w:tcBorders>
              <w:left w:val="nil"/>
            </w:tcBorders>
            <w:shd w:val="clear" w:color="auto" w:fill="E7E6E6" w:themeFill="background2"/>
            <w:vAlign w:val="center"/>
          </w:tcPr>
          <w:p w14:paraId="57F8AB9D"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7.32%</w:t>
            </w:r>
          </w:p>
        </w:tc>
      </w:tr>
      <w:tr w:rsidR="005A4EEF" w:rsidRPr="003D1F31" w14:paraId="0DA23C7A" w14:textId="77777777" w:rsidTr="00DF48BD">
        <w:tc>
          <w:tcPr>
            <w:tcW w:w="1253" w:type="dxa"/>
            <w:tcBorders>
              <w:top w:val="nil"/>
              <w:bottom w:val="nil"/>
              <w:right w:val="nil"/>
            </w:tcBorders>
            <w:vAlign w:val="center"/>
          </w:tcPr>
          <w:p w14:paraId="1D5BAC71"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4</w:t>
            </w:r>
          </w:p>
        </w:tc>
        <w:tc>
          <w:tcPr>
            <w:tcW w:w="1023" w:type="dxa"/>
            <w:tcBorders>
              <w:top w:val="nil"/>
              <w:left w:val="nil"/>
              <w:bottom w:val="nil"/>
              <w:right w:val="nil"/>
            </w:tcBorders>
            <w:vAlign w:val="center"/>
          </w:tcPr>
          <w:p w14:paraId="60F33A19"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12</w:t>
            </w:r>
          </w:p>
        </w:tc>
        <w:tc>
          <w:tcPr>
            <w:tcW w:w="1707" w:type="dxa"/>
            <w:tcBorders>
              <w:top w:val="nil"/>
              <w:left w:val="nil"/>
              <w:bottom w:val="nil"/>
              <w:right w:val="nil"/>
            </w:tcBorders>
            <w:shd w:val="clear" w:color="auto" w:fill="E7E6E6" w:themeFill="background2"/>
            <w:vAlign w:val="center"/>
          </w:tcPr>
          <w:p w14:paraId="6E08C31F"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3.33%</w:t>
            </w:r>
          </w:p>
        </w:tc>
        <w:tc>
          <w:tcPr>
            <w:tcW w:w="1165" w:type="dxa"/>
            <w:tcBorders>
              <w:top w:val="nil"/>
              <w:left w:val="nil"/>
              <w:bottom w:val="nil"/>
              <w:right w:val="nil"/>
            </w:tcBorders>
            <w:vAlign w:val="center"/>
          </w:tcPr>
          <w:p w14:paraId="613267A2"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16</w:t>
            </w:r>
          </w:p>
        </w:tc>
        <w:tc>
          <w:tcPr>
            <w:tcW w:w="1492" w:type="dxa"/>
            <w:tcBorders>
              <w:top w:val="nil"/>
              <w:left w:val="nil"/>
              <w:bottom w:val="nil"/>
              <w:right w:val="nil"/>
            </w:tcBorders>
            <w:shd w:val="clear" w:color="auto" w:fill="E7E6E6" w:themeFill="background2"/>
            <w:vAlign w:val="center"/>
          </w:tcPr>
          <w:p w14:paraId="65BE96EE"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4.52%</w:t>
            </w:r>
          </w:p>
        </w:tc>
        <w:tc>
          <w:tcPr>
            <w:tcW w:w="1002" w:type="dxa"/>
            <w:tcBorders>
              <w:top w:val="nil"/>
              <w:left w:val="nil"/>
              <w:bottom w:val="nil"/>
              <w:right w:val="nil"/>
            </w:tcBorders>
            <w:vAlign w:val="center"/>
          </w:tcPr>
          <w:p w14:paraId="5BB10393"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16</w:t>
            </w:r>
          </w:p>
        </w:tc>
        <w:tc>
          <w:tcPr>
            <w:tcW w:w="1429" w:type="dxa"/>
            <w:tcBorders>
              <w:top w:val="nil"/>
              <w:left w:val="nil"/>
              <w:bottom w:val="nil"/>
            </w:tcBorders>
            <w:shd w:val="clear" w:color="auto" w:fill="E7E6E6" w:themeFill="background2"/>
            <w:vAlign w:val="center"/>
          </w:tcPr>
          <w:p w14:paraId="30E2F372"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4.51%</w:t>
            </w:r>
          </w:p>
        </w:tc>
      </w:tr>
      <w:tr w:rsidR="005A4EEF" w:rsidRPr="003D1F31" w14:paraId="008D3C87"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23F6C28E"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5</w:t>
            </w:r>
          </w:p>
        </w:tc>
        <w:tc>
          <w:tcPr>
            <w:tcW w:w="1023" w:type="dxa"/>
            <w:tcBorders>
              <w:left w:val="nil"/>
              <w:right w:val="nil"/>
            </w:tcBorders>
            <w:vAlign w:val="center"/>
          </w:tcPr>
          <w:p w14:paraId="4C9277D5"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9</w:t>
            </w:r>
          </w:p>
        </w:tc>
        <w:tc>
          <w:tcPr>
            <w:tcW w:w="1707" w:type="dxa"/>
            <w:tcBorders>
              <w:left w:val="nil"/>
              <w:right w:val="nil"/>
            </w:tcBorders>
            <w:shd w:val="clear" w:color="auto" w:fill="E7E6E6" w:themeFill="background2"/>
            <w:vAlign w:val="center"/>
          </w:tcPr>
          <w:p w14:paraId="2A0C13B3"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2.50%</w:t>
            </w:r>
          </w:p>
        </w:tc>
        <w:tc>
          <w:tcPr>
            <w:tcW w:w="1165" w:type="dxa"/>
            <w:tcBorders>
              <w:left w:val="nil"/>
              <w:right w:val="nil"/>
            </w:tcBorders>
            <w:vAlign w:val="center"/>
          </w:tcPr>
          <w:p w14:paraId="2C5C9464"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28</w:t>
            </w:r>
          </w:p>
        </w:tc>
        <w:tc>
          <w:tcPr>
            <w:tcW w:w="1492" w:type="dxa"/>
            <w:tcBorders>
              <w:left w:val="nil"/>
              <w:right w:val="nil"/>
            </w:tcBorders>
            <w:shd w:val="clear" w:color="auto" w:fill="E7E6E6" w:themeFill="background2"/>
            <w:vAlign w:val="center"/>
          </w:tcPr>
          <w:p w14:paraId="76B59C69"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7.91%</w:t>
            </w:r>
          </w:p>
        </w:tc>
        <w:tc>
          <w:tcPr>
            <w:tcW w:w="1002" w:type="dxa"/>
            <w:tcBorders>
              <w:left w:val="nil"/>
              <w:right w:val="nil"/>
            </w:tcBorders>
            <w:vAlign w:val="center"/>
          </w:tcPr>
          <w:p w14:paraId="303E716A"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43</w:t>
            </w:r>
          </w:p>
        </w:tc>
        <w:tc>
          <w:tcPr>
            <w:tcW w:w="1429" w:type="dxa"/>
            <w:tcBorders>
              <w:left w:val="nil"/>
            </w:tcBorders>
            <w:shd w:val="clear" w:color="auto" w:fill="E7E6E6" w:themeFill="background2"/>
            <w:vAlign w:val="center"/>
          </w:tcPr>
          <w:p w14:paraId="6691C05A"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12.11%</w:t>
            </w:r>
          </w:p>
        </w:tc>
      </w:tr>
      <w:tr w:rsidR="005A4EEF" w:rsidRPr="003D1F31" w14:paraId="4383A0C5" w14:textId="77777777" w:rsidTr="00DF48BD">
        <w:tc>
          <w:tcPr>
            <w:tcW w:w="1253" w:type="dxa"/>
            <w:tcBorders>
              <w:top w:val="nil"/>
              <w:bottom w:val="nil"/>
              <w:right w:val="nil"/>
            </w:tcBorders>
            <w:vAlign w:val="center"/>
          </w:tcPr>
          <w:p w14:paraId="4557B5E0"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6</w:t>
            </w:r>
          </w:p>
        </w:tc>
        <w:tc>
          <w:tcPr>
            <w:tcW w:w="1023" w:type="dxa"/>
            <w:tcBorders>
              <w:top w:val="nil"/>
              <w:left w:val="nil"/>
              <w:bottom w:val="nil"/>
              <w:right w:val="nil"/>
            </w:tcBorders>
            <w:vAlign w:val="center"/>
          </w:tcPr>
          <w:p w14:paraId="50E91A02"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6</w:t>
            </w:r>
          </w:p>
        </w:tc>
        <w:tc>
          <w:tcPr>
            <w:tcW w:w="1707" w:type="dxa"/>
            <w:tcBorders>
              <w:top w:val="nil"/>
              <w:left w:val="nil"/>
              <w:bottom w:val="nil"/>
              <w:right w:val="nil"/>
            </w:tcBorders>
            <w:shd w:val="clear" w:color="auto" w:fill="E7E6E6" w:themeFill="background2"/>
            <w:vAlign w:val="center"/>
          </w:tcPr>
          <w:p w14:paraId="1997968C"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1.67%</w:t>
            </w:r>
          </w:p>
        </w:tc>
        <w:tc>
          <w:tcPr>
            <w:tcW w:w="1165" w:type="dxa"/>
            <w:tcBorders>
              <w:top w:val="nil"/>
              <w:left w:val="nil"/>
              <w:bottom w:val="nil"/>
              <w:right w:val="nil"/>
            </w:tcBorders>
            <w:vAlign w:val="center"/>
          </w:tcPr>
          <w:p w14:paraId="677727D6"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26</w:t>
            </w:r>
          </w:p>
        </w:tc>
        <w:tc>
          <w:tcPr>
            <w:tcW w:w="1492" w:type="dxa"/>
            <w:tcBorders>
              <w:top w:val="nil"/>
              <w:left w:val="nil"/>
              <w:bottom w:val="nil"/>
              <w:right w:val="nil"/>
            </w:tcBorders>
            <w:shd w:val="clear" w:color="auto" w:fill="E7E6E6" w:themeFill="background2"/>
            <w:vAlign w:val="center"/>
          </w:tcPr>
          <w:p w14:paraId="614038AC"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7.34%</w:t>
            </w:r>
          </w:p>
        </w:tc>
        <w:tc>
          <w:tcPr>
            <w:tcW w:w="1002" w:type="dxa"/>
            <w:tcBorders>
              <w:top w:val="nil"/>
              <w:left w:val="nil"/>
              <w:bottom w:val="nil"/>
              <w:right w:val="nil"/>
            </w:tcBorders>
            <w:vAlign w:val="center"/>
          </w:tcPr>
          <w:p w14:paraId="77CB08F4"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12</w:t>
            </w:r>
          </w:p>
        </w:tc>
        <w:tc>
          <w:tcPr>
            <w:tcW w:w="1429" w:type="dxa"/>
            <w:tcBorders>
              <w:top w:val="nil"/>
              <w:left w:val="nil"/>
              <w:bottom w:val="nil"/>
            </w:tcBorders>
            <w:shd w:val="clear" w:color="auto" w:fill="E7E6E6" w:themeFill="background2"/>
            <w:vAlign w:val="center"/>
          </w:tcPr>
          <w:p w14:paraId="43237D1D"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3.38%</w:t>
            </w:r>
          </w:p>
        </w:tc>
      </w:tr>
      <w:tr w:rsidR="005A4EEF" w:rsidRPr="003D1F31" w14:paraId="70B56D71"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2BBB7A3D"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7</w:t>
            </w:r>
          </w:p>
        </w:tc>
        <w:tc>
          <w:tcPr>
            <w:tcW w:w="1023" w:type="dxa"/>
            <w:tcBorders>
              <w:left w:val="nil"/>
              <w:right w:val="nil"/>
            </w:tcBorders>
            <w:vAlign w:val="center"/>
          </w:tcPr>
          <w:p w14:paraId="524D3360"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17</w:t>
            </w:r>
          </w:p>
        </w:tc>
        <w:tc>
          <w:tcPr>
            <w:tcW w:w="1707" w:type="dxa"/>
            <w:tcBorders>
              <w:left w:val="nil"/>
              <w:right w:val="nil"/>
            </w:tcBorders>
            <w:shd w:val="clear" w:color="auto" w:fill="E7E6E6" w:themeFill="background2"/>
            <w:vAlign w:val="center"/>
          </w:tcPr>
          <w:p w14:paraId="76B8D312"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4.72%</w:t>
            </w:r>
          </w:p>
        </w:tc>
        <w:tc>
          <w:tcPr>
            <w:tcW w:w="1165" w:type="dxa"/>
            <w:tcBorders>
              <w:left w:val="nil"/>
              <w:right w:val="nil"/>
            </w:tcBorders>
            <w:vAlign w:val="center"/>
          </w:tcPr>
          <w:p w14:paraId="2B865AA4"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36</w:t>
            </w:r>
          </w:p>
        </w:tc>
        <w:tc>
          <w:tcPr>
            <w:tcW w:w="1492" w:type="dxa"/>
            <w:tcBorders>
              <w:left w:val="nil"/>
              <w:right w:val="nil"/>
            </w:tcBorders>
            <w:shd w:val="clear" w:color="auto" w:fill="E7E6E6" w:themeFill="background2"/>
            <w:vAlign w:val="center"/>
          </w:tcPr>
          <w:p w14:paraId="5C501E38"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10.17%</w:t>
            </w:r>
          </w:p>
        </w:tc>
        <w:tc>
          <w:tcPr>
            <w:tcW w:w="1002" w:type="dxa"/>
            <w:tcBorders>
              <w:left w:val="nil"/>
              <w:right w:val="nil"/>
            </w:tcBorders>
            <w:vAlign w:val="center"/>
          </w:tcPr>
          <w:p w14:paraId="08A41F9E"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41</w:t>
            </w:r>
          </w:p>
        </w:tc>
        <w:tc>
          <w:tcPr>
            <w:tcW w:w="1429" w:type="dxa"/>
            <w:tcBorders>
              <w:left w:val="nil"/>
            </w:tcBorders>
            <w:shd w:val="clear" w:color="auto" w:fill="E7E6E6" w:themeFill="background2"/>
            <w:vAlign w:val="center"/>
          </w:tcPr>
          <w:p w14:paraId="1B5D98A3"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11.55%</w:t>
            </w:r>
          </w:p>
        </w:tc>
      </w:tr>
      <w:tr w:rsidR="005A4EEF" w:rsidRPr="003D1F31" w14:paraId="37758CCD" w14:textId="77777777" w:rsidTr="00DF48BD">
        <w:tc>
          <w:tcPr>
            <w:tcW w:w="1253" w:type="dxa"/>
            <w:tcBorders>
              <w:top w:val="nil"/>
              <w:bottom w:val="nil"/>
              <w:right w:val="nil"/>
            </w:tcBorders>
            <w:vAlign w:val="center"/>
          </w:tcPr>
          <w:p w14:paraId="7B348C25"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8</w:t>
            </w:r>
          </w:p>
        </w:tc>
        <w:tc>
          <w:tcPr>
            <w:tcW w:w="1023" w:type="dxa"/>
            <w:tcBorders>
              <w:top w:val="nil"/>
              <w:left w:val="nil"/>
              <w:bottom w:val="nil"/>
              <w:right w:val="nil"/>
            </w:tcBorders>
            <w:vAlign w:val="center"/>
          </w:tcPr>
          <w:p w14:paraId="29F170A3"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42</w:t>
            </w:r>
          </w:p>
        </w:tc>
        <w:tc>
          <w:tcPr>
            <w:tcW w:w="1707" w:type="dxa"/>
            <w:tcBorders>
              <w:top w:val="nil"/>
              <w:left w:val="nil"/>
              <w:bottom w:val="nil"/>
              <w:right w:val="nil"/>
            </w:tcBorders>
            <w:shd w:val="clear" w:color="auto" w:fill="E7E6E6" w:themeFill="background2"/>
            <w:vAlign w:val="center"/>
          </w:tcPr>
          <w:p w14:paraId="2E7AE72C"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11.67%</w:t>
            </w:r>
          </w:p>
        </w:tc>
        <w:tc>
          <w:tcPr>
            <w:tcW w:w="1165" w:type="dxa"/>
            <w:tcBorders>
              <w:top w:val="nil"/>
              <w:left w:val="nil"/>
              <w:bottom w:val="nil"/>
              <w:right w:val="nil"/>
            </w:tcBorders>
            <w:vAlign w:val="center"/>
          </w:tcPr>
          <w:p w14:paraId="3C03412D"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56</w:t>
            </w:r>
          </w:p>
        </w:tc>
        <w:tc>
          <w:tcPr>
            <w:tcW w:w="1492" w:type="dxa"/>
            <w:tcBorders>
              <w:top w:val="nil"/>
              <w:left w:val="nil"/>
              <w:bottom w:val="nil"/>
              <w:right w:val="nil"/>
            </w:tcBorders>
            <w:shd w:val="clear" w:color="auto" w:fill="E7E6E6" w:themeFill="background2"/>
            <w:vAlign w:val="center"/>
          </w:tcPr>
          <w:p w14:paraId="63E82C0B"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15.82%</w:t>
            </w:r>
          </w:p>
        </w:tc>
        <w:tc>
          <w:tcPr>
            <w:tcW w:w="1002" w:type="dxa"/>
            <w:tcBorders>
              <w:top w:val="nil"/>
              <w:left w:val="nil"/>
              <w:bottom w:val="nil"/>
              <w:right w:val="nil"/>
            </w:tcBorders>
            <w:vAlign w:val="center"/>
          </w:tcPr>
          <w:p w14:paraId="5CEE93E3"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53</w:t>
            </w:r>
          </w:p>
        </w:tc>
        <w:tc>
          <w:tcPr>
            <w:tcW w:w="1429" w:type="dxa"/>
            <w:tcBorders>
              <w:top w:val="nil"/>
              <w:left w:val="nil"/>
              <w:bottom w:val="nil"/>
            </w:tcBorders>
            <w:shd w:val="clear" w:color="auto" w:fill="E7E6E6" w:themeFill="background2"/>
            <w:vAlign w:val="center"/>
          </w:tcPr>
          <w:p w14:paraId="47AC48E6"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14.93%</w:t>
            </w:r>
          </w:p>
        </w:tc>
      </w:tr>
      <w:tr w:rsidR="005A4EEF" w:rsidRPr="003D1F31" w14:paraId="0272D296"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33A767DE"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9</w:t>
            </w:r>
          </w:p>
        </w:tc>
        <w:tc>
          <w:tcPr>
            <w:tcW w:w="1023" w:type="dxa"/>
            <w:tcBorders>
              <w:left w:val="nil"/>
              <w:right w:val="nil"/>
            </w:tcBorders>
            <w:vAlign w:val="center"/>
          </w:tcPr>
          <w:p w14:paraId="38488FDB"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38</w:t>
            </w:r>
          </w:p>
        </w:tc>
        <w:tc>
          <w:tcPr>
            <w:tcW w:w="1707" w:type="dxa"/>
            <w:tcBorders>
              <w:left w:val="nil"/>
              <w:right w:val="nil"/>
            </w:tcBorders>
            <w:shd w:val="clear" w:color="auto" w:fill="E7E6E6" w:themeFill="background2"/>
            <w:vAlign w:val="center"/>
          </w:tcPr>
          <w:p w14:paraId="52C3A717"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10.56%</w:t>
            </w:r>
          </w:p>
        </w:tc>
        <w:tc>
          <w:tcPr>
            <w:tcW w:w="1165" w:type="dxa"/>
            <w:tcBorders>
              <w:left w:val="nil"/>
              <w:right w:val="nil"/>
            </w:tcBorders>
            <w:vAlign w:val="center"/>
          </w:tcPr>
          <w:p w14:paraId="36EDF1BA"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28</w:t>
            </w:r>
          </w:p>
        </w:tc>
        <w:tc>
          <w:tcPr>
            <w:tcW w:w="1492" w:type="dxa"/>
            <w:tcBorders>
              <w:left w:val="nil"/>
              <w:right w:val="nil"/>
            </w:tcBorders>
            <w:shd w:val="clear" w:color="auto" w:fill="E7E6E6" w:themeFill="background2"/>
            <w:vAlign w:val="center"/>
          </w:tcPr>
          <w:p w14:paraId="615F3446"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7.91%</w:t>
            </w:r>
          </w:p>
        </w:tc>
        <w:tc>
          <w:tcPr>
            <w:tcW w:w="1002" w:type="dxa"/>
            <w:tcBorders>
              <w:left w:val="nil"/>
              <w:right w:val="nil"/>
            </w:tcBorders>
            <w:vAlign w:val="center"/>
          </w:tcPr>
          <w:p w14:paraId="1C655B1E"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15</w:t>
            </w:r>
          </w:p>
        </w:tc>
        <w:tc>
          <w:tcPr>
            <w:tcW w:w="1429" w:type="dxa"/>
            <w:tcBorders>
              <w:left w:val="nil"/>
            </w:tcBorders>
            <w:shd w:val="clear" w:color="auto" w:fill="E7E6E6" w:themeFill="background2"/>
            <w:vAlign w:val="center"/>
          </w:tcPr>
          <w:p w14:paraId="776540C6"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4.23%</w:t>
            </w:r>
          </w:p>
        </w:tc>
      </w:tr>
      <w:tr w:rsidR="005A4EEF" w:rsidRPr="003D1F31" w14:paraId="10877D34" w14:textId="77777777" w:rsidTr="00DF48BD">
        <w:tc>
          <w:tcPr>
            <w:tcW w:w="1253" w:type="dxa"/>
            <w:tcBorders>
              <w:top w:val="nil"/>
              <w:bottom w:val="nil"/>
              <w:right w:val="nil"/>
            </w:tcBorders>
            <w:vAlign w:val="center"/>
          </w:tcPr>
          <w:p w14:paraId="0A057247"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10</w:t>
            </w:r>
          </w:p>
        </w:tc>
        <w:tc>
          <w:tcPr>
            <w:tcW w:w="1023" w:type="dxa"/>
            <w:tcBorders>
              <w:top w:val="nil"/>
              <w:left w:val="nil"/>
              <w:bottom w:val="nil"/>
              <w:right w:val="nil"/>
            </w:tcBorders>
            <w:vAlign w:val="center"/>
          </w:tcPr>
          <w:p w14:paraId="0DFDC09A"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207</w:t>
            </w:r>
          </w:p>
        </w:tc>
        <w:tc>
          <w:tcPr>
            <w:tcW w:w="1707" w:type="dxa"/>
            <w:tcBorders>
              <w:top w:val="nil"/>
              <w:left w:val="nil"/>
              <w:bottom w:val="nil"/>
              <w:right w:val="nil"/>
            </w:tcBorders>
            <w:shd w:val="clear" w:color="auto" w:fill="E7E6E6" w:themeFill="background2"/>
            <w:vAlign w:val="center"/>
          </w:tcPr>
          <w:p w14:paraId="5AD27DE5"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57.50%</w:t>
            </w:r>
          </w:p>
        </w:tc>
        <w:tc>
          <w:tcPr>
            <w:tcW w:w="1165" w:type="dxa"/>
            <w:tcBorders>
              <w:top w:val="nil"/>
              <w:left w:val="nil"/>
              <w:bottom w:val="nil"/>
              <w:right w:val="nil"/>
            </w:tcBorders>
            <w:vAlign w:val="center"/>
          </w:tcPr>
          <w:p w14:paraId="5834A05B"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99</w:t>
            </w:r>
          </w:p>
        </w:tc>
        <w:tc>
          <w:tcPr>
            <w:tcW w:w="1492" w:type="dxa"/>
            <w:tcBorders>
              <w:top w:val="nil"/>
              <w:left w:val="nil"/>
              <w:bottom w:val="nil"/>
              <w:right w:val="nil"/>
            </w:tcBorders>
            <w:shd w:val="clear" w:color="auto" w:fill="E7E6E6" w:themeFill="background2"/>
            <w:vAlign w:val="center"/>
          </w:tcPr>
          <w:p w14:paraId="75F8A343"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27.97%</w:t>
            </w:r>
          </w:p>
        </w:tc>
        <w:tc>
          <w:tcPr>
            <w:tcW w:w="1002" w:type="dxa"/>
            <w:tcBorders>
              <w:top w:val="nil"/>
              <w:left w:val="nil"/>
              <w:bottom w:val="nil"/>
              <w:right w:val="nil"/>
            </w:tcBorders>
            <w:vAlign w:val="center"/>
          </w:tcPr>
          <w:p w14:paraId="5E9C4A3B"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49</w:t>
            </w:r>
          </w:p>
        </w:tc>
        <w:tc>
          <w:tcPr>
            <w:tcW w:w="1429" w:type="dxa"/>
            <w:tcBorders>
              <w:top w:val="nil"/>
              <w:left w:val="nil"/>
              <w:bottom w:val="nil"/>
            </w:tcBorders>
            <w:shd w:val="clear" w:color="auto" w:fill="E7E6E6" w:themeFill="background2"/>
            <w:vAlign w:val="center"/>
          </w:tcPr>
          <w:p w14:paraId="2CD8B43E"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13.80%</w:t>
            </w:r>
          </w:p>
        </w:tc>
      </w:tr>
      <w:tr w:rsidR="005A4EEF" w:rsidRPr="003D1F31" w14:paraId="2B993F0A"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38DADCBA" w14:textId="77777777" w:rsidR="005A4EEF" w:rsidRPr="003D1F31" w:rsidRDefault="005A4EEF" w:rsidP="00DF48BD">
            <w:pPr>
              <w:spacing w:after="0" w:line="240" w:lineRule="auto"/>
              <w:ind w:left="100" w:right="100"/>
              <w:rPr>
                <w:rFonts w:ascii="Verdana" w:hAnsi="Verdana"/>
                <w:i/>
                <w:iCs/>
                <w:sz w:val="16"/>
                <w:szCs w:val="16"/>
              </w:rPr>
            </w:pPr>
            <w:r w:rsidRPr="003D1F31">
              <w:rPr>
                <w:rFonts w:ascii="Verdana" w:eastAsia="Calibri" w:hAnsi="Verdana"/>
                <w:i/>
                <w:iCs/>
                <w:sz w:val="16"/>
                <w:szCs w:val="16"/>
              </w:rPr>
              <w:t>no response</w:t>
            </w:r>
          </w:p>
        </w:tc>
        <w:tc>
          <w:tcPr>
            <w:tcW w:w="1023" w:type="dxa"/>
            <w:tcBorders>
              <w:left w:val="nil"/>
              <w:right w:val="nil"/>
            </w:tcBorders>
            <w:vAlign w:val="center"/>
          </w:tcPr>
          <w:p w14:paraId="3F52A52F" w14:textId="77777777" w:rsidR="005A4EEF" w:rsidRPr="003D1F31" w:rsidRDefault="005A4EEF" w:rsidP="00DF48BD">
            <w:pPr>
              <w:spacing w:after="0" w:line="240" w:lineRule="auto"/>
              <w:ind w:left="100" w:right="100"/>
              <w:jc w:val="right"/>
              <w:rPr>
                <w:rFonts w:ascii="Verdana" w:hAnsi="Verdana"/>
                <w:i/>
                <w:iCs/>
                <w:sz w:val="16"/>
                <w:szCs w:val="16"/>
              </w:rPr>
            </w:pPr>
            <w:r w:rsidRPr="003D1F31">
              <w:rPr>
                <w:rFonts w:ascii="Verdana" w:eastAsia="Helvetica" w:hAnsi="Verdana" w:cs="Helvetica"/>
                <w:i/>
                <w:iCs/>
                <w:color w:val="000000"/>
                <w:sz w:val="16"/>
                <w:szCs w:val="16"/>
              </w:rPr>
              <w:t>1</w:t>
            </w:r>
          </w:p>
        </w:tc>
        <w:tc>
          <w:tcPr>
            <w:tcW w:w="1707" w:type="dxa"/>
            <w:tcBorders>
              <w:left w:val="nil"/>
              <w:right w:val="nil"/>
            </w:tcBorders>
            <w:vAlign w:val="center"/>
          </w:tcPr>
          <w:p w14:paraId="6097DF34" w14:textId="77777777" w:rsidR="005A4EEF" w:rsidRPr="003D1F31" w:rsidRDefault="005A4EEF" w:rsidP="00DF48BD">
            <w:pPr>
              <w:spacing w:after="0" w:line="240" w:lineRule="auto"/>
              <w:ind w:left="100" w:right="100"/>
              <w:jc w:val="right"/>
              <w:rPr>
                <w:rFonts w:ascii="Verdana" w:hAnsi="Verdana"/>
                <w:i/>
                <w:iCs/>
                <w:sz w:val="16"/>
                <w:szCs w:val="16"/>
              </w:rPr>
            </w:pPr>
          </w:p>
        </w:tc>
        <w:tc>
          <w:tcPr>
            <w:tcW w:w="1165" w:type="dxa"/>
            <w:tcBorders>
              <w:left w:val="nil"/>
              <w:right w:val="nil"/>
            </w:tcBorders>
            <w:vAlign w:val="center"/>
          </w:tcPr>
          <w:p w14:paraId="3D5AB3A5" w14:textId="77777777" w:rsidR="005A4EEF" w:rsidRPr="003D1F31" w:rsidRDefault="005A4EEF" w:rsidP="00DF48BD">
            <w:pPr>
              <w:spacing w:after="0" w:line="240" w:lineRule="auto"/>
              <w:ind w:left="100" w:right="100"/>
              <w:jc w:val="right"/>
              <w:rPr>
                <w:rFonts w:ascii="Verdana" w:hAnsi="Verdana"/>
                <w:i/>
                <w:iCs/>
                <w:sz w:val="16"/>
                <w:szCs w:val="16"/>
              </w:rPr>
            </w:pPr>
            <w:r w:rsidRPr="003D1F31">
              <w:rPr>
                <w:rFonts w:ascii="Verdana" w:eastAsia="Calibri" w:hAnsi="Verdana"/>
                <w:i/>
                <w:iCs/>
                <w:sz w:val="16"/>
                <w:szCs w:val="16"/>
              </w:rPr>
              <w:t>7</w:t>
            </w:r>
          </w:p>
        </w:tc>
        <w:tc>
          <w:tcPr>
            <w:tcW w:w="1492" w:type="dxa"/>
            <w:tcBorders>
              <w:left w:val="nil"/>
              <w:right w:val="nil"/>
            </w:tcBorders>
            <w:vAlign w:val="center"/>
          </w:tcPr>
          <w:p w14:paraId="5BAA8E0B" w14:textId="77777777" w:rsidR="005A4EEF" w:rsidRPr="003D1F31" w:rsidRDefault="005A4EEF" w:rsidP="00DF48BD">
            <w:pPr>
              <w:spacing w:after="0" w:line="240" w:lineRule="auto"/>
              <w:ind w:left="100" w:right="100"/>
              <w:jc w:val="right"/>
              <w:rPr>
                <w:rFonts w:ascii="Verdana" w:hAnsi="Verdana"/>
                <w:i/>
                <w:iCs/>
                <w:sz w:val="16"/>
                <w:szCs w:val="16"/>
              </w:rPr>
            </w:pPr>
          </w:p>
        </w:tc>
        <w:tc>
          <w:tcPr>
            <w:tcW w:w="1002" w:type="dxa"/>
            <w:tcBorders>
              <w:left w:val="nil"/>
              <w:right w:val="nil"/>
            </w:tcBorders>
            <w:vAlign w:val="center"/>
          </w:tcPr>
          <w:p w14:paraId="39181250" w14:textId="77777777" w:rsidR="005A4EEF" w:rsidRPr="003D1F31" w:rsidRDefault="005A4EEF" w:rsidP="00DF48BD">
            <w:pPr>
              <w:spacing w:after="0" w:line="240" w:lineRule="auto"/>
              <w:ind w:left="100" w:right="100"/>
              <w:jc w:val="right"/>
              <w:rPr>
                <w:rFonts w:ascii="Verdana" w:hAnsi="Verdana"/>
                <w:i/>
                <w:iCs/>
                <w:sz w:val="16"/>
                <w:szCs w:val="16"/>
              </w:rPr>
            </w:pPr>
            <w:r w:rsidRPr="003D1F31">
              <w:rPr>
                <w:rFonts w:ascii="Verdana" w:eastAsia="Calibri" w:hAnsi="Verdana"/>
                <w:i/>
                <w:iCs/>
                <w:sz w:val="16"/>
                <w:szCs w:val="16"/>
              </w:rPr>
              <w:t>6</w:t>
            </w:r>
          </w:p>
        </w:tc>
        <w:tc>
          <w:tcPr>
            <w:tcW w:w="1429" w:type="dxa"/>
            <w:tcBorders>
              <w:left w:val="nil"/>
            </w:tcBorders>
            <w:vAlign w:val="center"/>
          </w:tcPr>
          <w:p w14:paraId="6B836A7D" w14:textId="77777777" w:rsidR="005A4EEF" w:rsidRPr="003D1F31" w:rsidRDefault="005A4EEF" w:rsidP="00DF48BD">
            <w:pPr>
              <w:spacing w:after="0" w:line="240" w:lineRule="auto"/>
              <w:ind w:left="100" w:right="100"/>
              <w:jc w:val="right"/>
              <w:rPr>
                <w:rFonts w:ascii="Verdana" w:hAnsi="Verdana"/>
                <w:i/>
                <w:iCs/>
                <w:sz w:val="16"/>
                <w:szCs w:val="16"/>
              </w:rPr>
            </w:pPr>
          </w:p>
        </w:tc>
      </w:tr>
    </w:tbl>
    <w:p w14:paraId="31141F67" w14:textId="03743BF5" w:rsidR="005A4EEF" w:rsidRPr="003D1F31" w:rsidRDefault="005A4EEF" w:rsidP="003D216D">
      <w:pPr>
        <w:pStyle w:val="BodyText"/>
        <w:jc w:val="both"/>
        <w:rPr>
          <w:rFonts w:ascii="Verdana" w:hAnsi="Verdana"/>
          <w:sz w:val="19"/>
          <w:szCs w:val="19"/>
          <w:lang w:val="en-GB"/>
        </w:rPr>
      </w:pPr>
    </w:p>
    <w:p w14:paraId="2E1F7266" w14:textId="4FDA958D" w:rsidR="001A5DEC" w:rsidRPr="003D1F31" w:rsidRDefault="001A5DEC" w:rsidP="001A5DEC">
      <w:pPr>
        <w:jc w:val="both"/>
        <w:rPr>
          <w:rFonts w:ascii="Verdana" w:hAnsi="Verdana"/>
          <w:sz w:val="19"/>
          <w:szCs w:val="19"/>
        </w:rPr>
      </w:pPr>
      <w:r w:rsidRPr="003D1F31">
        <w:rPr>
          <w:rFonts w:ascii="Verdana" w:hAnsi="Verdana"/>
          <w:sz w:val="19"/>
          <w:szCs w:val="19"/>
        </w:rPr>
        <w:t xml:space="preserve">In the academic literature, it is often pointed out that transdisciplinary research practice usually also aims to go beyond the pursuit of scientific understanding of a phenomenon, and in particular also pursues problem-solving objectives. Thus, one of our central hypothesis was to test if transdisciplinary research experience is </w:t>
      </w:r>
      <w:r w:rsidR="009156EC">
        <w:rPr>
          <w:rFonts w:ascii="Verdana" w:hAnsi="Verdana"/>
          <w:sz w:val="19"/>
          <w:szCs w:val="19"/>
        </w:rPr>
        <w:t xml:space="preserve">in SNSF funded projects </w:t>
      </w:r>
      <w:r w:rsidRPr="003D1F31">
        <w:rPr>
          <w:rFonts w:ascii="Verdana" w:hAnsi="Verdana"/>
          <w:sz w:val="19"/>
          <w:szCs w:val="19"/>
        </w:rPr>
        <w:t>strongly related t</w:t>
      </w:r>
      <w:r w:rsidR="009156EC">
        <w:rPr>
          <w:rFonts w:ascii="Verdana" w:hAnsi="Verdana"/>
          <w:sz w:val="19"/>
          <w:szCs w:val="19"/>
        </w:rPr>
        <w:t xml:space="preserve">o the willingness, firstly, to </w:t>
      </w:r>
      <w:r w:rsidRPr="003D1F31">
        <w:rPr>
          <w:rFonts w:ascii="Verdana" w:hAnsi="Verdana"/>
          <w:sz w:val="19"/>
          <w:szCs w:val="19"/>
        </w:rPr>
        <w:t>research real-life problems and, secondly, to contribute to the improvement of the human condition/welfare.</w:t>
      </w:r>
    </w:p>
    <w:p w14:paraId="2DCEC859" w14:textId="77777777" w:rsidR="001A5DEC" w:rsidRPr="003D1F31" w:rsidRDefault="001A5DEC" w:rsidP="001A5DEC">
      <w:pPr>
        <w:pStyle w:val="BodyText"/>
        <w:numPr>
          <w:ilvl w:val="0"/>
          <w:numId w:val="66"/>
        </w:numPr>
        <w:suppressAutoHyphens w:val="0"/>
        <w:spacing w:before="180" w:after="180" w:line="240" w:lineRule="auto"/>
        <w:jc w:val="both"/>
        <w:rPr>
          <w:rFonts w:ascii="Verdana" w:hAnsi="Verdana"/>
          <w:sz w:val="19"/>
          <w:szCs w:val="19"/>
          <w:lang w:val="en-GB"/>
        </w:rPr>
      </w:pPr>
      <w:r w:rsidRPr="003D1F31">
        <w:rPr>
          <w:rFonts w:ascii="Verdana" w:hAnsi="Verdana"/>
          <w:sz w:val="19"/>
          <w:szCs w:val="19"/>
          <w:lang w:val="en-GB"/>
        </w:rPr>
        <w:t>H</w:t>
      </w:r>
      <w:r w:rsidRPr="003D1F31">
        <w:rPr>
          <w:rFonts w:ascii="Verdana" w:hAnsi="Verdana"/>
          <w:sz w:val="19"/>
          <w:szCs w:val="19"/>
          <w:vertAlign w:val="subscript"/>
          <w:lang w:val="en-GB"/>
        </w:rPr>
        <w:t>1</w:t>
      </w:r>
      <w:r w:rsidRPr="003D1F31">
        <w:rPr>
          <w:rFonts w:ascii="Verdana" w:hAnsi="Verdana"/>
          <w:sz w:val="19"/>
          <w:szCs w:val="19"/>
          <w:lang w:val="en-GB"/>
        </w:rPr>
        <w:t xml:space="preserve">: the </w:t>
      </w:r>
      <w:r w:rsidRPr="003D1F31">
        <w:rPr>
          <w:rFonts w:ascii="Verdana" w:hAnsi="Verdana"/>
          <w:i/>
          <w:iCs/>
          <w:sz w:val="19"/>
          <w:szCs w:val="19"/>
          <w:lang w:val="en-GB"/>
        </w:rPr>
        <w:t>transdisciplinary experience</w:t>
      </w:r>
      <w:r w:rsidRPr="003D1F31">
        <w:rPr>
          <w:rFonts w:ascii="Verdana" w:hAnsi="Verdana"/>
          <w:sz w:val="19"/>
          <w:szCs w:val="19"/>
          <w:lang w:val="en-GB"/>
        </w:rPr>
        <w:t xml:space="preserve"> of the interviewed researchers correlates with</w:t>
      </w:r>
    </w:p>
    <w:p w14:paraId="70E8B7E0" w14:textId="77777777" w:rsidR="001A5DEC" w:rsidRPr="003D1F31" w:rsidRDefault="001A5DEC" w:rsidP="001A5DEC">
      <w:pPr>
        <w:pStyle w:val="BodyText"/>
        <w:numPr>
          <w:ilvl w:val="1"/>
          <w:numId w:val="66"/>
        </w:numPr>
        <w:suppressAutoHyphens w:val="0"/>
        <w:spacing w:before="180" w:after="180" w:line="240" w:lineRule="auto"/>
        <w:jc w:val="both"/>
        <w:rPr>
          <w:rFonts w:ascii="Verdana" w:hAnsi="Verdana"/>
          <w:sz w:val="19"/>
          <w:szCs w:val="19"/>
          <w:lang w:val="en-GB"/>
        </w:rPr>
      </w:pPr>
      <w:r w:rsidRPr="003D1F31">
        <w:rPr>
          <w:rFonts w:ascii="Verdana" w:hAnsi="Verdana"/>
          <w:sz w:val="19"/>
          <w:szCs w:val="19"/>
          <w:lang w:val="en-GB"/>
        </w:rPr>
        <w:t xml:space="preserve">the </w:t>
      </w:r>
      <w:r w:rsidRPr="003D1F31">
        <w:rPr>
          <w:rFonts w:ascii="Verdana" w:hAnsi="Verdana"/>
          <w:i/>
          <w:iCs/>
          <w:sz w:val="19"/>
          <w:szCs w:val="19"/>
          <w:lang w:val="en-GB"/>
        </w:rPr>
        <w:t>motivation to address a problem outside of academia</w:t>
      </w:r>
      <w:r w:rsidRPr="003D1F31">
        <w:rPr>
          <w:rFonts w:ascii="Verdana" w:hAnsi="Verdana"/>
          <w:sz w:val="19"/>
          <w:szCs w:val="19"/>
          <w:lang w:val="en-GB"/>
        </w:rPr>
        <w:t>, and</w:t>
      </w:r>
    </w:p>
    <w:p w14:paraId="2AE2F966" w14:textId="77777777" w:rsidR="001A5DEC" w:rsidRPr="003D1F31" w:rsidRDefault="001A5DEC" w:rsidP="001A5DEC">
      <w:pPr>
        <w:pStyle w:val="BodyText"/>
        <w:numPr>
          <w:ilvl w:val="1"/>
          <w:numId w:val="66"/>
        </w:numPr>
        <w:suppressAutoHyphens w:val="0"/>
        <w:spacing w:before="180" w:after="180" w:line="240" w:lineRule="auto"/>
        <w:jc w:val="both"/>
        <w:rPr>
          <w:rFonts w:ascii="Verdana" w:hAnsi="Verdana"/>
          <w:sz w:val="19"/>
          <w:szCs w:val="19"/>
          <w:lang w:val="en-GB"/>
        </w:rPr>
      </w:pPr>
      <w:r w:rsidRPr="003D1F31">
        <w:rPr>
          <w:rFonts w:ascii="Verdana" w:hAnsi="Verdana"/>
          <w:sz w:val="19"/>
          <w:szCs w:val="19"/>
          <w:lang w:val="en-GB"/>
        </w:rPr>
        <w:t xml:space="preserve">the </w:t>
      </w:r>
      <w:r w:rsidRPr="003D1F31">
        <w:rPr>
          <w:rFonts w:ascii="Verdana" w:hAnsi="Verdana"/>
          <w:i/>
          <w:iCs/>
          <w:sz w:val="19"/>
          <w:szCs w:val="19"/>
          <w:lang w:val="en-GB"/>
        </w:rPr>
        <w:t>motivation to improve human condition/welfare</w:t>
      </w:r>
      <w:r w:rsidRPr="003D1F31">
        <w:rPr>
          <w:rFonts w:ascii="Verdana" w:hAnsi="Verdana"/>
          <w:sz w:val="19"/>
          <w:szCs w:val="19"/>
          <w:lang w:val="en-GB"/>
        </w:rPr>
        <w:t>.</w:t>
      </w:r>
    </w:p>
    <w:p w14:paraId="4C2C7BD3" w14:textId="2233A314" w:rsidR="001A5DEC" w:rsidRPr="003D1F31" w:rsidRDefault="008A5904" w:rsidP="001A5DEC">
      <w:pPr>
        <w:jc w:val="both"/>
        <w:rPr>
          <w:rFonts w:ascii="Verdana" w:eastAsiaTheme="minorEastAsia" w:hAnsi="Verdana"/>
          <w:sz w:val="19"/>
          <w:szCs w:val="19"/>
        </w:rPr>
      </w:pPr>
      <w:r>
        <w:rPr>
          <w:rFonts w:ascii="Verdana" w:hAnsi="Verdana"/>
          <w:sz w:val="19"/>
          <w:szCs w:val="19"/>
        </w:rPr>
        <w:t>The</w:t>
      </w:r>
      <w:r w:rsidR="001A5DEC" w:rsidRPr="003D1F31">
        <w:rPr>
          <w:rFonts w:ascii="Verdana" w:hAnsi="Verdana"/>
          <w:sz w:val="19"/>
          <w:szCs w:val="19"/>
        </w:rPr>
        <w:t xml:space="preserve"> analysis of the relation between </w:t>
      </w:r>
      <w:r w:rsidR="001A5DEC" w:rsidRPr="003D1F31">
        <w:rPr>
          <w:rFonts w:ascii="Verdana" w:hAnsi="Verdana"/>
          <w:i/>
          <w:iCs/>
          <w:sz w:val="19"/>
          <w:szCs w:val="19"/>
        </w:rPr>
        <w:t>transdisciplinary experience</w:t>
      </w:r>
      <w:r w:rsidR="001A5DEC" w:rsidRPr="003D1F31">
        <w:rPr>
          <w:rFonts w:ascii="Verdana" w:hAnsi="Verdana"/>
          <w:sz w:val="19"/>
          <w:szCs w:val="19"/>
        </w:rPr>
        <w:t xml:space="preserve"> and </w:t>
      </w:r>
      <w:r w:rsidR="001A5DEC" w:rsidRPr="003D1F31">
        <w:rPr>
          <w:rFonts w:ascii="Verdana" w:hAnsi="Verdana"/>
          <w:i/>
          <w:iCs/>
          <w:sz w:val="19"/>
          <w:szCs w:val="19"/>
        </w:rPr>
        <w:t>the motivation to address a (non-academic) problem</w:t>
      </w:r>
      <w:r w:rsidR="001A5DEC" w:rsidRPr="003D1F31">
        <w:rPr>
          <w:rFonts w:ascii="Verdana" w:hAnsi="Verdana"/>
          <w:sz w:val="19"/>
          <w:szCs w:val="19"/>
        </w:rPr>
        <w:t xml:space="preserve"> (see Figure 3) did not yield a statistically significant correlation (correlation coefficient rho</w:t>
      </w:r>
      <w:r w:rsidR="001A5DEC" w:rsidRPr="003D1F31">
        <w:rPr>
          <w:rStyle w:val="FootnoteReference"/>
          <w:rFonts w:ascii="Verdana" w:hAnsi="Verdana"/>
          <w:sz w:val="19"/>
          <w:szCs w:val="19"/>
        </w:rPr>
        <w:footnoteReference w:id="14"/>
      </w:r>
      <w:r w:rsidR="001A5DEC" w:rsidRPr="003D1F31">
        <w:rPr>
          <w:rFonts w:ascii="Verdana" w:eastAsiaTheme="minorEastAsia" w:hAnsi="Verdana"/>
          <w:sz w:val="19"/>
          <w:szCs w:val="19"/>
        </w:rPr>
        <w:t xml:space="preserve"> ~ 0.01 with a p-value &gt; 0.05</w:t>
      </w:r>
      <w:r w:rsidR="001A5DEC" w:rsidRPr="003D1F31">
        <w:rPr>
          <w:rStyle w:val="FootnoteReference"/>
          <w:rFonts w:ascii="Verdana" w:hAnsi="Verdana"/>
          <w:sz w:val="19"/>
          <w:szCs w:val="19"/>
        </w:rPr>
        <w:footnoteReference w:id="15"/>
      </w:r>
      <w:r w:rsidR="001A5DEC" w:rsidRPr="003D1F31">
        <w:rPr>
          <w:rFonts w:ascii="Verdana" w:eastAsiaTheme="minorEastAsia" w:hAnsi="Verdana"/>
          <w:sz w:val="19"/>
          <w:szCs w:val="19"/>
        </w:rPr>
        <w:t xml:space="preserve">, see Table 3). This means that more </w:t>
      </w:r>
      <w:r w:rsidR="001A5DEC" w:rsidRPr="003D1F31">
        <w:rPr>
          <w:rFonts w:ascii="Verdana" w:eastAsiaTheme="minorEastAsia" w:hAnsi="Verdana"/>
          <w:i/>
          <w:iCs/>
          <w:sz w:val="19"/>
          <w:szCs w:val="19"/>
        </w:rPr>
        <w:lastRenderedPageBreak/>
        <w:t>transdisciplinary experience</w:t>
      </w:r>
      <w:r w:rsidR="001A5DEC" w:rsidRPr="003D1F31">
        <w:rPr>
          <w:rFonts w:ascii="Verdana" w:eastAsiaTheme="minorEastAsia" w:hAnsi="Verdana"/>
          <w:sz w:val="19"/>
          <w:szCs w:val="19"/>
        </w:rPr>
        <w:t xml:space="preserve"> does not necessary imply a higher </w:t>
      </w:r>
      <w:r w:rsidR="001A5DEC" w:rsidRPr="003D1F31">
        <w:rPr>
          <w:rFonts w:ascii="Verdana" w:eastAsiaTheme="minorEastAsia" w:hAnsi="Verdana"/>
          <w:i/>
          <w:iCs/>
          <w:sz w:val="19"/>
          <w:szCs w:val="19"/>
        </w:rPr>
        <w:t>motivation to address a problem outside of academia</w:t>
      </w:r>
      <w:r w:rsidR="001A5DEC" w:rsidRPr="003D1F31">
        <w:rPr>
          <w:rFonts w:ascii="Verdana" w:eastAsiaTheme="minorEastAsia" w:hAnsi="Verdana"/>
          <w:sz w:val="19"/>
          <w:szCs w:val="19"/>
        </w:rPr>
        <w:t xml:space="preserve"> [a] or vice-versa, the motivation to address a real-life problem is not necessarily based on transdisciplinary experiences. </w:t>
      </w:r>
    </w:p>
    <w:p w14:paraId="6197228B" w14:textId="3BBC44CA" w:rsidR="001A5DEC" w:rsidRPr="003D1F31" w:rsidRDefault="001A5DEC" w:rsidP="001A5DEC">
      <w:pPr>
        <w:pStyle w:val="Caption"/>
        <w:keepNext/>
        <w:rPr>
          <w:rFonts w:ascii="Verdana" w:hAnsi="Verdana"/>
        </w:rPr>
      </w:pPr>
      <w:bookmarkStart w:id="62" w:name="_Ref97780067"/>
      <w:bookmarkStart w:id="63" w:name="_Toc100567228"/>
      <w:bookmarkStart w:id="64" w:name="_Toc106728179"/>
      <w:r w:rsidRPr="003D1F31">
        <w:rPr>
          <w:rFonts w:ascii="Verdana" w:hAnsi="Verdana"/>
        </w:rPr>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13</w:t>
      </w:r>
      <w:r w:rsidRPr="003D1F31">
        <w:rPr>
          <w:rFonts w:ascii="Verdana" w:hAnsi="Verdana"/>
        </w:rPr>
        <w:fldChar w:fldCharType="end"/>
      </w:r>
      <w:bookmarkEnd w:id="62"/>
      <w:r w:rsidRPr="003D1F31">
        <w:rPr>
          <w:rFonts w:ascii="Verdana" w:hAnsi="Verdana"/>
        </w:rPr>
        <w:t>: Relation between transdisciplinary experience and the motivation to affect change outside academia</w:t>
      </w:r>
      <w:bookmarkEnd w:id="63"/>
      <w:bookmarkEnd w:id="64"/>
    </w:p>
    <w:p w14:paraId="7E1526FA" w14:textId="77777777" w:rsidR="001A5DEC" w:rsidRPr="003D1F31" w:rsidRDefault="001A5DEC" w:rsidP="001A5DEC">
      <w:pPr>
        <w:pStyle w:val="BodyText"/>
        <w:keepNext/>
        <w:rPr>
          <w:rFonts w:ascii="Verdana" w:hAnsi="Verdana"/>
          <w:sz w:val="19"/>
          <w:szCs w:val="19"/>
          <w:lang w:val="en-GB"/>
        </w:rPr>
      </w:pPr>
      <w:r w:rsidRPr="003D1F31">
        <w:rPr>
          <w:rFonts w:ascii="Verdana" w:hAnsi="Verdana"/>
          <w:noProof/>
          <w:sz w:val="19"/>
          <w:szCs w:val="19"/>
          <w:lang w:val="de-AT" w:eastAsia="de-AT"/>
        </w:rPr>
        <w:drawing>
          <wp:inline distT="0" distB="0" distL="0" distR="0" wp14:anchorId="0C854806" wp14:editId="7028C3C0">
            <wp:extent cx="5731510" cy="1719580"/>
            <wp:effectExtent l="0" t="0" r="0" b="0"/>
            <wp:docPr id="1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31510" cy="1719580"/>
                    </a:xfrm>
                    <a:prstGeom prst="rect">
                      <a:avLst/>
                    </a:prstGeom>
                  </pic:spPr>
                </pic:pic>
              </a:graphicData>
            </a:graphic>
          </wp:inline>
        </w:drawing>
      </w:r>
    </w:p>
    <w:p w14:paraId="6928D2FD" w14:textId="32C837C2" w:rsidR="003D216D" w:rsidRPr="003D1F31" w:rsidRDefault="003D216D" w:rsidP="003D216D">
      <w:pPr>
        <w:pStyle w:val="BodyText"/>
        <w:jc w:val="both"/>
        <w:rPr>
          <w:rFonts w:ascii="Verdana" w:hAnsi="Verdana"/>
          <w:sz w:val="19"/>
          <w:szCs w:val="19"/>
          <w:lang w:val="en-GB"/>
        </w:rPr>
      </w:pPr>
    </w:p>
    <w:p w14:paraId="045E96A6" w14:textId="1C0FC4EB" w:rsidR="00254C15" w:rsidRDefault="00254C15" w:rsidP="00254C15">
      <w:pPr>
        <w:jc w:val="both"/>
        <w:rPr>
          <w:rFonts w:ascii="Verdana" w:eastAsiaTheme="minorEastAsia" w:hAnsi="Verdana"/>
          <w:sz w:val="19"/>
          <w:szCs w:val="19"/>
        </w:rPr>
      </w:pPr>
      <w:r w:rsidRPr="003D1F31">
        <w:rPr>
          <w:rFonts w:ascii="Verdana" w:eastAsiaTheme="minorEastAsia" w:hAnsi="Verdana"/>
          <w:sz w:val="19"/>
          <w:szCs w:val="19"/>
        </w:rPr>
        <w:t xml:space="preserve">On the other hand, the </w:t>
      </w:r>
      <w:r w:rsidRPr="003D1F31">
        <w:rPr>
          <w:rFonts w:ascii="Verdana" w:eastAsiaTheme="minorEastAsia" w:hAnsi="Verdana"/>
          <w:i/>
          <w:iCs/>
          <w:sz w:val="19"/>
          <w:szCs w:val="19"/>
        </w:rPr>
        <w:t>motivation to improve the human condition</w:t>
      </w:r>
      <w:r w:rsidRPr="003D1F31">
        <w:rPr>
          <w:rFonts w:ascii="Verdana" w:eastAsiaTheme="minorEastAsia" w:hAnsi="Verdana"/>
          <w:sz w:val="19"/>
          <w:szCs w:val="19"/>
        </w:rPr>
        <w:t xml:space="preserve"> correlates relatively stronger with </w:t>
      </w:r>
      <w:r w:rsidRPr="003D1F31">
        <w:rPr>
          <w:rFonts w:ascii="Verdana" w:eastAsiaTheme="minorEastAsia" w:hAnsi="Verdana"/>
          <w:i/>
          <w:iCs/>
          <w:sz w:val="19"/>
          <w:szCs w:val="19"/>
        </w:rPr>
        <w:t>transdisciplinary experience</w:t>
      </w:r>
      <w:r w:rsidRPr="003D1F31">
        <w:rPr>
          <w:rFonts w:ascii="Verdana" w:eastAsiaTheme="minorEastAsia" w:hAnsi="Verdana"/>
          <w:sz w:val="19"/>
          <w:szCs w:val="19"/>
        </w:rPr>
        <w:t xml:space="preserve">. Although it is statistically significant (p-value &lt; 0.05), there is only a weak positive correlation (rho </w:t>
      </w:r>
      <w:r w:rsidRPr="003D1F31">
        <w:rPr>
          <w:rFonts w:ascii="Verdana" w:hAnsi="Verdana" w:cs="Arial"/>
          <w:color w:val="4D5156"/>
          <w:sz w:val="19"/>
          <w:szCs w:val="19"/>
          <w:shd w:val="clear" w:color="auto" w:fill="FFFFFF"/>
        </w:rPr>
        <w:t>≈</w:t>
      </w:r>
      <w:r w:rsidRPr="003D1F31">
        <w:rPr>
          <w:rFonts w:ascii="Verdana" w:eastAsiaTheme="minorEastAsia" w:hAnsi="Verdana"/>
          <w:sz w:val="19"/>
          <w:szCs w:val="19"/>
        </w:rPr>
        <w:t xml:space="preserve"> 0.33) between the two [b] (see Table 3). </w:t>
      </w:r>
      <w:r w:rsidR="00301403">
        <w:rPr>
          <w:rFonts w:ascii="Verdana" w:eastAsiaTheme="minorEastAsia" w:hAnsi="Verdana"/>
          <w:sz w:val="19"/>
          <w:szCs w:val="19"/>
        </w:rPr>
        <w:t xml:space="preserve">Still, </w:t>
      </w:r>
      <w:r w:rsidRPr="003D1F31">
        <w:rPr>
          <w:rFonts w:ascii="Verdana" w:eastAsiaTheme="minorEastAsia" w:hAnsi="Verdana"/>
          <w:sz w:val="19"/>
          <w:szCs w:val="19"/>
        </w:rPr>
        <w:t xml:space="preserve">researchers who explicitly want to improve the human condition/welfare, i.e. not only to investigate a technical, social, ecological or medical problem, but who aim to contribute to a change aspect (i.e. an improvement) are firmly based in transdisciplinary experience horizons. </w:t>
      </w:r>
      <w:r w:rsidR="00301403">
        <w:rPr>
          <w:rFonts w:ascii="Verdana" w:eastAsiaTheme="minorEastAsia" w:hAnsi="Verdana"/>
          <w:sz w:val="19"/>
          <w:szCs w:val="19"/>
        </w:rPr>
        <w:t>In more general words</w:t>
      </w:r>
      <w:r w:rsidRPr="003D1F31">
        <w:rPr>
          <w:rFonts w:ascii="Verdana" w:eastAsiaTheme="minorEastAsia" w:hAnsi="Verdana"/>
          <w:sz w:val="19"/>
          <w:szCs w:val="19"/>
        </w:rPr>
        <w:t xml:space="preserve">, </w:t>
      </w:r>
      <w:r w:rsidR="00301403">
        <w:rPr>
          <w:rFonts w:ascii="Verdana" w:eastAsiaTheme="minorEastAsia" w:hAnsi="Verdana"/>
          <w:sz w:val="19"/>
          <w:szCs w:val="19"/>
        </w:rPr>
        <w:t>a</w:t>
      </w:r>
      <w:r w:rsidRPr="003D1F31">
        <w:rPr>
          <w:rFonts w:ascii="Verdana" w:eastAsiaTheme="minorEastAsia" w:hAnsi="Verdana"/>
          <w:sz w:val="19"/>
          <w:szCs w:val="19"/>
        </w:rPr>
        <w:t xml:space="preserve"> significant relationship between experience in dealing with transdisciplinary research and the intention to change</w:t>
      </w:r>
      <w:r w:rsidR="00301403">
        <w:rPr>
          <w:rFonts w:ascii="Verdana" w:eastAsiaTheme="minorEastAsia" w:hAnsi="Verdana"/>
          <w:sz w:val="19"/>
          <w:szCs w:val="19"/>
        </w:rPr>
        <w:t xml:space="preserve"> exists</w:t>
      </w:r>
      <w:r w:rsidRPr="003D1F31">
        <w:rPr>
          <w:rFonts w:ascii="Verdana" w:eastAsiaTheme="minorEastAsia" w:hAnsi="Verdana"/>
          <w:sz w:val="19"/>
          <w:szCs w:val="19"/>
        </w:rPr>
        <w:t xml:space="preserve">. How far this intention to change is related to a change in social practices (or, for example, the provision of a better medicine to improve the life of a patient) was not further investigated in the survey. However, we expect that the interviews still to be analysed will provide information on this. </w:t>
      </w:r>
    </w:p>
    <w:p w14:paraId="240238D9" w14:textId="77777777" w:rsidR="00301403" w:rsidRPr="003D1F31" w:rsidRDefault="00301403" w:rsidP="00254C15">
      <w:pPr>
        <w:jc w:val="both"/>
        <w:rPr>
          <w:rFonts w:ascii="Verdana" w:eastAsiaTheme="minorEastAsia" w:hAnsi="Verdana"/>
          <w:sz w:val="19"/>
          <w:szCs w:val="19"/>
        </w:rPr>
      </w:pPr>
    </w:p>
    <w:p w14:paraId="3BC60664" w14:textId="0B405364" w:rsidR="00254C15" w:rsidRPr="009351DE" w:rsidRDefault="00254C15" w:rsidP="00254C15">
      <w:pPr>
        <w:pStyle w:val="Caption"/>
        <w:keepNext/>
        <w:rPr>
          <w:rFonts w:ascii="Verdana" w:hAnsi="Verdana"/>
        </w:rPr>
      </w:pPr>
      <w:bookmarkStart w:id="65" w:name="_Ref100032499"/>
      <w:bookmarkStart w:id="66" w:name="_Toc100567259"/>
      <w:bookmarkStart w:id="67" w:name="_Toc106728152"/>
      <w:r w:rsidRPr="009351DE">
        <w:rPr>
          <w:rFonts w:ascii="Verdana" w:hAnsi="Verdana"/>
        </w:rPr>
        <w:t xml:space="preserve">Table </w:t>
      </w:r>
      <w:r w:rsidRPr="009351DE">
        <w:rPr>
          <w:rFonts w:ascii="Verdana" w:hAnsi="Verdana"/>
        </w:rPr>
        <w:fldChar w:fldCharType="begin"/>
      </w:r>
      <w:r w:rsidRPr="009351DE">
        <w:rPr>
          <w:rFonts w:ascii="Verdana" w:hAnsi="Verdana"/>
        </w:rPr>
        <w:instrText xml:space="preserve"> SEQ Table \* ARABIC </w:instrText>
      </w:r>
      <w:r w:rsidRPr="009351DE">
        <w:rPr>
          <w:rFonts w:ascii="Verdana" w:hAnsi="Verdana"/>
        </w:rPr>
        <w:fldChar w:fldCharType="separate"/>
      </w:r>
      <w:r w:rsidR="004A129B">
        <w:rPr>
          <w:rFonts w:ascii="Verdana" w:hAnsi="Verdana"/>
          <w:noProof/>
        </w:rPr>
        <w:t>7</w:t>
      </w:r>
      <w:r w:rsidRPr="009351DE">
        <w:rPr>
          <w:rFonts w:ascii="Verdana" w:hAnsi="Verdana"/>
        </w:rPr>
        <w:fldChar w:fldCharType="end"/>
      </w:r>
      <w:bookmarkEnd w:id="65"/>
      <w:r w:rsidRPr="009351DE">
        <w:rPr>
          <w:rFonts w:ascii="Verdana" w:hAnsi="Verdana"/>
        </w:rPr>
        <w:t>: Correlation matrix between transdisciplinary experience, the motivation to address a specific problem, and the motivation to improve the human condition/welfare</w:t>
      </w:r>
      <w:bookmarkEnd w:id="66"/>
      <w:bookmarkEnd w:id="67"/>
    </w:p>
    <w:tbl>
      <w:tblPr>
        <w:tblStyle w:val="TableGrid"/>
        <w:tblW w:w="0" w:type="auto"/>
        <w:tblLook w:val="04A0" w:firstRow="1" w:lastRow="0" w:firstColumn="1" w:lastColumn="0" w:noHBand="0" w:noVBand="1"/>
      </w:tblPr>
      <w:tblGrid>
        <w:gridCol w:w="9062"/>
      </w:tblGrid>
      <w:tr w:rsidR="00254C15" w:rsidRPr="003D1F31" w14:paraId="1AF17770" w14:textId="77777777" w:rsidTr="00D44B30">
        <w:tc>
          <w:tcPr>
            <w:tcW w:w="9242" w:type="dxa"/>
          </w:tcPr>
          <w:p w14:paraId="36F00AFD" w14:textId="77777777" w:rsidR="00254C15" w:rsidRPr="003D1F31" w:rsidRDefault="00254C15" w:rsidP="00D44B30">
            <w:pPr>
              <w:pStyle w:val="HTMLPreformatted"/>
              <w:shd w:val="clear" w:color="auto" w:fill="FFFFFF"/>
              <w:wordWrap w:val="0"/>
              <w:spacing w:after="150"/>
              <w:rPr>
                <w:rStyle w:val="HTMLCode"/>
                <w:rFonts w:eastAsiaTheme="majorEastAsia"/>
                <w:color w:val="333333"/>
                <w:sz w:val="18"/>
                <w:szCs w:val="18"/>
              </w:rPr>
            </w:pPr>
            <w:r w:rsidRPr="003D1F31">
              <w:rPr>
                <w:rStyle w:val="HTMLCode"/>
                <w:rFonts w:eastAsiaTheme="majorEastAsia"/>
                <w:color w:val="333333"/>
                <w:sz w:val="18"/>
                <w:szCs w:val="18"/>
              </w:rPr>
              <w:t xml:space="preserve">                Trans._Exp. Mot._to_add_Pr. Mot._to_imp._HC</w:t>
            </w:r>
          </w:p>
          <w:p w14:paraId="31E24B87"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Trans._Exp.            1.00            0.01            0.33</w:t>
            </w:r>
          </w:p>
          <w:p w14:paraId="517835AF"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Mot._to_add_Pr.        0.01            1.00            0.27</w:t>
            </w:r>
          </w:p>
          <w:p w14:paraId="0BB06AE5"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Mot._to_imp._HC        0.33            0.27            1.00</w:t>
            </w:r>
          </w:p>
          <w:p w14:paraId="0A019163"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w:t>
            </w:r>
          </w:p>
          <w:p w14:paraId="79332D4C"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P-Values:</w:t>
            </w:r>
          </w:p>
          <w:p w14:paraId="3B5DAE80"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Trans._Exp. Mot._to_add_Pr. Mot._to_imp._HC</w:t>
            </w:r>
          </w:p>
          <w:p w14:paraId="13FC41F0"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Trans._Exp.                 0.8272          0.0000         </w:t>
            </w:r>
          </w:p>
          <w:p w14:paraId="4F7A5B12"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Mot._to_add_Pr. 0.8272                      0.0000         </w:t>
            </w:r>
          </w:p>
          <w:p w14:paraId="240494F0"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Mot._to_imp._HC 0.0000      0.0000</w:t>
            </w:r>
          </w:p>
          <w:p w14:paraId="5ED27508" w14:textId="77777777" w:rsidR="00254C15" w:rsidRPr="003D1F31" w:rsidRDefault="00254C15" w:rsidP="00D44B30">
            <w:pPr>
              <w:pStyle w:val="HTMLPreformatted"/>
              <w:shd w:val="clear" w:color="auto" w:fill="FFFFFF"/>
              <w:wordWrap w:val="0"/>
              <w:spacing w:after="150"/>
              <w:rPr>
                <w:rStyle w:val="HTMLCode"/>
                <w:rFonts w:eastAsiaTheme="majorEastAsia"/>
                <w:color w:val="333333"/>
                <w:sz w:val="18"/>
                <w:szCs w:val="18"/>
              </w:rPr>
            </w:pPr>
          </w:p>
          <w:p w14:paraId="4AE09670" w14:textId="77777777" w:rsidR="00254C15" w:rsidRPr="003D1F31" w:rsidRDefault="00254C15" w:rsidP="00D44B30">
            <w:pPr>
              <w:pStyle w:val="HTMLPreformatted"/>
              <w:shd w:val="clear" w:color="auto" w:fill="FFFFFF"/>
              <w:wordWrap w:val="0"/>
              <w:spacing w:after="150"/>
              <w:rPr>
                <w:rStyle w:val="HTMLCode"/>
                <w:rFonts w:eastAsiaTheme="majorEastAsia"/>
                <w:color w:val="333333"/>
                <w:sz w:val="18"/>
                <w:szCs w:val="18"/>
              </w:rPr>
            </w:pPr>
            <w:r w:rsidRPr="003D1F31">
              <w:rPr>
                <w:rStyle w:val="HTMLCode"/>
                <w:rFonts w:eastAsiaTheme="majorEastAsia"/>
                <w:b/>
                <w:bCs/>
                <w:color w:val="333333"/>
                <w:sz w:val="18"/>
                <w:szCs w:val="18"/>
              </w:rPr>
              <w:t>RESULT</w:t>
            </w:r>
          </w:p>
          <w:p w14:paraId="24F81B0F" w14:textId="77777777" w:rsidR="00254C15" w:rsidRPr="003D1F31" w:rsidRDefault="00254C15" w:rsidP="00254C15">
            <w:pPr>
              <w:pStyle w:val="ListParagraph"/>
              <w:numPr>
                <w:ilvl w:val="0"/>
                <w:numId w:val="87"/>
              </w:numPr>
              <w:shd w:val="clear" w:color="auto" w:fill="FFFFFF"/>
              <w:suppressAutoHyphens w:val="0"/>
              <w:wordWrap w:val="0"/>
              <w:spacing w:after="150" w:line="240" w:lineRule="auto"/>
              <w:rPr>
                <w:rFonts w:ascii="Courier New" w:eastAsiaTheme="majorEastAsia" w:hAnsi="Courier New" w:cs="Courier New"/>
                <w:color w:val="333333"/>
                <w:sz w:val="18"/>
                <w:szCs w:val="18"/>
              </w:rPr>
            </w:pPr>
            <w:r w:rsidRPr="003D1F31">
              <w:rPr>
                <w:rStyle w:val="HTMLCode"/>
                <w:rFonts w:eastAsiaTheme="majorEastAsia"/>
                <w:color w:val="333333"/>
                <w:sz w:val="18"/>
                <w:szCs w:val="18"/>
              </w:rPr>
              <w:t>H</w:t>
            </w:r>
            <w:r w:rsidRPr="003D1F31">
              <w:rPr>
                <w:rStyle w:val="HTMLCode"/>
                <w:rFonts w:eastAsiaTheme="majorEastAsia"/>
                <w:color w:val="333333"/>
                <w:sz w:val="18"/>
                <w:szCs w:val="18"/>
                <w:vertAlign w:val="subscript"/>
              </w:rPr>
              <w:t>1a</w:t>
            </w:r>
            <w:r w:rsidRPr="003D1F31">
              <w:rPr>
                <w:rStyle w:val="HTMLCode"/>
                <w:rFonts w:eastAsiaTheme="majorEastAsia"/>
                <w:color w:val="333333"/>
                <w:sz w:val="18"/>
                <w:szCs w:val="18"/>
              </w:rPr>
              <w:t xml:space="preserve">: Since the p-value is greater than </w:t>
            </w:r>
            <w:r w:rsidRPr="003D1F31">
              <w:rPr>
                <w:rFonts w:ascii="Courier New" w:hAnsi="Courier New" w:cs="Courier New"/>
                <w:color w:val="202124"/>
                <w:sz w:val="18"/>
                <w:szCs w:val="18"/>
                <w:shd w:val="clear" w:color="auto" w:fill="FFFFFF"/>
              </w:rPr>
              <w:t xml:space="preserve">α </w:t>
            </w:r>
            <w:r w:rsidRPr="003D1F31">
              <w:rPr>
                <w:rFonts w:ascii="Courier New" w:hAnsi="Courier New" w:cs="Courier New"/>
                <w:sz w:val="18"/>
                <w:szCs w:val="18"/>
              </w:rPr>
              <w:t xml:space="preserve">(0.05), we </w:t>
            </w:r>
            <w:r w:rsidRPr="003D1F31">
              <w:rPr>
                <w:rFonts w:ascii="Courier New" w:hAnsi="Courier New" w:cs="Courier New"/>
                <w:sz w:val="18"/>
                <w:szCs w:val="18"/>
                <w:u w:val="single"/>
              </w:rPr>
              <w:t>cannot reject</w:t>
            </w:r>
            <w:r w:rsidRPr="003D1F31">
              <w:rPr>
                <w:rFonts w:ascii="Courier New" w:hAnsi="Courier New" w:cs="Courier New"/>
                <w:sz w:val="18"/>
                <w:szCs w:val="18"/>
              </w:rPr>
              <w:t xml:space="preserve"> the null hypothesis, which indicates that there is no association between the motivation to solve a specific problem and transdisciplinary experience</w:t>
            </w:r>
          </w:p>
          <w:p w14:paraId="5D32D627" w14:textId="77777777" w:rsidR="00254C15" w:rsidRPr="003D1F31" w:rsidRDefault="00254C15" w:rsidP="00254C15">
            <w:pPr>
              <w:pStyle w:val="ListParagraph"/>
              <w:numPr>
                <w:ilvl w:val="0"/>
                <w:numId w:val="87"/>
              </w:numPr>
              <w:shd w:val="clear" w:color="auto" w:fill="FFFFFF"/>
              <w:suppressAutoHyphens w:val="0"/>
              <w:wordWrap w:val="0"/>
              <w:spacing w:after="150" w:line="240" w:lineRule="auto"/>
              <w:rPr>
                <w:rFonts w:eastAsiaTheme="majorEastAsia" w:cs="Times New Roman"/>
                <w:color w:val="333333"/>
                <w:sz w:val="18"/>
                <w:szCs w:val="18"/>
              </w:rPr>
            </w:pPr>
            <w:r w:rsidRPr="003D1F31">
              <w:rPr>
                <w:rStyle w:val="HTMLCode"/>
                <w:rFonts w:eastAsiaTheme="majorEastAsia"/>
                <w:color w:val="333333"/>
                <w:sz w:val="18"/>
                <w:szCs w:val="18"/>
              </w:rPr>
              <w:t>H</w:t>
            </w:r>
            <w:r w:rsidRPr="003D1F31">
              <w:rPr>
                <w:rStyle w:val="HTMLCode"/>
                <w:rFonts w:eastAsiaTheme="majorEastAsia"/>
                <w:color w:val="333333"/>
                <w:sz w:val="18"/>
                <w:szCs w:val="18"/>
                <w:vertAlign w:val="subscript"/>
              </w:rPr>
              <w:t>1b</w:t>
            </w:r>
            <w:r w:rsidRPr="003D1F31">
              <w:rPr>
                <w:rStyle w:val="HTMLCode"/>
                <w:rFonts w:eastAsiaTheme="majorEastAsia"/>
                <w:color w:val="333333"/>
                <w:sz w:val="18"/>
                <w:szCs w:val="18"/>
              </w:rPr>
              <w:t xml:space="preserve">: the p-value is smaller than </w:t>
            </w:r>
            <w:r w:rsidRPr="003D1F31">
              <w:rPr>
                <w:rFonts w:ascii="Courier New" w:hAnsi="Courier New" w:cs="Courier New"/>
                <w:color w:val="202124"/>
                <w:sz w:val="18"/>
                <w:szCs w:val="18"/>
                <w:shd w:val="clear" w:color="auto" w:fill="FFFFFF"/>
              </w:rPr>
              <w:t xml:space="preserve">α, we </w:t>
            </w:r>
            <w:r w:rsidRPr="003D1F31">
              <w:rPr>
                <w:rFonts w:ascii="Courier New" w:hAnsi="Courier New" w:cs="Courier New"/>
                <w:color w:val="202124"/>
                <w:sz w:val="18"/>
                <w:szCs w:val="18"/>
                <w:u w:val="single"/>
                <w:shd w:val="clear" w:color="auto" w:fill="FFFFFF"/>
              </w:rPr>
              <w:t>can reject</w:t>
            </w:r>
            <w:r w:rsidRPr="003D1F31">
              <w:rPr>
                <w:rFonts w:ascii="Courier New" w:hAnsi="Courier New" w:cs="Courier New"/>
                <w:color w:val="202124"/>
                <w:sz w:val="18"/>
                <w:szCs w:val="18"/>
                <w:shd w:val="clear" w:color="auto" w:fill="FFFFFF"/>
              </w:rPr>
              <w:t xml:space="preserve"> the null hypothesis.</w:t>
            </w:r>
            <w:r w:rsidRPr="003D1F31">
              <w:rPr>
                <w:rFonts w:ascii="Courier New" w:hAnsi="Courier New" w:cs="Courier New"/>
                <w:color w:val="202124"/>
                <w:sz w:val="18"/>
                <w:szCs w:val="18"/>
                <w:shd w:val="clear" w:color="auto" w:fill="FFFFFF"/>
              </w:rPr>
              <w:br/>
              <w:t>There is a statistically significant relationship between the trans-</w:t>
            </w:r>
            <w:r w:rsidRPr="003D1F31">
              <w:rPr>
                <w:rFonts w:ascii="Courier New" w:hAnsi="Courier New" w:cs="Courier New"/>
                <w:color w:val="202124"/>
                <w:sz w:val="18"/>
                <w:szCs w:val="18"/>
                <w:shd w:val="clear" w:color="auto" w:fill="FFFFFF"/>
              </w:rPr>
              <w:br/>
              <w:t>disciplinary experience and the motivation to improve the human condition. The correlation between the two is, however, weak positive (rho = 0.33).</w:t>
            </w:r>
          </w:p>
          <w:p w14:paraId="024E8FDB" w14:textId="77777777" w:rsidR="00254C15" w:rsidRPr="003D1F31" w:rsidRDefault="00254C15" w:rsidP="00D44B30"/>
        </w:tc>
      </w:tr>
    </w:tbl>
    <w:p w14:paraId="3C7FC3FB" w14:textId="290F3406" w:rsidR="00254C15" w:rsidRPr="003D1F31" w:rsidRDefault="00254C15" w:rsidP="00254C15"/>
    <w:p w14:paraId="1F926B84" w14:textId="60F90612" w:rsidR="00254C15" w:rsidRPr="003D1F31" w:rsidRDefault="00254C15" w:rsidP="00254C15">
      <w:pPr>
        <w:pStyle w:val="RTDHeading03"/>
        <w:rPr>
          <w:sz w:val="19"/>
          <w:szCs w:val="19"/>
        </w:rPr>
      </w:pPr>
      <w:bookmarkStart w:id="68" w:name="_Toc106728074"/>
      <w:r w:rsidRPr="003D1F31">
        <w:rPr>
          <w:sz w:val="19"/>
          <w:szCs w:val="19"/>
        </w:rPr>
        <w:t>Intention to benefit social groups and tackle social purpose</w:t>
      </w:r>
      <w:bookmarkEnd w:id="68"/>
    </w:p>
    <w:p w14:paraId="540B0513" w14:textId="595E3CEC" w:rsidR="00831FCB" w:rsidRPr="003D1F31" w:rsidRDefault="00831FCB" w:rsidP="00831FCB">
      <w:pPr>
        <w:pStyle w:val="BodyText"/>
        <w:jc w:val="both"/>
        <w:rPr>
          <w:rFonts w:ascii="Verdana" w:hAnsi="Verdana"/>
          <w:sz w:val="19"/>
          <w:szCs w:val="19"/>
          <w:lang w:val="en-GB"/>
        </w:rPr>
      </w:pPr>
      <w:r w:rsidRPr="003D1F31">
        <w:rPr>
          <w:rFonts w:ascii="Verdana" w:hAnsi="Verdana"/>
          <w:sz w:val="19"/>
          <w:szCs w:val="19"/>
          <w:lang w:val="en-GB"/>
        </w:rPr>
        <w:t>As also evidenced by the interviews</w:t>
      </w:r>
      <w:r w:rsidR="00301403">
        <w:rPr>
          <w:rFonts w:ascii="Verdana" w:hAnsi="Verdana"/>
          <w:sz w:val="19"/>
          <w:szCs w:val="19"/>
          <w:lang w:val="en-GB"/>
        </w:rPr>
        <w:t xml:space="preserve"> with PIs from SNSF funded projects</w:t>
      </w:r>
      <w:r w:rsidRPr="003D1F31">
        <w:rPr>
          <w:rFonts w:ascii="Verdana" w:hAnsi="Verdana"/>
          <w:sz w:val="19"/>
          <w:szCs w:val="19"/>
          <w:lang w:val="en-GB"/>
        </w:rPr>
        <w:t xml:space="preserve">, </w:t>
      </w:r>
      <w:r w:rsidR="00301403">
        <w:rPr>
          <w:rFonts w:ascii="Verdana" w:hAnsi="Verdana"/>
          <w:sz w:val="19"/>
          <w:szCs w:val="19"/>
          <w:lang w:val="en-GB"/>
        </w:rPr>
        <w:t>a</w:t>
      </w:r>
      <w:r w:rsidRPr="003D1F31">
        <w:rPr>
          <w:rFonts w:ascii="Verdana" w:hAnsi="Verdana"/>
          <w:sz w:val="19"/>
          <w:szCs w:val="19"/>
          <w:lang w:val="en-GB"/>
        </w:rPr>
        <w:t xml:space="preserve"> broad spectrum of social intentions of PIs with regard to benefiting the public</w:t>
      </w:r>
      <w:r w:rsidR="00301403">
        <w:rPr>
          <w:rFonts w:ascii="Verdana" w:hAnsi="Verdana"/>
          <w:sz w:val="19"/>
          <w:szCs w:val="19"/>
          <w:lang w:val="en-GB"/>
        </w:rPr>
        <w:t xml:space="preserve"> exists</w:t>
      </w:r>
      <w:r w:rsidRPr="003D1F31">
        <w:rPr>
          <w:rFonts w:ascii="Verdana" w:hAnsi="Verdana"/>
          <w:sz w:val="19"/>
          <w:szCs w:val="19"/>
          <w:lang w:val="en-GB"/>
        </w:rPr>
        <w:t>. Nevertheless, approximately 37 % of the respondents reported that their projects were not specifically designed to benefit a</w:t>
      </w:r>
      <w:r w:rsidR="003D216D" w:rsidRPr="003D1F31">
        <w:rPr>
          <w:rFonts w:ascii="Verdana" w:hAnsi="Verdana"/>
          <w:sz w:val="19"/>
          <w:szCs w:val="19"/>
          <w:lang w:val="en-GB"/>
        </w:rPr>
        <w:t>ny</w:t>
      </w:r>
      <w:r w:rsidRPr="003D1F31">
        <w:rPr>
          <w:rFonts w:ascii="Verdana" w:hAnsi="Verdana"/>
          <w:sz w:val="19"/>
          <w:szCs w:val="19"/>
          <w:lang w:val="en-GB"/>
        </w:rPr>
        <w:t xml:space="preserve"> social group outside the academic world (see Figure </w:t>
      </w:r>
      <w:r w:rsidR="00301403">
        <w:rPr>
          <w:rFonts w:ascii="Verdana" w:hAnsi="Verdana"/>
          <w:sz w:val="19"/>
          <w:szCs w:val="19"/>
          <w:lang w:val="en-GB"/>
        </w:rPr>
        <w:t>14</w:t>
      </w:r>
      <w:r w:rsidRPr="003D1F31">
        <w:rPr>
          <w:rFonts w:ascii="Verdana" w:hAnsi="Verdana"/>
          <w:sz w:val="19"/>
          <w:szCs w:val="19"/>
          <w:lang w:val="en-GB"/>
        </w:rPr>
        <w:t xml:space="preserve">). Almost exactly the same share responded that groups outside of academic world were targeted </w:t>
      </w:r>
      <w:r w:rsidR="00301403">
        <w:rPr>
          <w:rFonts w:ascii="Verdana" w:hAnsi="Verdana"/>
          <w:sz w:val="19"/>
          <w:szCs w:val="19"/>
          <w:lang w:val="en-GB"/>
        </w:rPr>
        <w:t xml:space="preserve">to a minor extent by </w:t>
      </w:r>
      <w:r w:rsidR="00301403" w:rsidRPr="003D1F31">
        <w:rPr>
          <w:rFonts w:ascii="Verdana" w:hAnsi="Verdana"/>
          <w:sz w:val="19"/>
          <w:szCs w:val="19"/>
          <w:lang w:val="en-GB"/>
        </w:rPr>
        <w:t>their research projects</w:t>
      </w:r>
      <w:r w:rsidRPr="003D1F31">
        <w:rPr>
          <w:rFonts w:ascii="Verdana" w:hAnsi="Verdana"/>
          <w:sz w:val="19"/>
          <w:szCs w:val="19"/>
          <w:lang w:val="en-GB"/>
        </w:rPr>
        <w:t>. 25 % of the respondents finally noted that their projects were specifically designed to generate a benefit for the general population or a specific social group outside the academic world.</w:t>
      </w:r>
      <w:r w:rsidR="00301403">
        <w:rPr>
          <w:rFonts w:ascii="Verdana" w:hAnsi="Verdana"/>
          <w:sz w:val="19"/>
          <w:szCs w:val="19"/>
          <w:lang w:val="en-GB"/>
        </w:rPr>
        <w:t xml:space="preserve"> </w:t>
      </w:r>
    </w:p>
    <w:p w14:paraId="0999AB6C" w14:textId="77777777" w:rsidR="00387276" w:rsidRPr="003D1F31" w:rsidRDefault="00387276" w:rsidP="00831FCB">
      <w:pPr>
        <w:pStyle w:val="BodyText"/>
        <w:jc w:val="both"/>
        <w:rPr>
          <w:rFonts w:ascii="Verdana" w:hAnsi="Verdana"/>
          <w:sz w:val="19"/>
          <w:szCs w:val="19"/>
          <w:lang w:val="en-GB"/>
        </w:rPr>
      </w:pPr>
    </w:p>
    <w:p w14:paraId="45CE8850" w14:textId="307956C7" w:rsidR="00831FCB" w:rsidRPr="003D1F31" w:rsidRDefault="00831FCB" w:rsidP="00831FCB">
      <w:pPr>
        <w:pStyle w:val="Caption"/>
        <w:keepNext/>
        <w:rPr>
          <w:rFonts w:ascii="Verdana" w:hAnsi="Verdana"/>
        </w:rPr>
      </w:pPr>
      <w:bookmarkStart w:id="69" w:name="_Toc106728180"/>
      <w:r w:rsidRPr="003D1F31">
        <w:rPr>
          <w:rFonts w:ascii="Verdana" w:hAnsi="Verdana"/>
        </w:rPr>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14</w:t>
      </w:r>
      <w:r w:rsidRPr="003D1F31">
        <w:rPr>
          <w:rFonts w:ascii="Verdana" w:hAnsi="Verdana"/>
        </w:rPr>
        <w:fldChar w:fldCharType="end"/>
      </w:r>
      <w:r w:rsidRPr="003D1F31">
        <w:rPr>
          <w:rFonts w:ascii="Verdana" w:hAnsi="Verdana"/>
        </w:rPr>
        <w:t>: Distribution of extent to benefit target groups outside the academic world</w:t>
      </w:r>
      <w:bookmarkEnd w:id="69"/>
    </w:p>
    <w:p w14:paraId="1F5039CF" w14:textId="77777777" w:rsidR="00831FCB" w:rsidRPr="003D1F31" w:rsidRDefault="00831FCB" w:rsidP="00831FCB">
      <w:pPr>
        <w:pStyle w:val="Caption"/>
        <w:keepNext/>
        <w:rPr>
          <w:rFonts w:ascii="Verdana" w:hAnsi="Verdana"/>
          <w:sz w:val="19"/>
          <w:szCs w:val="19"/>
        </w:rPr>
      </w:pPr>
      <w:r w:rsidRPr="003D1F31">
        <w:rPr>
          <w:rFonts w:ascii="Verdana" w:hAnsi="Verdana"/>
          <w:noProof/>
          <w:sz w:val="19"/>
          <w:szCs w:val="19"/>
          <w:lang w:val="de-AT" w:eastAsia="de-AT"/>
        </w:rPr>
        <w:drawing>
          <wp:inline distT="0" distB="0" distL="0" distR="0" wp14:anchorId="36894178" wp14:editId="4AA16E29">
            <wp:extent cx="5731510" cy="2865755"/>
            <wp:effectExtent l="0" t="0" r="0" b="4445"/>
            <wp:docPr id="7"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31510" cy="2865755"/>
                    </a:xfrm>
                    <a:prstGeom prst="rect">
                      <a:avLst/>
                    </a:prstGeom>
                  </pic:spPr>
                </pic:pic>
              </a:graphicData>
            </a:graphic>
          </wp:inline>
        </w:drawing>
      </w:r>
    </w:p>
    <w:p w14:paraId="63C67E62" w14:textId="2F4D12C9" w:rsidR="00831FCB" w:rsidRPr="003D1F31" w:rsidRDefault="00831FCB" w:rsidP="00831FCB">
      <w:pPr>
        <w:jc w:val="both"/>
        <w:rPr>
          <w:rFonts w:ascii="Verdana" w:hAnsi="Verdana"/>
          <w:sz w:val="19"/>
          <w:szCs w:val="19"/>
        </w:rPr>
      </w:pPr>
      <w:r w:rsidRPr="003D1F31">
        <w:rPr>
          <w:rFonts w:ascii="Verdana" w:hAnsi="Verdana"/>
          <w:sz w:val="19"/>
          <w:szCs w:val="19"/>
        </w:rPr>
        <w:t xml:space="preserve">Figure </w:t>
      </w:r>
      <w:r w:rsidR="00301403">
        <w:rPr>
          <w:rFonts w:ascii="Verdana" w:hAnsi="Verdana"/>
          <w:sz w:val="19"/>
          <w:szCs w:val="19"/>
        </w:rPr>
        <w:t>15</w:t>
      </w:r>
      <w:r w:rsidRPr="003D1F31">
        <w:rPr>
          <w:rFonts w:ascii="Verdana" w:hAnsi="Verdana"/>
          <w:sz w:val="19"/>
          <w:szCs w:val="19"/>
        </w:rPr>
        <w:t xml:space="preserve"> breaks these numbers down by scientific domain. It clearly </w:t>
      </w:r>
      <w:r w:rsidR="00301403" w:rsidRPr="003D1F31">
        <w:rPr>
          <w:rFonts w:ascii="Verdana" w:hAnsi="Verdana"/>
          <w:sz w:val="19"/>
          <w:szCs w:val="19"/>
        </w:rPr>
        <w:t xml:space="preserve">shows </w:t>
      </w:r>
      <w:r w:rsidRPr="003D1F31">
        <w:rPr>
          <w:rFonts w:ascii="Verdana" w:hAnsi="Verdana"/>
          <w:sz w:val="19"/>
          <w:szCs w:val="19"/>
        </w:rPr>
        <w:t xml:space="preserve">that </w:t>
      </w:r>
      <w:r w:rsidRPr="003D1F31">
        <w:rPr>
          <w:rFonts w:ascii="Verdana" w:hAnsi="Verdana"/>
          <w:i/>
          <w:iCs/>
          <w:sz w:val="19"/>
          <w:szCs w:val="19"/>
        </w:rPr>
        <w:t>Mathematics, Natural- and Engineering Sciences</w:t>
      </w:r>
      <w:r w:rsidRPr="003D1F31">
        <w:rPr>
          <w:rFonts w:ascii="Verdana" w:hAnsi="Verdana"/>
          <w:sz w:val="19"/>
          <w:szCs w:val="19"/>
        </w:rPr>
        <w:t xml:space="preserve"> have the highest number of projects, which do not intent to benefit any target groups outside academia. Out of the three scientific domains, </w:t>
      </w:r>
      <w:r w:rsidRPr="003D1F31">
        <w:rPr>
          <w:rFonts w:ascii="Verdana" w:hAnsi="Verdana"/>
          <w:i/>
          <w:iCs/>
          <w:sz w:val="19"/>
          <w:szCs w:val="19"/>
        </w:rPr>
        <w:t>Humanities and Social Sciences</w:t>
      </w:r>
      <w:r w:rsidRPr="003D1F31">
        <w:rPr>
          <w:rFonts w:ascii="Verdana" w:hAnsi="Verdana"/>
          <w:sz w:val="19"/>
          <w:szCs w:val="19"/>
        </w:rPr>
        <w:t xml:space="preserve"> can – unsurprisingly – claim the highest number of projects</w:t>
      </w:r>
      <w:r w:rsidR="00387276" w:rsidRPr="003D1F31">
        <w:rPr>
          <w:rFonts w:ascii="Verdana" w:hAnsi="Verdana"/>
          <w:sz w:val="19"/>
          <w:szCs w:val="19"/>
        </w:rPr>
        <w:t>,</w:t>
      </w:r>
      <w:r w:rsidRPr="003D1F31">
        <w:rPr>
          <w:rFonts w:ascii="Verdana" w:hAnsi="Verdana"/>
          <w:sz w:val="19"/>
          <w:szCs w:val="19"/>
        </w:rPr>
        <w:t xml:space="preserve"> which intend to contribute to a large extent to target groups outside academia.</w:t>
      </w:r>
      <w:r w:rsidR="00387276" w:rsidRPr="003D1F31">
        <w:rPr>
          <w:rFonts w:ascii="Verdana" w:hAnsi="Verdana"/>
          <w:sz w:val="19"/>
          <w:szCs w:val="19"/>
        </w:rPr>
        <w:t xml:space="preserve"> Still, 25% of SSH projects were so designed that they do not target a specific non-academic group. If these pro</w:t>
      </w:r>
      <w:r w:rsidR="009351DE">
        <w:rPr>
          <w:rFonts w:ascii="Verdana" w:hAnsi="Verdana"/>
          <w:sz w:val="19"/>
          <w:szCs w:val="19"/>
        </w:rPr>
        <w:t>jects relate more to humanities</w:t>
      </w:r>
      <w:r w:rsidR="00387276" w:rsidRPr="003D1F31">
        <w:rPr>
          <w:rFonts w:ascii="Verdana" w:hAnsi="Verdana"/>
          <w:sz w:val="19"/>
          <w:szCs w:val="19"/>
        </w:rPr>
        <w:t xml:space="preserve"> or economics or any other SSH discipline could not be identified due to lack of data. </w:t>
      </w:r>
    </w:p>
    <w:p w14:paraId="0AADAA1A" w14:textId="77777777" w:rsidR="00387276" w:rsidRPr="003D1F31" w:rsidRDefault="00387276" w:rsidP="00831FCB">
      <w:pPr>
        <w:jc w:val="both"/>
        <w:rPr>
          <w:rFonts w:ascii="Verdana" w:hAnsi="Verdana"/>
          <w:sz w:val="19"/>
          <w:szCs w:val="19"/>
        </w:rPr>
      </w:pPr>
    </w:p>
    <w:p w14:paraId="50EB5AAE" w14:textId="33A8C51B" w:rsidR="00831FCB" w:rsidRPr="003D1F31" w:rsidRDefault="00831FCB" w:rsidP="00831FCB">
      <w:pPr>
        <w:pStyle w:val="Caption"/>
        <w:keepNext/>
        <w:rPr>
          <w:rFonts w:ascii="Verdana" w:hAnsi="Verdana"/>
        </w:rPr>
      </w:pPr>
      <w:bookmarkStart w:id="70" w:name="_Toc106728181"/>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15</w:t>
      </w:r>
      <w:r w:rsidRPr="003D1F31">
        <w:rPr>
          <w:rFonts w:ascii="Verdana" w:hAnsi="Verdana"/>
        </w:rPr>
        <w:fldChar w:fldCharType="end"/>
      </w:r>
      <w:r w:rsidRPr="003D1F31">
        <w:rPr>
          <w:rFonts w:ascii="Verdana" w:hAnsi="Verdana"/>
        </w:rPr>
        <w:t>: Distribution of extent to benefit target groups outside the academic world across scientific domains</w:t>
      </w:r>
      <w:bookmarkEnd w:id="70"/>
    </w:p>
    <w:p w14:paraId="7002A052" w14:textId="77777777" w:rsidR="00831FCB" w:rsidRPr="003D1F31" w:rsidRDefault="00831FCB" w:rsidP="00831FCB">
      <w:pPr>
        <w:rPr>
          <w:rFonts w:ascii="Verdana" w:hAnsi="Verdana"/>
          <w:sz w:val="19"/>
          <w:szCs w:val="19"/>
        </w:rPr>
      </w:pPr>
      <w:r w:rsidRPr="003D1F31">
        <w:rPr>
          <w:rFonts w:ascii="Verdana" w:hAnsi="Verdana"/>
          <w:noProof/>
          <w:sz w:val="19"/>
          <w:szCs w:val="19"/>
          <w:lang w:val="de-AT" w:eastAsia="de-AT"/>
        </w:rPr>
        <w:drawing>
          <wp:inline distT="0" distB="0" distL="0" distR="0" wp14:anchorId="2E0C055E" wp14:editId="1E36C543">
            <wp:extent cx="5731510" cy="3537585"/>
            <wp:effectExtent l="0" t="0" r="0" b="5715"/>
            <wp:docPr id="1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inline>
        </w:drawing>
      </w:r>
    </w:p>
    <w:p w14:paraId="62F47C18" w14:textId="77777777" w:rsidR="00387276" w:rsidRPr="003D1F31" w:rsidRDefault="00387276" w:rsidP="00831FCB">
      <w:pPr>
        <w:jc w:val="both"/>
        <w:rPr>
          <w:rFonts w:ascii="Verdana" w:hAnsi="Verdana"/>
          <w:sz w:val="19"/>
          <w:szCs w:val="19"/>
        </w:rPr>
      </w:pPr>
    </w:p>
    <w:p w14:paraId="248ED530" w14:textId="0AD84D7C" w:rsidR="00387276" w:rsidRPr="003D1F31" w:rsidRDefault="009351DE" w:rsidP="00387276">
      <w:pPr>
        <w:jc w:val="both"/>
        <w:rPr>
          <w:rFonts w:ascii="Verdana" w:hAnsi="Verdana"/>
          <w:sz w:val="19"/>
          <w:szCs w:val="19"/>
        </w:rPr>
      </w:pPr>
      <w:r>
        <w:rPr>
          <w:rFonts w:ascii="Verdana" w:hAnsi="Verdana"/>
          <w:sz w:val="19"/>
          <w:szCs w:val="19"/>
        </w:rPr>
        <w:t>Table 5 shows</w:t>
      </w:r>
      <w:r w:rsidR="00387276" w:rsidRPr="003D1F31">
        <w:rPr>
          <w:rFonts w:ascii="Verdana" w:hAnsi="Verdana"/>
          <w:sz w:val="19"/>
          <w:szCs w:val="19"/>
        </w:rPr>
        <w:t xml:space="preserve"> these values broken down by </w:t>
      </w:r>
      <w:r w:rsidR="00387276" w:rsidRPr="003D1F31">
        <w:rPr>
          <w:rFonts w:ascii="Verdana" w:hAnsi="Verdana"/>
          <w:i/>
          <w:iCs/>
          <w:sz w:val="19"/>
          <w:szCs w:val="19"/>
        </w:rPr>
        <w:t>funding instrument</w:t>
      </w:r>
      <w:r w:rsidR="00387276" w:rsidRPr="003D1F31">
        <w:rPr>
          <w:rFonts w:ascii="Verdana" w:hAnsi="Verdana"/>
          <w:sz w:val="19"/>
          <w:szCs w:val="19"/>
        </w:rPr>
        <w:t xml:space="preserve">. Apparently, none of </w:t>
      </w:r>
      <w:r>
        <w:rPr>
          <w:rFonts w:ascii="Verdana" w:hAnsi="Verdana"/>
          <w:sz w:val="19"/>
          <w:szCs w:val="19"/>
        </w:rPr>
        <w:t>the three scrutinised funding instruments of SNSF</w:t>
      </w:r>
      <w:r w:rsidR="00387276" w:rsidRPr="003D1F31">
        <w:rPr>
          <w:rFonts w:ascii="Verdana" w:hAnsi="Verdana"/>
          <w:sz w:val="19"/>
          <w:szCs w:val="19"/>
        </w:rPr>
        <w:t xml:space="preserve"> ex</w:t>
      </w:r>
      <w:r w:rsidR="000A117A" w:rsidRPr="003D1F31">
        <w:rPr>
          <w:rFonts w:ascii="Verdana" w:hAnsi="Verdana"/>
          <w:sz w:val="19"/>
          <w:szCs w:val="19"/>
        </w:rPr>
        <w:t>c</w:t>
      </w:r>
      <w:r w:rsidR="00387276" w:rsidRPr="003D1F31">
        <w:rPr>
          <w:rFonts w:ascii="Verdana" w:hAnsi="Verdana"/>
          <w:sz w:val="19"/>
          <w:szCs w:val="19"/>
        </w:rPr>
        <w:t xml:space="preserve">els in terms of a considerably higher </w:t>
      </w:r>
      <w:r>
        <w:rPr>
          <w:rFonts w:ascii="Verdana" w:hAnsi="Verdana"/>
          <w:sz w:val="19"/>
          <w:szCs w:val="19"/>
        </w:rPr>
        <w:t>share of a response category</w:t>
      </w:r>
      <w:r w:rsidR="00387276" w:rsidRPr="003D1F31">
        <w:rPr>
          <w:rFonts w:ascii="Verdana" w:hAnsi="Verdana"/>
          <w:sz w:val="19"/>
          <w:szCs w:val="19"/>
        </w:rPr>
        <w:t xml:space="preserve"> compared to the overall distribution across categories. The exception seems to be </w:t>
      </w:r>
      <w:r w:rsidR="00387276" w:rsidRPr="003D1F31">
        <w:rPr>
          <w:rFonts w:ascii="Verdana" w:hAnsi="Verdana"/>
          <w:i/>
          <w:iCs/>
          <w:sz w:val="19"/>
          <w:szCs w:val="19"/>
        </w:rPr>
        <w:t>interdisciplinary projects</w:t>
      </w:r>
      <w:r w:rsidR="00387276" w:rsidRPr="003D1F31">
        <w:rPr>
          <w:rFonts w:ascii="Verdana" w:hAnsi="Verdana"/>
          <w:sz w:val="19"/>
          <w:szCs w:val="19"/>
        </w:rPr>
        <w:t xml:space="preserve"> but their numbers in each of the response categories are too low to be considered solid evidence. In fact, this kind of distribution largely reflects the distribution </w:t>
      </w:r>
      <w:r>
        <w:rPr>
          <w:rFonts w:ascii="Verdana" w:hAnsi="Verdana"/>
          <w:sz w:val="19"/>
          <w:szCs w:val="19"/>
        </w:rPr>
        <w:t xml:space="preserve">by funding instruments </w:t>
      </w:r>
      <w:r w:rsidR="00387276" w:rsidRPr="003D1F31">
        <w:rPr>
          <w:rFonts w:ascii="Verdana" w:hAnsi="Verdana"/>
          <w:sz w:val="19"/>
          <w:szCs w:val="19"/>
        </w:rPr>
        <w:t>across all further questions. Therefore, we refrain from presenting tables or figures on the distribution of items differentiated by funding instrument, which offer little information value.</w:t>
      </w:r>
    </w:p>
    <w:p w14:paraId="79A4BCC9" w14:textId="77777777" w:rsidR="00387276" w:rsidRPr="003D1F31" w:rsidRDefault="00387276" w:rsidP="00387276">
      <w:pPr>
        <w:rPr>
          <w:rFonts w:ascii="Verdana" w:hAnsi="Verdana"/>
          <w:sz w:val="19"/>
          <w:szCs w:val="19"/>
        </w:rPr>
      </w:pPr>
    </w:p>
    <w:p w14:paraId="3FEB6A40" w14:textId="0EA0B6BC" w:rsidR="00387276" w:rsidRPr="003D1F31" w:rsidRDefault="00387276" w:rsidP="00387276">
      <w:pPr>
        <w:pStyle w:val="Caption"/>
        <w:keepNext/>
        <w:rPr>
          <w:rFonts w:ascii="Verdana" w:hAnsi="Verdana"/>
        </w:rPr>
      </w:pPr>
      <w:bookmarkStart w:id="71" w:name="_Toc106728153"/>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8</w:t>
      </w:r>
      <w:r w:rsidRPr="003D1F31">
        <w:rPr>
          <w:rFonts w:ascii="Verdana" w:hAnsi="Verdana"/>
        </w:rPr>
        <w:fldChar w:fldCharType="end"/>
      </w:r>
      <w:r w:rsidRPr="003D1F31">
        <w:rPr>
          <w:rFonts w:ascii="Verdana" w:hAnsi="Verdana"/>
        </w:rPr>
        <w:t>: Distribution of impulses from the non-academic world (n = 360)</w:t>
      </w:r>
      <w:bookmarkEnd w:id="71"/>
    </w:p>
    <w:tbl>
      <w:tblPr>
        <w:tblStyle w:val="ListTable3"/>
        <w:tblW w:w="9016" w:type="dxa"/>
        <w:jc w:val="center"/>
        <w:tblLayout w:type="fixed"/>
        <w:tblLook w:val="04A0" w:firstRow="1" w:lastRow="0" w:firstColumn="1" w:lastColumn="0" w:noHBand="0" w:noVBand="1"/>
      </w:tblPr>
      <w:tblGrid>
        <w:gridCol w:w="1631"/>
        <w:gridCol w:w="1230"/>
        <w:gridCol w:w="1232"/>
        <w:gridCol w:w="1231"/>
        <w:gridCol w:w="1230"/>
        <w:gridCol w:w="1232"/>
        <w:gridCol w:w="1230"/>
      </w:tblGrid>
      <w:tr w:rsidR="00387276" w:rsidRPr="003D1F31" w14:paraId="26DA5DBB" w14:textId="77777777" w:rsidTr="00DF48BD">
        <w:trPr>
          <w:cnfStyle w:val="100000000000" w:firstRow="1" w:lastRow="0" w:firstColumn="0" w:lastColumn="0" w:oddVBand="0" w:evenVBand="0" w:oddHBand="0" w:evenHBand="0" w:firstRowFirstColumn="0" w:firstRowLastColumn="0" w:lastRowFirstColumn="0" w:lastRowLastColumn="0"/>
          <w:cantSplit/>
          <w:trHeight w:val="276"/>
          <w:jc w:val="center"/>
        </w:trPr>
        <w:tc>
          <w:tcPr>
            <w:cnfStyle w:val="001000000100" w:firstRow="0" w:lastRow="0" w:firstColumn="1" w:lastColumn="0" w:oddVBand="0" w:evenVBand="0" w:oddHBand="0" w:evenHBand="0" w:firstRowFirstColumn="1" w:firstRowLastColumn="0" w:lastRowFirstColumn="0" w:lastRowLastColumn="0"/>
            <w:tcW w:w="1630" w:type="dxa"/>
            <w:vAlign w:val="bottom"/>
          </w:tcPr>
          <w:p w14:paraId="4557DD36" w14:textId="77777777" w:rsidR="00387276" w:rsidRPr="003D1F31" w:rsidRDefault="00387276" w:rsidP="00DF48BD">
            <w:pPr>
              <w:pStyle w:val="BodyText"/>
              <w:keepNext/>
              <w:keepLines/>
              <w:spacing w:before="120" w:after="120"/>
              <w:jc w:val="center"/>
              <w:rPr>
                <w:rFonts w:ascii="Verdana" w:hAnsi="Verdana"/>
                <w:sz w:val="16"/>
                <w:szCs w:val="16"/>
                <w:lang w:val="en-GB"/>
              </w:rPr>
            </w:pPr>
          </w:p>
        </w:tc>
        <w:tc>
          <w:tcPr>
            <w:tcW w:w="2462" w:type="dxa"/>
            <w:gridSpan w:val="2"/>
            <w:tcBorders>
              <w:left w:val="nil"/>
              <w:bottom w:val="nil"/>
              <w:right w:val="nil"/>
            </w:tcBorders>
            <w:vAlign w:val="bottom"/>
          </w:tcPr>
          <w:p w14:paraId="56CE30CA" w14:textId="77777777" w:rsidR="00387276" w:rsidRPr="003D1F31" w:rsidRDefault="00387276" w:rsidP="00DF48BD">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color w:val="FFFFFF"/>
                <w:sz w:val="16"/>
                <w:szCs w:val="16"/>
                <w:lang w:val="en-GB"/>
              </w:rPr>
              <w:t>Project funding</w:t>
            </w:r>
          </w:p>
        </w:tc>
        <w:tc>
          <w:tcPr>
            <w:tcW w:w="2461" w:type="dxa"/>
            <w:gridSpan w:val="2"/>
            <w:tcBorders>
              <w:left w:val="nil"/>
              <w:bottom w:val="nil"/>
              <w:right w:val="nil"/>
            </w:tcBorders>
            <w:vAlign w:val="bottom"/>
          </w:tcPr>
          <w:p w14:paraId="3F329CDC" w14:textId="77777777" w:rsidR="00387276" w:rsidRPr="003D1F31" w:rsidRDefault="00387276" w:rsidP="00DF48BD">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color w:val="FFFFFF"/>
                <w:sz w:val="16"/>
                <w:szCs w:val="16"/>
                <w:lang w:val="en-GB"/>
              </w:rPr>
              <w:t>Singergia</w:t>
            </w:r>
          </w:p>
        </w:tc>
        <w:tc>
          <w:tcPr>
            <w:tcW w:w="2462" w:type="dxa"/>
            <w:gridSpan w:val="2"/>
            <w:tcBorders>
              <w:left w:val="nil"/>
              <w:bottom w:val="nil"/>
            </w:tcBorders>
            <w:vAlign w:val="bottom"/>
          </w:tcPr>
          <w:p w14:paraId="13B877D8" w14:textId="77777777" w:rsidR="00387276" w:rsidRPr="003D1F31" w:rsidRDefault="00387276" w:rsidP="00DF48BD">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color w:val="FFFFFF"/>
                <w:sz w:val="16"/>
                <w:szCs w:val="16"/>
                <w:lang w:val="en-GB"/>
              </w:rPr>
              <w:t>Interdisciplinary projects</w:t>
            </w:r>
          </w:p>
        </w:tc>
      </w:tr>
      <w:tr w:rsidR="00387276" w:rsidRPr="003D1F31" w14:paraId="6DAC6B55"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1630" w:type="dxa"/>
            <w:vAlign w:val="bottom"/>
          </w:tcPr>
          <w:p w14:paraId="224A949E" w14:textId="77777777" w:rsidR="00387276" w:rsidRPr="003D1F31" w:rsidRDefault="00387276" w:rsidP="00DF48BD">
            <w:pPr>
              <w:pStyle w:val="BodyText"/>
              <w:keepNext/>
              <w:keepLines/>
              <w:spacing w:before="120" w:after="120"/>
              <w:rPr>
                <w:rFonts w:ascii="Verdana" w:hAnsi="Verdana"/>
                <w:sz w:val="16"/>
                <w:szCs w:val="16"/>
                <w:lang w:val="en-GB"/>
              </w:rPr>
            </w:pPr>
            <w:r w:rsidRPr="003D1F31">
              <w:rPr>
                <w:rFonts w:ascii="Verdana" w:eastAsia="Calibri" w:hAnsi="Verdana"/>
                <w:sz w:val="16"/>
                <w:szCs w:val="16"/>
                <w:lang w:val="en-GB"/>
              </w:rPr>
              <w:t>response</w:t>
            </w:r>
          </w:p>
        </w:tc>
        <w:tc>
          <w:tcPr>
            <w:tcW w:w="1230" w:type="dxa"/>
            <w:tcBorders>
              <w:left w:val="nil"/>
              <w:right w:val="nil"/>
            </w:tcBorders>
            <w:vAlign w:val="bottom"/>
          </w:tcPr>
          <w:p w14:paraId="22344864"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abs</w:t>
            </w:r>
          </w:p>
        </w:tc>
        <w:tc>
          <w:tcPr>
            <w:tcW w:w="1232" w:type="dxa"/>
            <w:tcBorders>
              <w:left w:val="nil"/>
              <w:right w:val="nil"/>
            </w:tcBorders>
            <w:shd w:val="clear" w:color="auto" w:fill="E7E6E6" w:themeFill="background2"/>
            <w:vAlign w:val="bottom"/>
          </w:tcPr>
          <w:p w14:paraId="4AC9F9BF"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w:t>
            </w:r>
          </w:p>
        </w:tc>
        <w:tc>
          <w:tcPr>
            <w:tcW w:w="1231" w:type="dxa"/>
            <w:tcBorders>
              <w:left w:val="nil"/>
              <w:right w:val="nil"/>
            </w:tcBorders>
            <w:vAlign w:val="bottom"/>
          </w:tcPr>
          <w:p w14:paraId="417EF0EC"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abs</w:t>
            </w:r>
          </w:p>
        </w:tc>
        <w:tc>
          <w:tcPr>
            <w:tcW w:w="1230" w:type="dxa"/>
            <w:tcBorders>
              <w:left w:val="nil"/>
              <w:right w:val="nil"/>
            </w:tcBorders>
            <w:shd w:val="clear" w:color="auto" w:fill="E7E6E6" w:themeFill="background2"/>
            <w:vAlign w:val="bottom"/>
          </w:tcPr>
          <w:p w14:paraId="3DED7416"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w:t>
            </w:r>
          </w:p>
        </w:tc>
        <w:tc>
          <w:tcPr>
            <w:tcW w:w="1232" w:type="dxa"/>
            <w:tcBorders>
              <w:left w:val="nil"/>
              <w:right w:val="nil"/>
            </w:tcBorders>
            <w:vAlign w:val="bottom"/>
          </w:tcPr>
          <w:p w14:paraId="598B4E7A"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abs</w:t>
            </w:r>
          </w:p>
        </w:tc>
        <w:tc>
          <w:tcPr>
            <w:tcW w:w="1230" w:type="dxa"/>
            <w:tcBorders>
              <w:left w:val="nil"/>
            </w:tcBorders>
            <w:shd w:val="clear" w:color="auto" w:fill="E7E6E6" w:themeFill="background2"/>
            <w:vAlign w:val="bottom"/>
          </w:tcPr>
          <w:p w14:paraId="504E7A08"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w:t>
            </w:r>
          </w:p>
        </w:tc>
      </w:tr>
      <w:tr w:rsidR="00387276" w:rsidRPr="003D1F31" w14:paraId="692C7FA0" w14:textId="77777777" w:rsidTr="00DF48BD">
        <w:trPr>
          <w:cantSplit/>
          <w:trHeight w:val="276"/>
          <w:jc w:val="center"/>
        </w:trPr>
        <w:tc>
          <w:tcPr>
            <w:cnfStyle w:val="001000000000" w:firstRow="0" w:lastRow="0" w:firstColumn="1" w:lastColumn="0" w:oddVBand="0" w:evenVBand="0" w:oddHBand="0" w:evenHBand="0" w:firstRowFirstColumn="0" w:firstRowLastColumn="0" w:lastRowFirstColumn="0" w:lastRowLastColumn="0"/>
            <w:tcW w:w="1630" w:type="dxa"/>
            <w:tcBorders>
              <w:top w:val="nil"/>
              <w:bottom w:val="nil"/>
            </w:tcBorders>
            <w:vAlign w:val="center"/>
          </w:tcPr>
          <w:p w14:paraId="0A9E8156" w14:textId="77777777" w:rsidR="00387276" w:rsidRPr="003D1F31" w:rsidRDefault="00387276" w:rsidP="00DF48BD">
            <w:pPr>
              <w:pStyle w:val="BodyText"/>
              <w:keepNext/>
              <w:keepLines/>
              <w:spacing w:before="120" w:after="120"/>
              <w:rPr>
                <w:rFonts w:ascii="Verdana" w:hAnsi="Verdana"/>
                <w:sz w:val="16"/>
                <w:szCs w:val="16"/>
                <w:lang w:val="en-GB"/>
              </w:rPr>
            </w:pPr>
            <w:r w:rsidRPr="003D1F31">
              <w:rPr>
                <w:rFonts w:ascii="Verdana" w:eastAsia="Calibri" w:hAnsi="Verdana"/>
                <w:sz w:val="16"/>
                <w:szCs w:val="16"/>
                <w:lang w:val="en-GB"/>
              </w:rPr>
              <w:t>no</w:t>
            </w:r>
          </w:p>
        </w:tc>
        <w:tc>
          <w:tcPr>
            <w:tcW w:w="1230" w:type="dxa"/>
            <w:tcBorders>
              <w:top w:val="nil"/>
              <w:left w:val="nil"/>
              <w:bottom w:val="nil"/>
              <w:right w:val="nil"/>
            </w:tcBorders>
            <w:vAlign w:val="center"/>
          </w:tcPr>
          <w:p w14:paraId="7DD4719E" w14:textId="77777777" w:rsidR="00387276" w:rsidRPr="003D1F31" w:rsidRDefault="00387276" w:rsidP="00DF48BD">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115</w:t>
            </w:r>
          </w:p>
        </w:tc>
        <w:tc>
          <w:tcPr>
            <w:tcW w:w="1232" w:type="dxa"/>
            <w:tcBorders>
              <w:top w:val="nil"/>
              <w:left w:val="nil"/>
              <w:bottom w:val="nil"/>
              <w:right w:val="nil"/>
            </w:tcBorders>
            <w:shd w:val="clear" w:color="auto" w:fill="E7E6E6" w:themeFill="background2"/>
            <w:vAlign w:val="center"/>
          </w:tcPr>
          <w:p w14:paraId="5A17AF23" w14:textId="77777777" w:rsidR="00387276" w:rsidRPr="003D1F31" w:rsidRDefault="00387276" w:rsidP="00DF48BD">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37%</w:t>
            </w:r>
          </w:p>
        </w:tc>
        <w:tc>
          <w:tcPr>
            <w:tcW w:w="1231" w:type="dxa"/>
            <w:tcBorders>
              <w:top w:val="nil"/>
              <w:left w:val="nil"/>
              <w:bottom w:val="nil"/>
              <w:right w:val="nil"/>
            </w:tcBorders>
            <w:vAlign w:val="center"/>
          </w:tcPr>
          <w:p w14:paraId="59A6AB8D" w14:textId="77777777" w:rsidR="00387276" w:rsidRPr="003D1F31" w:rsidRDefault="00387276" w:rsidP="00DF48BD">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15</w:t>
            </w:r>
          </w:p>
        </w:tc>
        <w:tc>
          <w:tcPr>
            <w:tcW w:w="1230" w:type="dxa"/>
            <w:tcBorders>
              <w:top w:val="nil"/>
              <w:left w:val="nil"/>
              <w:bottom w:val="nil"/>
              <w:right w:val="nil"/>
            </w:tcBorders>
            <w:shd w:val="clear" w:color="auto" w:fill="E7E6E6" w:themeFill="background2"/>
            <w:vAlign w:val="center"/>
          </w:tcPr>
          <w:p w14:paraId="6A103841" w14:textId="77777777" w:rsidR="00387276" w:rsidRPr="003D1F31" w:rsidRDefault="00387276" w:rsidP="00DF48BD">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33%</w:t>
            </w:r>
          </w:p>
        </w:tc>
        <w:tc>
          <w:tcPr>
            <w:tcW w:w="1232" w:type="dxa"/>
            <w:tcBorders>
              <w:top w:val="nil"/>
              <w:left w:val="nil"/>
              <w:bottom w:val="nil"/>
              <w:right w:val="nil"/>
            </w:tcBorders>
            <w:vAlign w:val="center"/>
          </w:tcPr>
          <w:p w14:paraId="0B4B155F" w14:textId="77777777" w:rsidR="00387276" w:rsidRPr="003D1F31" w:rsidRDefault="00387276" w:rsidP="00DF48BD">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4</w:t>
            </w:r>
          </w:p>
        </w:tc>
        <w:tc>
          <w:tcPr>
            <w:tcW w:w="1230" w:type="dxa"/>
            <w:tcBorders>
              <w:top w:val="nil"/>
              <w:left w:val="nil"/>
              <w:bottom w:val="nil"/>
            </w:tcBorders>
            <w:shd w:val="clear" w:color="auto" w:fill="E7E6E6" w:themeFill="background2"/>
            <w:vAlign w:val="center"/>
          </w:tcPr>
          <w:p w14:paraId="5A7F855F" w14:textId="77777777" w:rsidR="00387276" w:rsidRPr="003D1F31" w:rsidRDefault="00387276" w:rsidP="00DF48BD">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36%</w:t>
            </w:r>
          </w:p>
        </w:tc>
      </w:tr>
      <w:tr w:rsidR="00387276" w:rsidRPr="003D1F31" w14:paraId="7C6EDBD0"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6B290F77" w14:textId="77777777" w:rsidR="00387276" w:rsidRPr="003D1F31" w:rsidRDefault="00387276" w:rsidP="00DF48BD">
            <w:pPr>
              <w:pStyle w:val="BodyText"/>
              <w:keepNext/>
              <w:keepLines/>
              <w:spacing w:before="120" w:after="120"/>
              <w:rPr>
                <w:rFonts w:ascii="Verdana" w:hAnsi="Verdana"/>
                <w:sz w:val="16"/>
                <w:szCs w:val="16"/>
                <w:lang w:val="en-GB"/>
              </w:rPr>
            </w:pPr>
            <w:r w:rsidRPr="003D1F31">
              <w:rPr>
                <w:rFonts w:ascii="Verdana" w:eastAsia="Calibri" w:hAnsi="Verdana"/>
                <w:sz w:val="16"/>
                <w:szCs w:val="16"/>
                <w:lang w:val="en-GB"/>
              </w:rPr>
              <w:t>to a minor extent</w:t>
            </w:r>
          </w:p>
        </w:tc>
        <w:tc>
          <w:tcPr>
            <w:tcW w:w="1230" w:type="dxa"/>
            <w:tcBorders>
              <w:left w:val="nil"/>
              <w:right w:val="nil"/>
            </w:tcBorders>
            <w:vAlign w:val="center"/>
          </w:tcPr>
          <w:p w14:paraId="2143291D" w14:textId="77777777" w:rsidR="00387276" w:rsidRPr="003D1F31" w:rsidRDefault="00387276" w:rsidP="00DF48BD">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117</w:t>
            </w:r>
          </w:p>
        </w:tc>
        <w:tc>
          <w:tcPr>
            <w:tcW w:w="1232" w:type="dxa"/>
            <w:tcBorders>
              <w:left w:val="nil"/>
              <w:right w:val="nil"/>
            </w:tcBorders>
            <w:shd w:val="clear" w:color="auto" w:fill="E7E6E6" w:themeFill="background2"/>
            <w:vAlign w:val="center"/>
          </w:tcPr>
          <w:p w14:paraId="288D1222" w14:textId="77777777" w:rsidR="00387276" w:rsidRPr="003D1F31" w:rsidRDefault="00387276" w:rsidP="00DF48BD">
            <w:pPr>
              <w:pStyle w:val="BodyText"/>
              <w:keepNext/>
              <w:keepLines/>
              <w:spacing w:before="120" w:after="120"/>
              <w:ind w:right="300"/>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38%</w:t>
            </w:r>
          </w:p>
        </w:tc>
        <w:tc>
          <w:tcPr>
            <w:tcW w:w="1231" w:type="dxa"/>
            <w:tcBorders>
              <w:left w:val="nil"/>
              <w:right w:val="nil"/>
            </w:tcBorders>
            <w:vAlign w:val="center"/>
          </w:tcPr>
          <w:p w14:paraId="46FD5899" w14:textId="77777777" w:rsidR="00387276" w:rsidRPr="003D1F31" w:rsidRDefault="00387276" w:rsidP="00DF48BD">
            <w:pPr>
              <w:pStyle w:val="BodyText"/>
              <w:keepNext/>
              <w:keepLines/>
              <w:spacing w:before="120" w:after="120"/>
              <w:ind w:right="258"/>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18</w:t>
            </w:r>
          </w:p>
        </w:tc>
        <w:tc>
          <w:tcPr>
            <w:tcW w:w="1230" w:type="dxa"/>
            <w:tcBorders>
              <w:left w:val="nil"/>
              <w:right w:val="nil"/>
            </w:tcBorders>
            <w:shd w:val="clear" w:color="auto" w:fill="E7E6E6" w:themeFill="background2"/>
            <w:vAlign w:val="center"/>
          </w:tcPr>
          <w:p w14:paraId="003CD2E8" w14:textId="77777777" w:rsidR="00387276" w:rsidRPr="003D1F31" w:rsidRDefault="00387276" w:rsidP="00DF48BD">
            <w:pPr>
              <w:pStyle w:val="BodyText"/>
              <w:keepNext/>
              <w:keepLines/>
              <w:spacing w:before="120" w:after="120"/>
              <w:ind w:right="358"/>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40%</w:t>
            </w:r>
          </w:p>
        </w:tc>
        <w:tc>
          <w:tcPr>
            <w:tcW w:w="1232" w:type="dxa"/>
            <w:tcBorders>
              <w:left w:val="nil"/>
              <w:right w:val="nil"/>
            </w:tcBorders>
            <w:vAlign w:val="center"/>
          </w:tcPr>
          <w:p w14:paraId="3873C248" w14:textId="77777777" w:rsidR="00387276" w:rsidRPr="003D1F31" w:rsidRDefault="00387276" w:rsidP="00DF48BD">
            <w:pPr>
              <w:pStyle w:val="BodyText"/>
              <w:keepNext/>
              <w:keepLines/>
              <w:spacing w:before="120" w:after="120"/>
              <w:ind w:right="309"/>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2</w:t>
            </w:r>
          </w:p>
        </w:tc>
        <w:tc>
          <w:tcPr>
            <w:tcW w:w="1230" w:type="dxa"/>
            <w:tcBorders>
              <w:left w:val="nil"/>
            </w:tcBorders>
            <w:shd w:val="clear" w:color="auto" w:fill="E7E6E6" w:themeFill="background2"/>
            <w:vAlign w:val="center"/>
          </w:tcPr>
          <w:p w14:paraId="4BF1203F" w14:textId="77777777" w:rsidR="00387276" w:rsidRPr="003D1F31" w:rsidRDefault="00387276" w:rsidP="00DF48BD">
            <w:pPr>
              <w:pStyle w:val="BodyText"/>
              <w:keepNext/>
              <w:keepLines/>
              <w:spacing w:before="120" w:after="120"/>
              <w:ind w:right="268"/>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18%</w:t>
            </w:r>
          </w:p>
        </w:tc>
      </w:tr>
      <w:tr w:rsidR="00387276" w:rsidRPr="003D1F31" w14:paraId="7EA32086" w14:textId="77777777" w:rsidTr="00DF48BD">
        <w:trPr>
          <w:cantSplit/>
          <w:trHeight w:val="276"/>
          <w:jc w:val="center"/>
        </w:trPr>
        <w:tc>
          <w:tcPr>
            <w:cnfStyle w:val="001000000000" w:firstRow="0" w:lastRow="0" w:firstColumn="1" w:lastColumn="0" w:oddVBand="0" w:evenVBand="0" w:oddHBand="0" w:evenHBand="0" w:firstRowFirstColumn="0" w:firstRowLastColumn="0" w:lastRowFirstColumn="0" w:lastRowLastColumn="0"/>
            <w:tcW w:w="1630" w:type="dxa"/>
            <w:tcBorders>
              <w:top w:val="nil"/>
              <w:bottom w:val="nil"/>
            </w:tcBorders>
            <w:vAlign w:val="center"/>
          </w:tcPr>
          <w:p w14:paraId="43F3ACFA" w14:textId="77777777" w:rsidR="00387276" w:rsidRPr="003D1F31" w:rsidRDefault="00387276" w:rsidP="00DF48BD">
            <w:pPr>
              <w:pStyle w:val="BodyText"/>
              <w:keepNext/>
              <w:keepLines/>
              <w:spacing w:before="120" w:after="120"/>
              <w:rPr>
                <w:rFonts w:ascii="Verdana" w:hAnsi="Verdana"/>
                <w:sz w:val="16"/>
                <w:szCs w:val="16"/>
                <w:lang w:val="en-GB"/>
              </w:rPr>
            </w:pPr>
            <w:r w:rsidRPr="003D1F31">
              <w:rPr>
                <w:rFonts w:ascii="Verdana" w:eastAsia="Calibri" w:hAnsi="Verdana"/>
                <w:sz w:val="16"/>
                <w:szCs w:val="16"/>
                <w:lang w:val="en-GB"/>
              </w:rPr>
              <w:t>to a large extent</w:t>
            </w:r>
          </w:p>
        </w:tc>
        <w:tc>
          <w:tcPr>
            <w:tcW w:w="1230" w:type="dxa"/>
            <w:tcBorders>
              <w:top w:val="nil"/>
              <w:left w:val="nil"/>
              <w:bottom w:val="nil"/>
              <w:right w:val="nil"/>
            </w:tcBorders>
            <w:vAlign w:val="center"/>
          </w:tcPr>
          <w:p w14:paraId="763FDABE" w14:textId="77777777" w:rsidR="00387276" w:rsidRPr="003D1F31" w:rsidRDefault="00387276" w:rsidP="00DF48BD">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75</w:t>
            </w:r>
          </w:p>
        </w:tc>
        <w:tc>
          <w:tcPr>
            <w:tcW w:w="1232" w:type="dxa"/>
            <w:tcBorders>
              <w:top w:val="nil"/>
              <w:left w:val="nil"/>
              <w:bottom w:val="nil"/>
              <w:right w:val="nil"/>
            </w:tcBorders>
            <w:shd w:val="clear" w:color="auto" w:fill="E7E6E6" w:themeFill="background2"/>
            <w:vAlign w:val="center"/>
          </w:tcPr>
          <w:p w14:paraId="0AB7A8C2" w14:textId="77777777" w:rsidR="00387276" w:rsidRPr="003D1F31" w:rsidRDefault="00387276" w:rsidP="00DF48BD">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24%</w:t>
            </w:r>
          </w:p>
        </w:tc>
        <w:tc>
          <w:tcPr>
            <w:tcW w:w="1231" w:type="dxa"/>
            <w:tcBorders>
              <w:top w:val="nil"/>
              <w:left w:val="nil"/>
              <w:bottom w:val="nil"/>
              <w:right w:val="nil"/>
            </w:tcBorders>
            <w:vAlign w:val="center"/>
          </w:tcPr>
          <w:p w14:paraId="42D1C629" w14:textId="77777777" w:rsidR="00387276" w:rsidRPr="003D1F31" w:rsidRDefault="00387276" w:rsidP="00DF48BD">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12</w:t>
            </w:r>
          </w:p>
        </w:tc>
        <w:tc>
          <w:tcPr>
            <w:tcW w:w="1230" w:type="dxa"/>
            <w:tcBorders>
              <w:top w:val="nil"/>
              <w:left w:val="nil"/>
              <w:bottom w:val="nil"/>
              <w:right w:val="nil"/>
            </w:tcBorders>
            <w:shd w:val="clear" w:color="auto" w:fill="E7E6E6" w:themeFill="background2"/>
            <w:vAlign w:val="center"/>
          </w:tcPr>
          <w:p w14:paraId="04ABE8C4" w14:textId="77777777" w:rsidR="00387276" w:rsidRPr="003D1F31" w:rsidRDefault="00387276" w:rsidP="00DF48BD">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27%</w:t>
            </w:r>
          </w:p>
        </w:tc>
        <w:tc>
          <w:tcPr>
            <w:tcW w:w="1232" w:type="dxa"/>
            <w:tcBorders>
              <w:top w:val="nil"/>
              <w:left w:val="nil"/>
              <w:bottom w:val="nil"/>
              <w:right w:val="nil"/>
            </w:tcBorders>
            <w:vAlign w:val="center"/>
          </w:tcPr>
          <w:p w14:paraId="520D60D2" w14:textId="77777777" w:rsidR="00387276" w:rsidRPr="003D1F31" w:rsidRDefault="00387276" w:rsidP="00DF48BD">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5</w:t>
            </w:r>
          </w:p>
        </w:tc>
        <w:tc>
          <w:tcPr>
            <w:tcW w:w="1230" w:type="dxa"/>
            <w:tcBorders>
              <w:top w:val="nil"/>
              <w:left w:val="nil"/>
              <w:bottom w:val="nil"/>
            </w:tcBorders>
            <w:shd w:val="clear" w:color="auto" w:fill="E7E6E6" w:themeFill="background2"/>
            <w:vAlign w:val="center"/>
          </w:tcPr>
          <w:p w14:paraId="66484C47" w14:textId="77777777" w:rsidR="00387276" w:rsidRPr="003D1F31" w:rsidRDefault="00387276" w:rsidP="00DF48BD">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45%</w:t>
            </w:r>
          </w:p>
        </w:tc>
      </w:tr>
      <w:tr w:rsidR="00387276" w:rsidRPr="003D1F31" w14:paraId="6F1F88E2"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5323A1A0" w14:textId="77777777" w:rsidR="00387276" w:rsidRPr="003D1F31" w:rsidRDefault="00387276" w:rsidP="00DF48BD">
            <w:pPr>
              <w:pStyle w:val="BodyText"/>
              <w:keepNext/>
              <w:keepLines/>
              <w:spacing w:before="120" w:after="120"/>
              <w:rPr>
                <w:rFonts w:ascii="Verdana" w:hAnsi="Verdana"/>
                <w:i/>
                <w:iCs/>
                <w:sz w:val="16"/>
                <w:szCs w:val="16"/>
                <w:lang w:val="en-GB"/>
              </w:rPr>
            </w:pPr>
            <w:r w:rsidRPr="003D1F31">
              <w:rPr>
                <w:rFonts w:ascii="Verdana" w:eastAsia="Calibri" w:hAnsi="Verdana"/>
                <w:i/>
                <w:iCs/>
                <w:sz w:val="16"/>
                <w:szCs w:val="16"/>
                <w:lang w:val="en-GB"/>
              </w:rPr>
              <w:t>no response</w:t>
            </w:r>
          </w:p>
        </w:tc>
        <w:tc>
          <w:tcPr>
            <w:tcW w:w="1230" w:type="dxa"/>
            <w:tcBorders>
              <w:left w:val="nil"/>
              <w:right w:val="nil"/>
            </w:tcBorders>
            <w:vAlign w:val="center"/>
          </w:tcPr>
          <w:p w14:paraId="18FC552A" w14:textId="77777777" w:rsidR="00387276" w:rsidRPr="003D1F31" w:rsidRDefault="00387276" w:rsidP="00DF48BD">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r w:rsidRPr="003D1F31">
              <w:rPr>
                <w:rFonts w:ascii="Verdana" w:eastAsia="Calibri" w:hAnsi="Verdana"/>
                <w:i/>
                <w:iCs/>
                <w:sz w:val="16"/>
                <w:szCs w:val="16"/>
                <w:lang w:val="en-GB"/>
              </w:rPr>
              <w:t>1</w:t>
            </w:r>
          </w:p>
        </w:tc>
        <w:tc>
          <w:tcPr>
            <w:tcW w:w="1232" w:type="dxa"/>
            <w:tcBorders>
              <w:left w:val="nil"/>
              <w:right w:val="nil"/>
            </w:tcBorders>
            <w:vAlign w:val="center"/>
          </w:tcPr>
          <w:p w14:paraId="235BDE2A" w14:textId="77777777" w:rsidR="00387276" w:rsidRPr="003D1F31" w:rsidRDefault="00387276" w:rsidP="00DF48BD">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p>
        </w:tc>
        <w:tc>
          <w:tcPr>
            <w:tcW w:w="1231" w:type="dxa"/>
            <w:tcBorders>
              <w:left w:val="nil"/>
              <w:right w:val="nil"/>
            </w:tcBorders>
            <w:vAlign w:val="center"/>
          </w:tcPr>
          <w:p w14:paraId="1666A3B0" w14:textId="77777777" w:rsidR="00387276" w:rsidRPr="003D1F31" w:rsidRDefault="00387276" w:rsidP="00DF48BD">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p>
        </w:tc>
        <w:tc>
          <w:tcPr>
            <w:tcW w:w="1230" w:type="dxa"/>
            <w:tcBorders>
              <w:left w:val="nil"/>
              <w:right w:val="nil"/>
            </w:tcBorders>
            <w:vAlign w:val="center"/>
          </w:tcPr>
          <w:p w14:paraId="7AA253C7" w14:textId="77777777" w:rsidR="00387276" w:rsidRPr="003D1F31" w:rsidRDefault="00387276" w:rsidP="00DF48BD">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p>
        </w:tc>
        <w:tc>
          <w:tcPr>
            <w:tcW w:w="1232" w:type="dxa"/>
            <w:tcBorders>
              <w:left w:val="nil"/>
              <w:right w:val="nil"/>
            </w:tcBorders>
            <w:vAlign w:val="center"/>
          </w:tcPr>
          <w:p w14:paraId="4074E604" w14:textId="77777777" w:rsidR="00387276" w:rsidRPr="003D1F31" w:rsidRDefault="00387276" w:rsidP="00DF48BD">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p>
        </w:tc>
        <w:tc>
          <w:tcPr>
            <w:tcW w:w="1230" w:type="dxa"/>
            <w:tcBorders>
              <w:left w:val="nil"/>
            </w:tcBorders>
            <w:vAlign w:val="center"/>
          </w:tcPr>
          <w:p w14:paraId="5FA8F082" w14:textId="77777777" w:rsidR="00387276" w:rsidRPr="003D1F31" w:rsidRDefault="00387276" w:rsidP="00DF48BD">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p>
        </w:tc>
      </w:tr>
    </w:tbl>
    <w:p w14:paraId="692B8F26" w14:textId="14E778F1" w:rsidR="003D216D" w:rsidRPr="003D1F31" w:rsidRDefault="003D216D" w:rsidP="003D216D">
      <w:pPr>
        <w:spacing w:line="276" w:lineRule="auto"/>
        <w:jc w:val="both"/>
        <w:rPr>
          <w:rFonts w:ascii="Verdana" w:eastAsia="Times New Roman" w:hAnsi="Verdana" w:cs="Times New Roman"/>
          <w:sz w:val="19"/>
          <w:szCs w:val="19"/>
        </w:rPr>
      </w:pPr>
    </w:p>
    <w:p w14:paraId="6F87ACB8" w14:textId="3097F905" w:rsidR="00387276" w:rsidRPr="003D1F31" w:rsidRDefault="00387276" w:rsidP="0038727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lastRenderedPageBreak/>
        <w:t xml:space="preserve">Before exploring </w:t>
      </w:r>
      <w:r w:rsidR="008B79B0" w:rsidRPr="003D1F31">
        <w:rPr>
          <w:rFonts w:ascii="Verdana" w:eastAsia="Times New Roman" w:hAnsi="Verdana" w:cs="Times New Roman"/>
          <w:sz w:val="19"/>
          <w:szCs w:val="19"/>
        </w:rPr>
        <w:t>in more detail the</w:t>
      </w:r>
      <w:r w:rsidRPr="003D1F31">
        <w:rPr>
          <w:rFonts w:ascii="Verdana" w:eastAsia="Times New Roman" w:hAnsi="Verdana" w:cs="Times New Roman"/>
          <w:sz w:val="19"/>
          <w:szCs w:val="19"/>
        </w:rPr>
        <w:t xml:space="preserve"> social purpose </w:t>
      </w:r>
      <w:r w:rsidR="008B79B0" w:rsidRPr="003D1F31">
        <w:rPr>
          <w:rFonts w:ascii="Verdana" w:eastAsia="Times New Roman" w:hAnsi="Verdana" w:cs="Times New Roman"/>
          <w:sz w:val="19"/>
          <w:szCs w:val="19"/>
        </w:rPr>
        <w:t>of</w:t>
      </w:r>
      <w:r w:rsidRPr="003D1F31">
        <w:rPr>
          <w:rFonts w:ascii="Verdana" w:eastAsia="Times New Roman" w:hAnsi="Verdana" w:cs="Times New Roman"/>
          <w:sz w:val="19"/>
          <w:szCs w:val="19"/>
        </w:rPr>
        <w:t xml:space="preserve"> the projects</w:t>
      </w:r>
      <w:r w:rsidR="008B79B0" w:rsidRPr="003D1F31">
        <w:rPr>
          <w:rFonts w:ascii="Verdana" w:eastAsia="Times New Roman" w:hAnsi="Verdana" w:cs="Times New Roman"/>
          <w:sz w:val="19"/>
          <w:szCs w:val="19"/>
        </w:rPr>
        <w:t xml:space="preserve"> (if any)</w:t>
      </w:r>
      <w:r w:rsidRPr="003D1F31">
        <w:rPr>
          <w:rFonts w:ascii="Verdana" w:eastAsia="Times New Roman" w:hAnsi="Verdana" w:cs="Times New Roman"/>
          <w:sz w:val="19"/>
          <w:szCs w:val="19"/>
        </w:rPr>
        <w:t xml:space="preserve">, we were interested </w:t>
      </w:r>
      <w:r w:rsidR="009351DE">
        <w:rPr>
          <w:rFonts w:ascii="Verdana" w:eastAsia="Times New Roman" w:hAnsi="Verdana" w:cs="Times New Roman"/>
          <w:sz w:val="19"/>
          <w:szCs w:val="19"/>
        </w:rPr>
        <w:t xml:space="preserve">in exploring </w:t>
      </w:r>
      <w:r w:rsidRPr="003D1F31">
        <w:rPr>
          <w:rFonts w:ascii="Verdana" w:eastAsia="Times New Roman" w:hAnsi="Verdana" w:cs="Times New Roman"/>
          <w:sz w:val="19"/>
          <w:szCs w:val="19"/>
        </w:rPr>
        <w:t xml:space="preserve">what kind of </w:t>
      </w:r>
      <w:r w:rsidRPr="009351DE">
        <w:rPr>
          <w:rFonts w:ascii="Verdana" w:eastAsia="Times New Roman" w:hAnsi="Verdana" w:cs="Times New Roman"/>
          <w:sz w:val="19"/>
          <w:szCs w:val="19"/>
          <w:u w:val="single"/>
        </w:rPr>
        <w:t>problems</w:t>
      </w:r>
      <w:r w:rsidRPr="003D1F31">
        <w:rPr>
          <w:rFonts w:ascii="Verdana" w:eastAsia="Times New Roman" w:hAnsi="Verdana" w:cs="Times New Roman"/>
          <w:sz w:val="19"/>
          <w:szCs w:val="19"/>
        </w:rPr>
        <w:t xml:space="preserve"> were addressed within the </w:t>
      </w:r>
      <w:r w:rsidR="008B79B0" w:rsidRPr="003D1F31">
        <w:rPr>
          <w:rFonts w:ascii="Verdana" w:eastAsia="Times New Roman" w:hAnsi="Verdana" w:cs="Times New Roman"/>
          <w:sz w:val="19"/>
          <w:szCs w:val="19"/>
        </w:rPr>
        <w:t>funded SNSF projects</w:t>
      </w:r>
      <w:r w:rsidRPr="003D1F31">
        <w:rPr>
          <w:rFonts w:ascii="Verdana" w:eastAsia="Times New Roman" w:hAnsi="Verdana" w:cs="Times New Roman"/>
          <w:sz w:val="19"/>
          <w:szCs w:val="19"/>
        </w:rPr>
        <w:t xml:space="preserve">. As expected, every project had its unique </w:t>
      </w:r>
      <w:r w:rsidR="009351DE">
        <w:rPr>
          <w:rFonts w:ascii="Verdana" w:eastAsia="Times New Roman" w:hAnsi="Verdana" w:cs="Times New Roman"/>
          <w:sz w:val="19"/>
          <w:szCs w:val="19"/>
        </w:rPr>
        <w:t>problem focus</w:t>
      </w:r>
      <w:r w:rsidR="008B79B0" w:rsidRPr="003D1F31">
        <w:rPr>
          <w:rFonts w:ascii="Verdana" w:eastAsia="Times New Roman" w:hAnsi="Verdana" w:cs="Times New Roman"/>
          <w:sz w:val="19"/>
          <w:szCs w:val="19"/>
        </w:rPr>
        <w:t>, which</w:t>
      </w:r>
      <w:r w:rsidRPr="003D1F31">
        <w:rPr>
          <w:rFonts w:ascii="Verdana" w:eastAsia="Times New Roman" w:hAnsi="Verdana" w:cs="Times New Roman"/>
          <w:sz w:val="19"/>
          <w:szCs w:val="19"/>
        </w:rPr>
        <w:t xml:space="preserve"> </w:t>
      </w:r>
      <w:r w:rsidR="009351DE">
        <w:rPr>
          <w:rFonts w:ascii="Verdana" w:eastAsia="Times New Roman" w:hAnsi="Verdana" w:cs="Times New Roman"/>
          <w:sz w:val="19"/>
          <w:szCs w:val="19"/>
        </w:rPr>
        <w:t>however can be</w:t>
      </w:r>
      <w:r w:rsidRPr="003D1F31">
        <w:rPr>
          <w:rFonts w:ascii="Verdana" w:eastAsia="Times New Roman" w:hAnsi="Verdana" w:cs="Times New Roman"/>
          <w:sz w:val="19"/>
          <w:szCs w:val="19"/>
        </w:rPr>
        <w:t xml:space="preserve"> broadly classified into five categories: </w:t>
      </w:r>
    </w:p>
    <w:p w14:paraId="42F9F725" w14:textId="3AB8CA1A"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Medical </w:t>
      </w:r>
      <w:r w:rsidR="009351DE">
        <w:rPr>
          <w:rFonts w:ascii="Verdana" w:eastAsia="Times New Roman" w:hAnsi="Verdana" w:cs="Times New Roman"/>
          <w:sz w:val="19"/>
          <w:szCs w:val="19"/>
        </w:rPr>
        <w:t>focus</w:t>
      </w:r>
      <w:r w:rsidRPr="003D1F31">
        <w:rPr>
          <w:rFonts w:ascii="Verdana" w:eastAsia="Times New Roman" w:hAnsi="Verdana" w:cs="Times New Roman"/>
          <w:sz w:val="19"/>
          <w:szCs w:val="19"/>
        </w:rPr>
        <w:t>: e.g., medical treatment and better understanding of illnesses</w:t>
      </w:r>
    </w:p>
    <w:p w14:paraId="0A8B1A4A" w14:textId="7EC2A847"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Political </w:t>
      </w:r>
      <w:r w:rsidR="009351DE">
        <w:rPr>
          <w:rFonts w:ascii="Verdana" w:eastAsia="Times New Roman" w:hAnsi="Verdana" w:cs="Times New Roman"/>
          <w:sz w:val="19"/>
          <w:szCs w:val="19"/>
        </w:rPr>
        <w:t>focus</w:t>
      </w:r>
      <w:r w:rsidRPr="003D1F31">
        <w:rPr>
          <w:rFonts w:ascii="Verdana" w:eastAsia="Times New Roman" w:hAnsi="Verdana" w:cs="Times New Roman"/>
          <w:sz w:val="19"/>
          <w:szCs w:val="19"/>
        </w:rPr>
        <w:t>: e.g., migration, democracy and political systems</w:t>
      </w:r>
    </w:p>
    <w:p w14:paraId="157C462D" w14:textId="0B6CA110"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Ecological </w:t>
      </w:r>
      <w:r w:rsidR="009351DE">
        <w:rPr>
          <w:rFonts w:ascii="Verdana" w:eastAsia="Times New Roman" w:hAnsi="Verdana" w:cs="Times New Roman"/>
          <w:sz w:val="19"/>
          <w:szCs w:val="19"/>
        </w:rPr>
        <w:t>focus</w:t>
      </w:r>
      <w:r w:rsidRPr="003D1F31">
        <w:rPr>
          <w:rFonts w:ascii="Verdana" w:eastAsia="Times New Roman" w:hAnsi="Verdana" w:cs="Times New Roman"/>
          <w:sz w:val="19"/>
          <w:szCs w:val="19"/>
        </w:rPr>
        <w:t>: e.g., waste and air pollution, sustainable city planning</w:t>
      </w:r>
    </w:p>
    <w:p w14:paraId="5B9CF627" w14:textId="31119FC5"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Social </w:t>
      </w:r>
      <w:r w:rsidR="009351DE">
        <w:rPr>
          <w:rFonts w:ascii="Verdana" w:eastAsia="Times New Roman" w:hAnsi="Verdana" w:cs="Times New Roman"/>
          <w:sz w:val="19"/>
          <w:szCs w:val="19"/>
        </w:rPr>
        <w:t>focus</w:t>
      </w:r>
      <w:r w:rsidRPr="003D1F31">
        <w:rPr>
          <w:rFonts w:ascii="Verdana" w:eastAsia="Times New Roman" w:hAnsi="Verdana" w:cs="Times New Roman"/>
          <w:sz w:val="19"/>
          <w:szCs w:val="19"/>
        </w:rPr>
        <w:t>: e.g., education and training of teachers, unequal housing conditions</w:t>
      </w:r>
      <w:r w:rsidR="008B79B0"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social work</w:t>
      </w:r>
    </w:p>
    <w:p w14:paraId="2F9C0CC9" w14:textId="6649119C"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Economic </w:t>
      </w:r>
      <w:r w:rsidR="009351DE">
        <w:rPr>
          <w:rFonts w:ascii="Verdana" w:eastAsia="Times New Roman" w:hAnsi="Verdana" w:cs="Times New Roman"/>
          <w:sz w:val="19"/>
          <w:szCs w:val="19"/>
        </w:rPr>
        <w:t>focus</w:t>
      </w:r>
      <w:r w:rsidRPr="003D1F31">
        <w:rPr>
          <w:rFonts w:ascii="Verdana" w:eastAsia="Times New Roman" w:hAnsi="Verdana" w:cs="Times New Roman"/>
          <w:sz w:val="19"/>
          <w:szCs w:val="19"/>
        </w:rPr>
        <w:t>: e.g., market shocks and financial markets</w:t>
      </w:r>
    </w:p>
    <w:p w14:paraId="10A353F6" w14:textId="77777777"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Issues in humanities: e.g. art and theology</w:t>
      </w:r>
    </w:p>
    <w:p w14:paraId="64D8CF25" w14:textId="0782C719" w:rsidR="00387276" w:rsidRPr="003D1F31" w:rsidRDefault="00387276" w:rsidP="0038727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While the problems addressed in some </w:t>
      </w:r>
      <w:r w:rsidR="008B79B0" w:rsidRPr="003D1F31">
        <w:rPr>
          <w:rFonts w:ascii="Verdana" w:eastAsia="Times New Roman" w:hAnsi="Verdana" w:cs="Times New Roman"/>
          <w:sz w:val="19"/>
          <w:szCs w:val="19"/>
        </w:rPr>
        <w:t>SNSF funded projects</w:t>
      </w:r>
      <w:r w:rsidRPr="003D1F31">
        <w:rPr>
          <w:rFonts w:ascii="Verdana" w:eastAsia="Times New Roman" w:hAnsi="Verdana" w:cs="Times New Roman"/>
          <w:sz w:val="19"/>
          <w:szCs w:val="19"/>
        </w:rPr>
        <w:t xml:space="preserve"> can be easily classified into one of the above groups, some fall into several categories. Correspondingly, some interviewees argued that their research objective</w:t>
      </w:r>
      <w:r w:rsidR="008B79B0" w:rsidRPr="003D1F31">
        <w:rPr>
          <w:rFonts w:ascii="Verdana" w:eastAsia="Times New Roman" w:hAnsi="Verdana" w:cs="Times New Roman"/>
          <w:sz w:val="19"/>
          <w:szCs w:val="19"/>
        </w:rPr>
        <w:t>s touch</w:t>
      </w:r>
      <w:r w:rsidRPr="003D1F31">
        <w:rPr>
          <w:rFonts w:ascii="Verdana" w:eastAsia="Times New Roman" w:hAnsi="Verdana" w:cs="Times New Roman"/>
          <w:sz w:val="19"/>
          <w:szCs w:val="19"/>
        </w:rPr>
        <w:t xml:space="preserve"> upon several </w:t>
      </w:r>
      <w:r w:rsidR="009351DE">
        <w:rPr>
          <w:rFonts w:ascii="Verdana" w:eastAsia="Times New Roman" w:hAnsi="Verdana" w:cs="Times New Roman"/>
          <w:sz w:val="19"/>
          <w:szCs w:val="19"/>
        </w:rPr>
        <w:t>problem foci</w:t>
      </w:r>
      <w:r w:rsidRPr="003D1F31">
        <w:rPr>
          <w:rFonts w:ascii="Verdana" w:eastAsia="Times New Roman" w:hAnsi="Verdana" w:cs="Times New Roman"/>
          <w:sz w:val="19"/>
          <w:szCs w:val="19"/>
        </w:rPr>
        <w:t xml:space="preserve"> and </w:t>
      </w:r>
      <w:r w:rsidR="008B79B0" w:rsidRPr="003D1F31">
        <w:rPr>
          <w:rFonts w:ascii="Verdana" w:eastAsia="Times New Roman" w:hAnsi="Verdana" w:cs="Times New Roman"/>
          <w:sz w:val="19"/>
          <w:szCs w:val="19"/>
        </w:rPr>
        <w:t>are</w:t>
      </w:r>
      <w:r w:rsidRPr="003D1F31">
        <w:rPr>
          <w:rFonts w:ascii="Verdana" w:eastAsia="Times New Roman" w:hAnsi="Verdana" w:cs="Times New Roman"/>
          <w:sz w:val="19"/>
          <w:szCs w:val="19"/>
        </w:rPr>
        <w:t xml:space="preserve"> </w:t>
      </w:r>
      <w:r w:rsidR="008B79B0" w:rsidRPr="003D1F31">
        <w:rPr>
          <w:rFonts w:ascii="Verdana" w:eastAsia="Times New Roman" w:hAnsi="Verdana" w:cs="Times New Roman"/>
          <w:sz w:val="19"/>
          <w:szCs w:val="19"/>
        </w:rPr>
        <w:t>not entirely falling under just one category</w:t>
      </w:r>
      <w:r w:rsidRPr="003D1F31">
        <w:rPr>
          <w:rFonts w:ascii="Verdana" w:eastAsia="Times New Roman" w:hAnsi="Verdana" w:cs="Times New Roman"/>
          <w:sz w:val="19"/>
          <w:szCs w:val="19"/>
        </w:rPr>
        <w:t>. One interviewee thus highlighted:</w:t>
      </w:r>
    </w:p>
    <w:p w14:paraId="6C8FA2EB" w14:textId="77777777" w:rsidR="00387276" w:rsidRPr="003D1F31" w:rsidRDefault="00387276" w:rsidP="0038727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 think my focus was more of an ecological nature, although of course that interacts, or the ecological and the social have very strong interactions, interrelationships.”</w:t>
      </w:r>
    </w:p>
    <w:p w14:paraId="79D76735" w14:textId="77777777" w:rsidR="00387276" w:rsidRPr="003D1F31" w:rsidRDefault="00387276" w:rsidP="00831FCB">
      <w:pPr>
        <w:jc w:val="both"/>
        <w:rPr>
          <w:rFonts w:ascii="Verdana" w:hAnsi="Verdana"/>
          <w:sz w:val="19"/>
          <w:szCs w:val="19"/>
        </w:rPr>
      </w:pPr>
    </w:p>
    <w:p w14:paraId="2FCD6533" w14:textId="6CB054C5" w:rsidR="00831FCB" w:rsidRPr="003D1F31" w:rsidRDefault="00831FCB" w:rsidP="00831FCB">
      <w:pPr>
        <w:jc w:val="both"/>
        <w:rPr>
          <w:rFonts w:ascii="Verdana" w:hAnsi="Verdana"/>
          <w:sz w:val="19"/>
          <w:szCs w:val="19"/>
        </w:rPr>
      </w:pPr>
      <w:r w:rsidRPr="003D1F31">
        <w:rPr>
          <w:rFonts w:ascii="Verdana" w:hAnsi="Verdana"/>
          <w:sz w:val="19"/>
          <w:szCs w:val="19"/>
        </w:rPr>
        <w:t>Agency</w:t>
      </w:r>
      <w:r w:rsidR="000C5356" w:rsidRPr="003D1F31">
        <w:rPr>
          <w:rFonts w:ascii="Verdana" w:hAnsi="Verdana"/>
          <w:sz w:val="19"/>
          <w:szCs w:val="19"/>
        </w:rPr>
        <w:t>, however,</w:t>
      </w:r>
      <w:r w:rsidRPr="003D1F31">
        <w:rPr>
          <w:rFonts w:ascii="Verdana" w:hAnsi="Verdana"/>
          <w:sz w:val="19"/>
          <w:szCs w:val="19"/>
        </w:rPr>
        <w:t xml:space="preserve"> </w:t>
      </w:r>
      <w:r w:rsidR="009351DE">
        <w:rPr>
          <w:rFonts w:ascii="Verdana" w:hAnsi="Verdana"/>
          <w:sz w:val="19"/>
          <w:szCs w:val="19"/>
        </w:rPr>
        <w:t>has not only</w:t>
      </w:r>
      <w:r w:rsidRPr="003D1F31">
        <w:rPr>
          <w:rFonts w:ascii="Verdana" w:hAnsi="Verdana"/>
          <w:sz w:val="19"/>
          <w:szCs w:val="19"/>
        </w:rPr>
        <w:t xml:space="preserve"> an intrinsic component (motivation), but can also be triggered by impulses from</w:t>
      </w:r>
      <w:r w:rsidR="009351DE">
        <w:rPr>
          <w:rFonts w:ascii="Verdana" w:hAnsi="Verdana"/>
          <w:sz w:val="19"/>
          <w:szCs w:val="19"/>
        </w:rPr>
        <w:t xml:space="preserve"> outside the </w:t>
      </w:r>
      <w:r w:rsidRPr="003D1F31">
        <w:rPr>
          <w:rFonts w:ascii="Verdana" w:hAnsi="Verdana"/>
          <w:sz w:val="19"/>
          <w:szCs w:val="19"/>
        </w:rPr>
        <w:t xml:space="preserve">academic world. Most of the impulses from the non-academic world that motivated the interviewed </w:t>
      </w:r>
      <w:r w:rsidR="009351DE">
        <w:rPr>
          <w:rFonts w:ascii="Verdana" w:hAnsi="Verdana"/>
          <w:sz w:val="19"/>
          <w:szCs w:val="19"/>
        </w:rPr>
        <w:t>PIs</w:t>
      </w:r>
      <w:r w:rsidRPr="003D1F31">
        <w:rPr>
          <w:rFonts w:ascii="Verdana" w:hAnsi="Verdana"/>
          <w:sz w:val="19"/>
          <w:szCs w:val="19"/>
        </w:rPr>
        <w:t xml:space="preserve"> to start their projects relate to specific health/medical problems (33 %), followed by specific societal problems (26 %) or specific technical problems (19 %) (see </w:t>
      </w:r>
      <w:r w:rsidR="009351DE">
        <w:rPr>
          <w:rFonts w:ascii="Verdana" w:hAnsi="Verdana"/>
          <w:sz w:val="19"/>
          <w:szCs w:val="19"/>
        </w:rPr>
        <w:t>Table 6</w:t>
      </w:r>
      <w:r w:rsidRPr="003D1F31">
        <w:rPr>
          <w:rFonts w:ascii="Verdana" w:hAnsi="Verdana"/>
          <w:sz w:val="19"/>
          <w:szCs w:val="19"/>
        </w:rPr>
        <w:t>). T</w:t>
      </w:r>
      <w:r w:rsidR="008B79B0" w:rsidRPr="003D1F31">
        <w:rPr>
          <w:rFonts w:ascii="Verdana" w:hAnsi="Verdana"/>
          <w:sz w:val="19"/>
          <w:szCs w:val="19"/>
        </w:rPr>
        <w:t xml:space="preserve">he </w:t>
      </w:r>
      <w:r w:rsidR="009351DE">
        <w:rPr>
          <w:rFonts w:ascii="Verdana" w:hAnsi="Verdana"/>
          <w:sz w:val="19"/>
          <w:szCs w:val="19"/>
        </w:rPr>
        <w:t xml:space="preserve">outside </w:t>
      </w:r>
      <w:r w:rsidR="008B79B0" w:rsidRPr="003D1F31">
        <w:rPr>
          <w:rFonts w:ascii="Verdana" w:hAnsi="Verdana"/>
          <w:sz w:val="19"/>
          <w:szCs w:val="19"/>
        </w:rPr>
        <w:t>impulse least mentioned by the surveyed PIs was to</w:t>
      </w:r>
      <w:r w:rsidRPr="003D1F31">
        <w:rPr>
          <w:rFonts w:ascii="Verdana" w:hAnsi="Verdana"/>
          <w:sz w:val="19"/>
          <w:szCs w:val="19"/>
        </w:rPr>
        <w:t xml:space="preserve"> tackle a specific economic problem (8 %).</w:t>
      </w:r>
    </w:p>
    <w:p w14:paraId="12DCC330" w14:textId="4A42E259" w:rsidR="00AD7771" w:rsidRPr="003D1F31" w:rsidRDefault="00AD7771" w:rsidP="00831FCB">
      <w:pPr>
        <w:jc w:val="both"/>
        <w:rPr>
          <w:rFonts w:ascii="Verdana" w:hAnsi="Verdana"/>
          <w:sz w:val="19"/>
          <w:szCs w:val="19"/>
        </w:rPr>
      </w:pPr>
    </w:p>
    <w:p w14:paraId="61A34FEB" w14:textId="46760766" w:rsidR="00AD7771" w:rsidRPr="003D1F31" w:rsidRDefault="00AD7771" w:rsidP="00AD7771">
      <w:pPr>
        <w:pStyle w:val="Caption"/>
        <w:keepNext/>
        <w:rPr>
          <w:rFonts w:ascii="Verdana" w:hAnsi="Verdana"/>
        </w:rPr>
      </w:pPr>
      <w:bookmarkStart w:id="72" w:name="_Toc106728154"/>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9</w:t>
      </w:r>
      <w:r w:rsidRPr="003D1F31">
        <w:rPr>
          <w:rFonts w:ascii="Verdana" w:hAnsi="Verdana"/>
        </w:rPr>
        <w:fldChar w:fldCharType="end"/>
      </w:r>
      <w:r w:rsidRPr="003D1F31">
        <w:rPr>
          <w:rFonts w:ascii="Verdana" w:hAnsi="Verdana"/>
        </w:rPr>
        <w:t>: Distribution of impulses from the non-academic world (multiple choice)</w:t>
      </w:r>
      <w:bookmarkEnd w:id="72"/>
    </w:p>
    <w:tbl>
      <w:tblPr>
        <w:tblStyle w:val="ListTable3"/>
        <w:tblW w:w="7548" w:type="dxa"/>
        <w:jc w:val="center"/>
        <w:tblLayout w:type="fixed"/>
        <w:tblLook w:val="04A0" w:firstRow="1" w:lastRow="0" w:firstColumn="1" w:lastColumn="0" w:noHBand="0" w:noVBand="1"/>
      </w:tblPr>
      <w:tblGrid>
        <w:gridCol w:w="4536"/>
        <w:gridCol w:w="1506"/>
        <w:gridCol w:w="1506"/>
      </w:tblGrid>
      <w:tr w:rsidR="00AD7771" w:rsidRPr="003D1F31" w14:paraId="6E78073C" w14:textId="77777777" w:rsidTr="00DF48BD">
        <w:trPr>
          <w:cnfStyle w:val="100000000000" w:firstRow="1" w:lastRow="0" w:firstColumn="0" w:lastColumn="0" w:oddVBand="0" w:evenVBand="0" w:oddHBand="0" w:evenHBand="0" w:firstRowFirstColumn="0" w:firstRowLastColumn="0" w:lastRowFirstColumn="0" w:lastRowLastColumn="0"/>
          <w:cantSplit/>
          <w:trHeight w:val="276"/>
          <w:jc w:val="center"/>
        </w:trPr>
        <w:tc>
          <w:tcPr>
            <w:cnfStyle w:val="001000000100" w:firstRow="0" w:lastRow="0" w:firstColumn="1" w:lastColumn="0" w:oddVBand="0" w:evenVBand="0" w:oddHBand="0" w:evenHBand="0" w:firstRowFirstColumn="1" w:firstRowLastColumn="0" w:lastRowFirstColumn="0" w:lastRowLastColumn="0"/>
            <w:tcW w:w="4536" w:type="dxa"/>
            <w:vAlign w:val="bottom"/>
          </w:tcPr>
          <w:p w14:paraId="513DE434" w14:textId="77777777" w:rsidR="00AD7771" w:rsidRPr="003D1F31" w:rsidRDefault="00AD7771" w:rsidP="00DF48BD">
            <w:pPr>
              <w:pStyle w:val="BodyText"/>
              <w:keepNext/>
              <w:keepLines/>
              <w:spacing w:before="120" w:after="120"/>
              <w:rPr>
                <w:rFonts w:ascii="Verdana" w:hAnsi="Verdana"/>
                <w:sz w:val="16"/>
                <w:szCs w:val="16"/>
                <w:lang w:val="en-GB"/>
              </w:rPr>
            </w:pPr>
            <w:r w:rsidRPr="003D1F31">
              <w:rPr>
                <w:rFonts w:ascii="Verdana" w:eastAsia="Calibri" w:hAnsi="Verdana"/>
                <w:color w:val="FFFFFF"/>
                <w:sz w:val="16"/>
                <w:szCs w:val="16"/>
                <w:lang w:val="en-GB"/>
              </w:rPr>
              <w:t>response</w:t>
            </w:r>
          </w:p>
        </w:tc>
        <w:tc>
          <w:tcPr>
            <w:tcW w:w="1506" w:type="dxa"/>
            <w:tcBorders>
              <w:left w:val="nil"/>
              <w:bottom w:val="nil"/>
              <w:right w:val="nil"/>
            </w:tcBorders>
            <w:vAlign w:val="bottom"/>
          </w:tcPr>
          <w:p w14:paraId="4E688611" w14:textId="77777777" w:rsidR="00AD7771" w:rsidRPr="003D1F31" w:rsidRDefault="00AD7771" w:rsidP="00DF48BD">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color w:val="FFFFFF"/>
                <w:sz w:val="16"/>
                <w:szCs w:val="16"/>
                <w:lang w:val="en-GB"/>
              </w:rPr>
              <w:t>abs</w:t>
            </w:r>
          </w:p>
        </w:tc>
        <w:tc>
          <w:tcPr>
            <w:tcW w:w="1506" w:type="dxa"/>
            <w:tcBorders>
              <w:left w:val="nil"/>
              <w:bottom w:val="nil"/>
            </w:tcBorders>
            <w:vAlign w:val="bottom"/>
          </w:tcPr>
          <w:p w14:paraId="1AEC1897" w14:textId="77777777" w:rsidR="00AD7771" w:rsidRPr="003D1F31" w:rsidRDefault="00AD7771" w:rsidP="00DF48BD">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color w:val="FFFFFF"/>
                <w:sz w:val="16"/>
                <w:szCs w:val="16"/>
                <w:lang w:val="en-GB"/>
              </w:rPr>
              <w:t>%</w:t>
            </w:r>
          </w:p>
        </w:tc>
      </w:tr>
      <w:tr w:rsidR="00AD7771" w:rsidRPr="003D1F31" w14:paraId="644031C8"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Pr>
          <w:p w14:paraId="0DBA7359"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a specific societal problem</w:t>
            </w:r>
          </w:p>
        </w:tc>
        <w:tc>
          <w:tcPr>
            <w:tcW w:w="1506" w:type="dxa"/>
            <w:tcBorders>
              <w:left w:val="nil"/>
              <w:right w:val="nil"/>
            </w:tcBorders>
          </w:tcPr>
          <w:p w14:paraId="44E7DC32" w14:textId="77777777" w:rsidR="00AD7771" w:rsidRPr="003D1F31" w:rsidRDefault="00AD7771" w:rsidP="00DF48BD">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94</w:t>
            </w:r>
          </w:p>
        </w:tc>
        <w:tc>
          <w:tcPr>
            <w:tcW w:w="1506" w:type="dxa"/>
            <w:tcBorders>
              <w:left w:val="nil"/>
            </w:tcBorders>
            <w:shd w:val="clear" w:color="auto" w:fill="E7E6E6" w:themeFill="background2"/>
          </w:tcPr>
          <w:p w14:paraId="0DF75338" w14:textId="77777777" w:rsidR="00AD7771" w:rsidRPr="003D1F31" w:rsidRDefault="00AD7771" w:rsidP="00DF48BD">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26.04%</w:t>
            </w:r>
          </w:p>
        </w:tc>
      </w:tr>
      <w:tr w:rsidR="00AD7771" w:rsidRPr="003D1F31" w14:paraId="43FBB416" w14:textId="77777777" w:rsidTr="00DF48BD">
        <w:trPr>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0DC2A678"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a specific economic problem</w:t>
            </w:r>
          </w:p>
        </w:tc>
        <w:tc>
          <w:tcPr>
            <w:tcW w:w="1506" w:type="dxa"/>
            <w:tcBorders>
              <w:top w:val="nil"/>
              <w:left w:val="nil"/>
              <w:bottom w:val="nil"/>
              <w:right w:val="nil"/>
            </w:tcBorders>
          </w:tcPr>
          <w:p w14:paraId="7F78F0C7" w14:textId="77777777" w:rsidR="00AD7771" w:rsidRPr="003D1F31" w:rsidRDefault="00AD7771" w:rsidP="00DF48BD">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29</w:t>
            </w:r>
          </w:p>
        </w:tc>
        <w:tc>
          <w:tcPr>
            <w:tcW w:w="1506" w:type="dxa"/>
            <w:tcBorders>
              <w:top w:val="nil"/>
              <w:left w:val="nil"/>
              <w:bottom w:val="nil"/>
            </w:tcBorders>
            <w:shd w:val="clear" w:color="auto" w:fill="E7E6E6" w:themeFill="background2"/>
          </w:tcPr>
          <w:p w14:paraId="5DBA026B" w14:textId="77777777" w:rsidR="00AD7771" w:rsidRPr="003D1F31" w:rsidRDefault="00AD7771" w:rsidP="00DF48BD">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8.03%</w:t>
            </w:r>
          </w:p>
        </w:tc>
      </w:tr>
      <w:tr w:rsidR="00AD7771" w:rsidRPr="003D1F31" w14:paraId="7292F468"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Pr>
          <w:p w14:paraId="2A389B71"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a specific ecological/natural problem</w:t>
            </w:r>
          </w:p>
        </w:tc>
        <w:tc>
          <w:tcPr>
            <w:tcW w:w="1506" w:type="dxa"/>
            <w:tcBorders>
              <w:left w:val="nil"/>
              <w:right w:val="nil"/>
            </w:tcBorders>
          </w:tcPr>
          <w:p w14:paraId="58B003A8" w14:textId="77777777" w:rsidR="00AD7771" w:rsidRPr="003D1F31" w:rsidRDefault="00AD7771" w:rsidP="00DF48BD">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53</w:t>
            </w:r>
          </w:p>
        </w:tc>
        <w:tc>
          <w:tcPr>
            <w:tcW w:w="1506" w:type="dxa"/>
            <w:tcBorders>
              <w:left w:val="nil"/>
            </w:tcBorders>
            <w:shd w:val="clear" w:color="auto" w:fill="E7E6E6" w:themeFill="background2"/>
          </w:tcPr>
          <w:p w14:paraId="73893A6A" w14:textId="77777777" w:rsidR="00AD7771" w:rsidRPr="003D1F31" w:rsidRDefault="00AD7771" w:rsidP="00DF48BD">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14.68%</w:t>
            </w:r>
          </w:p>
        </w:tc>
      </w:tr>
      <w:tr w:rsidR="00AD7771" w:rsidRPr="003D1F31" w14:paraId="2392ADE7" w14:textId="77777777" w:rsidTr="00DF48BD">
        <w:trPr>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0AB73C63"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a specific health/medical problem</w:t>
            </w:r>
          </w:p>
        </w:tc>
        <w:tc>
          <w:tcPr>
            <w:tcW w:w="1506" w:type="dxa"/>
            <w:tcBorders>
              <w:top w:val="nil"/>
              <w:left w:val="nil"/>
              <w:bottom w:val="nil"/>
              <w:right w:val="nil"/>
            </w:tcBorders>
          </w:tcPr>
          <w:p w14:paraId="32944628" w14:textId="77777777" w:rsidR="00AD7771" w:rsidRPr="003D1F31" w:rsidRDefault="00AD7771" w:rsidP="00DF48BD">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118</w:t>
            </w:r>
          </w:p>
        </w:tc>
        <w:tc>
          <w:tcPr>
            <w:tcW w:w="1506" w:type="dxa"/>
            <w:tcBorders>
              <w:top w:val="nil"/>
              <w:left w:val="nil"/>
              <w:bottom w:val="nil"/>
            </w:tcBorders>
            <w:shd w:val="clear" w:color="auto" w:fill="E7E6E6" w:themeFill="background2"/>
          </w:tcPr>
          <w:p w14:paraId="7D543C1A" w14:textId="77777777" w:rsidR="00AD7771" w:rsidRPr="003D1F31" w:rsidRDefault="00AD7771" w:rsidP="00DF48BD">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32.69%</w:t>
            </w:r>
          </w:p>
        </w:tc>
      </w:tr>
      <w:tr w:rsidR="00AD7771" w:rsidRPr="003D1F31" w14:paraId="003360FA"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Pr>
          <w:p w14:paraId="4D264584"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a specific technical problem</w:t>
            </w:r>
          </w:p>
        </w:tc>
        <w:tc>
          <w:tcPr>
            <w:tcW w:w="1506" w:type="dxa"/>
            <w:tcBorders>
              <w:left w:val="nil"/>
              <w:right w:val="nil"/>
            </w:tcBorders>
          </w:tcPr>
          <w:p w14:paraId="5045C78C" w14:textId="77777777" w:rsidR="00AD7771" w:rsidRPr="003D1F31" w:rsidRDefault="00AD7771" w:rsidP="00DF48BD">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70</w:t>
            </w:r>
          </w:p>
        </w:tc>
        <w:tc>
          <w:tcPr>
            <w:tcW w:w="1506" w:type="dxa"/>
            <w:tcBorders>
              <w:left w:val="nil"/>
            </w:tcBorders>
            <w:shd w:val="clear" w:color="auto" w:fill="E7E6E6" w:themeFill="background2"/>
          </w:tcPr>
          <w:p w14:paraId="20052399" w14:textId="77777777" w:rsidR="00AD7771" w:rsidRPr="003D1F31" w:rsidRDefault="00AD7771" w:rsidP="00DF48BD">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19.39%</w:t>
            </w:r>
          </w:p>
        </w:tc>
      </w:tr>
      <w:tr w:rsidR="00AD7771" w:rsidRPr="003D1F31" w14:paraId="7AF94005" w14:textId="77777777" w:rsidTr="00DF48BD">
        <w:trPr>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Borders>
              <w:top w:val="nil"/>
            </w:tcBorders>
          </w:tcPr>
          <w:p w14:paraId="4E1C19BB"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Other</w:t>
            </w:r>
          </w:p>
        </w:tc>
        <w:tc>
          <w:tcPr>
            <w:tcW w:w="1506" w:type="dxa"/>
            <w:tcBorders>
              <w:top w:val="nil"/>
              <w:left w:val="nil"/>
              <w:right w:val="nil"/>
            </w:tcBorders>
          </w:tcPr>
          <w:p w14:paraId="2713FCA5" w14:textId="77777777" w:rsidR="00AD7771" w:rsidRPr="003D1F31" w:rsidRDefault="00AD7771" w:rsidP="00DF48BD">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62</w:t>
            </w:r>
          </w:p>
        </w:tc>
        <w:tc>
          <w:tcPr>
            <w:tcW w:w="1506" w:type="dxa"/>
            <w:tcBorders>
              <w:top w:val="nil"/>
              <w:left w:val="nil"/>
            </w:tcBorders>
            <w:shd w:val="clear" w:color="auto" w:fill="E7E6E6" w:themeFill="background2"/>
          </w:tcPr>
          <w:p w14:paraId="44D00269" w14:textId="77777777" w:rsidR="00AD7771" w:rsidRPr="003D1F31" w:rsidRDefault="00AD7771" w:rsidP="00DF48BD">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17.17%</w:t>
            </w:r>
          </w:p>
        </w:tc>
      </w:tr>
    </w:tbl>
    <w:p w14:paraId="02F23A84" w14:textId="04599A6D" w:rsidR="00AD7771" w:rsidRPr="003D1F31" w:rsidRDefault="00AD7771" w:rsidP="00831FCB">
      <w:pPr>
        <w:jc w:val="both"/>
        <w:rPr>
          <w:rFonts w:ascii="Verdana" w:hAnsi="Verdana"/>
        </w:rPr>
      </w:pPr>
    </w:p>
    <w:p w14:paraId="209580E2" w14:textId="3615C99E" w:rsidR="00AD7771" w:rsidRPr="003D1F31" w:rsidRDefault="00AD7771" w:rsidP="00AD7771">
      <w:pPr>
        <w:jc w:val="both"/>
        <w:rPr>
          <w:rFonts w:ascii="Verdana" w:hAnsi="Verdana"/>
          <w:sz w:val="19"/>
          <w:szCs w:val="19"/>
        </w:rPr>
      </w:pPr>
      <w:r w:rsidRPr="003D1F31">
        <w:rPr>
          <w:rFonts w:ascii="Verdana" w:hAnsi="Verdana"/>
          <w:sz w:val="19"/>
          <w:szCs w:val="19"/>
        </w:rPr>
        <w:t xml:space="preserve">Figure </w:t>
      </w:r>
      <w:r w:rsidR="009351DE">
        <w:rPr>
          <w:rFonts w:ascii="Verdana" w:hAnsi="Verdana"/>
          <w:sz w:val="19"/>
          <w:szCs w:val="19"/>
        </w:rPr>
        <w:t>16</w:t>
      </w:r>
      <w:r w:rsidRPr="003D1F31">
        <w:rPr>
          <w:rFonts w:ascii="Verdana" w:hAnsi="Verdana"/>
          <w:sz w:val="19"/>
          <w:szCs w:val="19"/>
        </w:rPr>
        <w:t xml:space="preserve"> shows some clear, </w:t>
      </w:r>
      <w:r w:rsidR="000C5356" w:rsidRPr="003D1F31">
        <w:rPr>
          <w:rFonts w:ascii="Verdana" w:hAnsi="Verdana"/>
          <w:sz w:val="19"/>
          <w:szCs w:val="19"/>
        </w:rPr>
        <w:t>but</w:t>
      </w:r>
      <w:r w:rsidRPr="003D1F31">
        <w:rPr>
          <w:rFonts w:ascii="Verdana" w:hAnsi="Verdana"/>
          <w:sz w:val="19"/>
          <w:szCs w:val="19"/>
        </w:rPr>
        <w:t xml:space="preserve"> </w:t>
      </w:r>
      <w:r w:rsidR="009351DE">
        <w:rPr>
          <w:rFonts w:ascii="Verdana" w:hAnsi="Verdana"/>
          <w:sz w:val="19"/>
          <w:szCs w:val="19"/>
        </w:rPr>
        <w:t xml:space="preserve">rather </w:t>
      </w:r>
      <w:r w:rsidRPr="003D1F31">
        <w:rPr>
          <w:rFonts w:ascii="Verdana" w:hAnsi="Verdana"/>
          <w:sz w:val="19"/>
          <w:szCs w:val="19"/>
        </w:rPr>
        <w:t xml:space="preserve">trivial attributions: SSH respond primarily to social impulses, biology and medicine to health impulses and the natural sciences and engineering to technical impulses. </w:t>
      </w:r>
      <w:r w:rsidR="009351DE" w:rsidRPr="009351DE">
        <w:rPr>
          <w:rFonts w:ascii="Verdana" w:hAnsi="Verdana"/>
          <w:sz w:val="19"/>
          <w:szCs w:val="19"/>
        </w:rPr>
        <w:t>While this is not surprising, what is more interesting is the fact that all three of the SNSF's major scientific disciplines are fed by different sources of impetus.</w:t>
      </w:r>
    </w:p>
    <w:p w14:paraId="7C85F407" w14:textId="77777777" w:rsidR="00AD7771" w:rsidRPr="003D1F31" w:rsidRDefault="00AD7771" w:rsidP="00831FCB">
      <w:pPr>
        <w:jc w:val="both"/>
        <w:rPr>
          <w:rFonts w:ascii="Verdana" w:hAnsi="Verdana"/>
        </w:rPr>
      </w:pPr>
    </w:p>
    <w:p w14:paraId="75B00F4B" w14:textId="034C1103" w:rsidR="00831FCB" w:rsidRPr="003D1F31" w:rsidRDefault="00831FCB" w:rsidP="00831FCB">
      <w:pPr>
        <w:pStyle w:val="Caption"/>
        <w:keepNext/>
        <w:rPr>
          <w:rFonts w:ascii="Verdana" w:hAnsi="Verdana"/>
        </w:rPr>
      </w:pPr>
      <w:bookmarkStart w:id="73" w:name="_Toc106728182"/>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16</w:t>
      </w:r>
      <w:r w:rsidRPr="003D1F31">
        <w:rPr>
          <w:rFonts w:ascii="Verdana" w:hAnsi="Verdana"/>
        </w:rPr>
        <w:fldChar w:fldCharType="end"/>
      </w:r>
      <w:r w:rsidRPr="003D1F31">
        <w:rPr>
          <w:rFonts w:ascii="Verdana" w:hAnsi="Verdana"/>
        </w:rPr>
        <w:t>: Distribution of impulses from the non-academic world (multiple choice)</w:t>
      </w:r>
      <w:bookmarkEnd w:id="73"/>
    </w:p>
    <w:p w14:paraId="38A8D624" w14:textId="48CD6DF9" w:rsidR="00DF48BD" w:rsidRPr="003D1F31" w:rsidRDefault="00831FCB" w:rsidP="00C41ABA">
      <w:pPr>
        <w:pStyle w:val="BodyText"/>
        <w:keepNext/>
        <w:rPr>
          <w:rFonts w:ascii="Verdana" w:hAnsi="Verdana"/>
          <w:sz w:val="19"/>
          <w:szCs w:val="19"/>
          <w:lang w:val="en-GB"/>
        </w:rPr>
      </w:pPr>
      <w:r w:rsidRPr="003D1F31">
        <w:rPr>
          <w:rFonts w:ascii="Verdana" w:hAnsi="Verdana"/>
          <w:noProof/>
          <w:sz w:val="19"/>
          <w:szCs w:val="19"/>
          <w:lang w:val="de-AT" w:eastAsia="de-AT"/>
        </w:rPr>
        <w:drawing>
          <wp:inline distT="0" distB="0" distL="0" distR="0" wp14:anchorId="363A5436" wp14:editId="76BD7048">
            <wp:extent cx="5731510" cy="3820795"/>
            <wp:effectExtent l="0" t="0" r="0" b="1905"/>
            <wp:docPr id="13"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02FE423" w14:textId="77777777" w:rsidR="00DF48BD" w:rsidRPr="003D1F31" w:rsidRDefault="00DF48BD">
      <w:pPr>
        <w:pStyle w:val="Default"/>
        <w:rPr>
          <w:sz w:val="19"/>
          <w:szCs w:val="19"/>
          <w:lang w:val="en-GB"/>
        </w:rPr>
      </w:pPr>
    </w:p>
    <w:p w14:paraId="13532042" w14:textId="236D7B20" w:rsidR="000C5356" w:rsidRPr="003D1F31" w:rsidRDefault="00C41ABA" w:rsidP="000C535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During</w:t>
      </w:r>
      <w:r w:rsidR="000C5356" w:rsidRPr="003D1F31">
        <w:rPr>
          <w:rFonts w:ascii="Verdana" w:eastAsia="Times New Roman" w:hAnsi="Verdana" w:cs="Times New Roman"/>
          <w:sz w:val="19"/>
          <w:szCs w:val="19"/>
        </w:rPr>
        <w:t xml:space="preserve"> the interviews, we were also asking PIs if there was</w:t>
      </w:r>
      <w:r w:rsidR="00D00E26" w:rsidRPr="003D1F31">
        <w:rPr>
          <w:rFonts w:ascii="Verdana" w:eastAsia="Times New Roman" w:hAnsi="Verdana" w:cs="Times New Roman"/>
          <w:sz w:val="19"/>
          <w:szCs w:val="19"/>
        </w:rPr>
        <w:t xml:space="preserve"> a </w:t>
      </w:r>
      <w:r w:rsidR="00D00E26" w:rsidRPr="009351DE">
        <w:rPr>
          <w:rFonts w:ascii="Verdana" w:eastAsia="Times New Roman" w:hAnsi="Verdana" w:cs="Times New Roman"/>
          <w:sz w:val="19"/>
          <w:szCs w:val="19"/>
          <w:u w:val="single"/>
        </w:rPr>
        <w:t>social purpose</w:t>
      </w:r>
      <w:r w:rsidR="00D00E26" w:rsidRPr="003D1F31">
        <w:rPr>
          <w:rFonts w:ascii="Verdana" w:eastAsia="Times New Roman" w:hAnsi="Verdana" w:cs="Times New Roman"/>
          <w:sz w:val="19"/>
          <w:szCs w:val="19"/>
        </w:rPr>
        <w:t xml:space="preserve"> in their research and whether this purpose was already there at the beginning or whether it emerged during the project. </w:t>
      </w:r>
      <w:r w:rsidR="000C5356" w:rsidRPr="003D1F31">
        <w:rPr>
          <w:rFonts w:ascii="Verdana" w:eastAsia="Times New Roman" w:hAnsi="Verdana" w:cs="Times New Roman"/>
          <w:sz w:val="19"/>
          <w:szCs w:val="19"/>
        </w:rPr>
        <w:t xml:space="preserve">The existence of a social purpose as a driver for research is important, because as described in Section 3.2, </w:t>
      </w:r>
      <w:r w:rsidRPr="003D1F31">
        <w:rPr>
          <w:rFonts w:ascii="Verdana" w:eastAsia="Times New Roman" w:hAnsi="Verdana" w:cs="Times New Roman"/>
          <w:sz w:val="19"/>
          <w:szCs w:val="19"/>
        </w:rPr>
        <w:t xml:space="preserve">it is </w:t>
      </w:r>
      <w:r w:rsidR="000C5356" w:rsidRPr="003D1F31">
        <w:rPr>
          <w:rFonts w:ascii="Verdana" w:eastAsia="Times New Roman" w:hAnsi="Verdana" w:cs="Times New Roman"/>
          <w:sz w:val="19"/>
          <w:szCs w:val="19"/>
        </w:rPr>
        <w:t>one of the ke</w:t>
      </w:r>
      <w:r w:rsidRPr="003D1F31">
        <w:rPr>
          <w:rFonts w:ascii="Verdana" w:eastAsia="Times New Roman" w:hAnsi="Verdana" w:cs="Times New Roman"/>
          <w:sz w:val="19"/>
          <w:szCs w:val="19"/>
        </w:rPr>
        <w:t>y factors defining social innovation.</w:t>
      </w:r>
      <w:r w:rsidR="000C5356" w:rsidRPr="003D1F31">
        <w:rPr>
          <w:rFonts w:ascii="Verdana" w:eastAsia="Times New Roman" w:hAnsi="Verdana" w:cs="Times New Roman"/>
          <w:sz w:val="19"/>
          <w:szCs w:val="19"/>
        </w:rPr>
        <w:t xml:space="preserve"> </w:t>
      </w:r>
    </w:p>
    <w:p w14:paraId="489261EC" w14:textId="29F58B24" w:rsidR="000C5356"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More than half of </w:t>
      </w:r>
      <w:r w:rsidR="000C5356" w:rsidRPr="003D1F31">
        <w:rPr>
          <w:rFonts w:ascii="Verdana" w:eastAsia="Times New Roman" w:hAnsi="Verdana" w:cs="Times New Roman"/>
          <w:sz w:val="19"/>
          <w:szCs w:val="19"/>
        </w:rPr>
        <w:t>the interviewed PIs</w:t>
      </w:r>
      <w:r w:rsidRPr="003D1F31">
        <w:rPr>
          <w:rFonts w:ascii="Verdana" w:eastAsia="Times New Roman" w:hAnsi="Verdana" w:cs="Times New Roman"/>
          <w:sz w:val="19"/>
          <w:szCs w:val="19"/>
        </w:rPr>
        <w:t xml:space="preserve"> identified a clear social purpose; </w:t>
      </w:r>
      <w:r w:rsidR="000C5356" w:rsidRPr="003D1F31">
        <w:rPr>
          <w:rFonts w:ascii="Verdana" w:eastAsia="Times New Roman" w:hAnsi="Verdana" w:cs="Times New Roman"/>
          <w:sz w:val="19"/>
          <w:szCs w:val="19"/>
        </w:rPr>
        <w:t>half of these</w:t>
      </w:r>
      <w:r w:rsidRPr="003D1F31">
        <w:rPr>
          <w:rFonts w:ascii="Verdana" w:eastAsia="Times New Roman" w:hAnsi="Verdana" w:cs="Times New Roman"/>
          <w:sz w:val="19"/>
          <w:szCs w:val="19"/>
        </w:rPr>
        <w:t xml:space="preserve"> had a </w:t>
      </w:r>
      <w:r w:rsidR="000C5356" w:rsidRPr="003D1F31">
        <w:rPr>
          <w:rFonts w:ascii="Verdana" w:eastAsia="Times New Roman" w:hAnsi="Verdana" w:cs="Times New Roman"/>
          <w:sz w:val="19"/>
          <w:szCs w:val="19"/>
        </w:rPr>
        <w:t>SSH</w:t>
      </w:r>
      <w:r w:rsidRPr="003D1F31">
        <w:rPr>
          <w:rFonts w:ascii="Verdana" w:eastAsia="Times New Roman" w:hAnsi="Verdana" w:cs="Times New Roman"/>
          <w:sz w:val="19"/>
          <w:szCs w:val="19"/>
        </w:rPr>
        <w:t xml:space="preserve"> background.</w:t>
      </w:r>
      <w:r w:rsidR="009351DE">
        <w:rPr>
          <w:rStyle w:val="FootnoteReference"/>
          <w:rFonts w:ascii="Verdana" w:eastAsia="Times New Roman" w:hAnsi="Verdana" w:cs="Times New Roman"/>
          <w:sz w:val="19"/>
          <w:szCs w:val="19"/>
        </w:rPr>
        <w:footnoteReference w:id="16"/>
      </w:r>
      <w:r w:rsidRPr="003D1F31">
        <w:rPr>
          <w:rFonts w:ascii="Verdana" w:eastAsia="Times New Roman" w:hAnsi="Verdana" w:cs="Times New Roman"/>
          <w:sz w:val="19"/>
          <w:szCs w:val="19"/>
        </w:rPr>
        <w:t xml:space="preserve"> </w:t>
      </w:r>
      <w:r w:rsidR="00EB415A" w:rsidRPr="00EB415A">
        <w:rPr>
          <w:rFonts w:ascii="Verdana" w:eastAsia="Times New Roman" w:hAnsi="Verdana" w:cs="Times New Roman"/>
          <w:sz w:val="19"/>
          <w:szCs w:val="19"/>
        </w:rPr>
        <w:t>Conversely, this means that a research project that is not explicitly an SSH project cannot necessarily have a social purpose or contribute to social innovation (SI).</w:t>
      </w:r>
    </w:p>
    <w:p w14:paraId="217D154C" w14:textId="72A207CF"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For</w:t>
      </w:r>
      <w:r w:rsidR="000C5356" w:rsidRPr="003D1F31">
        <w:rPr>
          <w:rFonts w:ascii="Verdana" w:eastAsia="Times New Roman" w:hAnsi="Verdana" w:cs="Times New Roman"/>
          <w:sz w:val="19"/>
          <w:szCs w:val="19"/>
        </w:rPr>
        <w:t xml:space="preserve"> almost all</w:t>
      </w:r>
      <w:r w:rsidRPr="003D1F31">
        <w:rPr>
          <w:rFonts w:ascii="Verdana" w:eastAsia="Times New Roman" w:hAnsi="Verdana" w:cs="Times New Roman"/>
          <w:sz w:val="19"/>
          <w:szCs w:val="19"/>
        </w:rPr>
        <w:t xml:space="preserve"> </w:t>
      </w:r>
      <w:r w:rsidR="000C5356" w:rsidRPr="003D1F31">
        <w:rPr>
          <w:rFonts w:ascii="Verdana" w:eastAsia="Times New Roman" w:hAnsi="Verdana" w:cs="Times New Roman"/>
          <w:sz w:val="19"/>
          <w:szCs w:val="19"/>
        </w:rPr>
        <w:t>interviewees</w:t>
      </w:r>
      <w:r w:rsidRPr="003D1F31">
        <w:rPr>
          <w:rFonts w:ascii="Verdana" w:eastAsia="Times New Roman" w:hAnsi="Verdana" w:cs="Times New Roman"/>
          <w:sz w:val="19"/>
          <w:szCs w:val="19"/>
        </w:rPr>
        <w:t>, the social purpose did not change during their projects</w:t>
      </w:r>
      <w:r w:rsidR="00EB415A">
        <w:rPr>
          <w:rFonts w:ascii="Verdana" w:eastAsia="Times New Roman" w:hAnsi="Verdana" w:cs="Times New Roman"/>
          <w:sz w:val="19"/>
          <w:szCs w:val="19"/>
        </w:rPr>
        <w:t>’ duration</w:t>
      </w:r>
      <w:r w:rsidR="000C5356" w:rsidRPr="003D1F31">
        <w:rPr>
          <w:rFonts w:ascii="Verdana" w:eastAsia="Times New Roman" w:hAnsi="Verdana" w:cs="Times New Roman"/>
          <w:sz w:val="19"/>
          <w:szCs w:val="19"/>
        </w:rPr>
        <w:t>. For the remaining</w:t>
      </w:r>
      <w:r w:rsidRPr="003D1F31">
        <w:rPr>
          <w:rFonts w:ascii="Verdana" w:eastAsia="Times New Roman" w:hAnsi="Verdana" w:cs="Times New Roman"/>
          <w:sz w:val="19"/>
          <w:szCs w:val="19"/>
        </w:rPr>
        <w:t>, however, the social purpose intensified during project implementation. One interviewee, for example, reported that the research team designed the project without having a precise social goal in mind. This then changed as more exchang</w:t>
      </w:r>
      <w:r w:rsidR="00C41ABA" w:rsidRPr="003D1F31">
        <w:rPr>
          <w:rFonts w:ascii="Verdana" w:eastAsia="Times New Roman" w:hAnsi="Verdana" w:cs="Times New Roman"/>
          <w:sz w:val="19"/>
          <w:szCs w:val="19"/>
        </w:rPr>
        <w:t>es with stakeholders took place</w:t>
      </w:r>
      <w:r w:rsidRPr="003D1F31">
        <w:rPr>
          <w:rFonts w:ascii="Verdana" w:eastAsia="Times New Roman" w:hAnsi="Verdana" w:cs="Times New Roman"/>
          <w:sz w:val="19"/>
          <w:szCs w:val="19"/>
        </w:rPr>
        <w:t xml:space="preserve"> and dissemination activities started. Hence, communication and interaction can help </w:t>
      </w:r>
      <w:r w:rsidR="00EB415A">
        <w:rPr>
          <w:rFonts w:ascii="Verdana" w:eastAsia="Times New Roman" w:hAnsi="Verdana" w:cs="Times New Roman"/>
          <w:sz w:val="19"/>
          <w:szCs w:val="19"/>
        </w:rPr>
        <w:t>alter</w:t>
      </w:r>
      <w:r w:rsidRPr="003D1F31">
        <w:rPr>
          <w:rFonts w:ascii="Verdana" w:eastAsia="Times New Roman" w:hAnsi="Verdana" w:cs="Times New Roman"/>
          <w:sz w:val="19"/>
          <w:szCs w:val="19"/>
        </w:rPr>
        <w:t xml:space="preserve"> perspectives and put research in a social context.</w:t>
      </w:r>
    </w:p>
    <w:p w14:paraId="02482385" w14:textId="2325514A" w:rsidR="00EB415A" w:rsidRPr="003D1F31" w:rsidRDefault="00EB415A">
      <w:pPr>
        <w:spacing w:line="276" w:lineRule="auto"/>
        <w:jc w:val="both"/>
        <w:rPr>
          <w:rFonts w:ascii="Verdana" w:eastAsia="Times New Roman" w:hAnsi="Verdana" w:cs="Times New Roman"/>
          <w:sz w:val="19"/>
          <w:szCs w:val="19"/>
        </w:rPr>
      </w:pPr>
      <w:r w:rsidRPr="00EB415A">
        <w:rPr>
          <w:rFonts w:ascii="Verdana" w:eastAsia="Times New Roman" w:hAnsi="Verdana" w:cs="Times New Roman"/>
          <w:sz w:val="19"/>
          <w:szCs w:val="19"/>
        </w:rPr>
        <w:t xml:space="preserve">We were also interested in how the researchers </w:t>
      </w:r>
      <w:r>
        <w:rPr>
          <w:rFonts w:ascii="Verdana" w:eastAsia="Times New Roman" w:hAnsi="Verdana" w:cs="Times New Roman"/>
          <w:sz w:val="19"/>
          <w:szCs w:val="19"/>
        </w:rPr>
        <w:t>aimed to achieve</w:t>
      </w:r>
      <w:r w:rsidRPr="00EB415A">
        <w:rPr>
          <w:rFonts w:ascii="Verdana" w:eastAsia="Times New Roman" w:hAnsi="Verdana" w:cs="Times New Roman"/>
          <w:sz w:val="19"/>
          <w:szCs w:val="19"/>
        </w:rPr>
        <w:t xml:space="preserve"> the intended social purpose through their projects. We distinguished the answers of the surveyed PIs into three categories:</w:t>
      </w:r>
    </w:p>
    <w:p w14:paraId="58077219" w14:textId="77777777" w:rsidR="002426EF" w:rsidRPr="003D1F31" w:rsidRDefault="00D00E26" w:rsidP="00EB415A">
      <w:pPr>
        <w:pStyle w:val="ListParagraph"/>
        <w:numPr>
          <w:ilvl w:val="0"/>
          <w:numId w:val="92"/>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Prevention: </w:t>
      </w:r>
      <w:r w:rsidRPr="003D1F31">
        <w:rPr>
          <w:rFonts w:ascii="Verdana" w:eastAsia="Times New Roman" w:hAnsi="Verdana" w:cs="Times New Roman"/>
          <w:sz w:val="19"/>
          <w:szCs w:val="19"/>
        </w:rPr>
        <w:t>Some PIs noted that the main instrument for achieving the social aim of their project was to prevent certain situations or circumstances. In many cases, this was the prevention of an illness or psychological disorder.</w:t>
      </w:r>
    </w:p>
    <w:p w14:paraId="30B11415" w14:textId="77777777" w:rsidR="002426EF" w:rsidRPr="003D1F31" w:rsidRDefault="002426EF">
      <w:pPr>
        <w:spacing w:line="276" w:lineRule="auto"/>
        <w:jc w:val="both"/>
        <w:rPr>
          <w:rFonts w:ascii="Verdana" w:eastAsia="Times New Roman" w:hAnsi="Verdana" w:cs="Times New Roman"/>
          <w:sz w:val="19"/>
          <w:szCs w:val="19"/>
        </w:rPr>
      </w:pPr>
    </w:p>
    <w:p w14:paraId="145C2BCB" w14:textId="6A2E7091" w:rsidR="002426EF" w:rsidRPr="00EB415A" w:rsidRDefault="00D00E26" w:rsidP="00EB415A">
      <w:pPr>
        <w:pStyle w:val="ListParagraph"/>
        <w:numPr>
          <w:ilvl w:val="0"/>
          <w:numId w:val="92"/>
        </w:numPr>
        <w:spacing w:line="276" w:lineRule="auto"/>
        <w:jc w:val="both"/>
        <w:rPr>
          <w:rFonts w:ascii="Verdana" w:eastAsia="Times New Roman" w:hAnsi="Verdana" w:cs="Times New Roman"/>
          <w:sz w:val="19"/>
          <w:szCs w:val="19"/>
        </w:rPr>
      </w:pPr>
      <w:r w:rsidRPr="00EB415A">
        <w:rPr>
          <w:rFonts w:ascii="Verdana" w:eastAsia="Times New Roman" w:hAnsi="Verdana" w:cs="Times New Roman"/>
          <w:b/>
          <w:bCs/>
          <w:sz w:val="19"/>
          <w:szCs w:val="19"/>
        </w:rPr>
        <w:lastRenderedPageBreak/>
        <w:t xml:space="preserve">Better understanding: </w:t>
      </w:r>
      <w:r w:rsidRPr="00EB415A">
        <w:rPr>
          <w:rFonts w:ascii="Verdana" w:eastAsia="Times New Roman" w:hAnsi="Verdana" w:cs="Times New Roman"/>
          <w:sz w:val="19"/>
          <w:szCs w:val="19"/>
        </w:rPr>
        <w:t xml:space="preserve">This category was by far the most prominent </w:t>
      </w:r>
      <w:r w:rsidR="00C41ABA" w:rsidRPr="00EB415A">
        <w:rPr>
          <w:rFonts w:ascii="Verdana" w:eastAsia="Times New Roman" w:hAnsi="Verdana" w:cs="Times New Roman"/>
          <w:sz w:val="19"/>
          <w:szCs w:val="19"/>
        </w:rPr>
        <w:t>feature</w:t>
      </w:r>
      <w:r w:rsidRPr="00EB415A">
        <w:rPr>
          <w:rFonts w:ascii="Verdana" w:eastAsia="Times New Roman" w:hAnsi="Verdana" w:cs="Times New Roman"/>
          <w:sz w:val="19"/>
          <w:szCs w:val="19"/>
        </w:rPr>
        <w:t xml:space="preserve"> </w:t>
      </w:r>
      <w:r w:rsidR="00C41ABA" w:rsidRPr="00EB415A">
        <w:rPr>
          <w:rFonts w:ascii="Verdana" w:eastAsia="Times New Roman" w:hAnsi="Verdana" w:cs="Times New Roman"/>
          <w:sz w:val="19"/>
          <w:szCs w:val="19"/>
        </w:rPr>
        <w:t>of</w:t>
      </w:r>
      <w:r w:rsidRPr="00EB415A">
        <w:rPr>
          <w:rFonts w:ascii="Verdana" w:eastAsia="Times New Roman" w:hAnsi="Verdana" w:cs="Times New Roman"/>
          <w:sz w:val="19"/>
          <w:szCs w:val="19"/>
        </w:rPr>
        <w:t xml:space="preserve"> </w:t>
      </w:r>
      <w:r w:rsidR="00C41ABA" w:rsidRPr="00EB415A">
        <w:rPr>
          <w:rFonts w:ascii="Verdana" w:eastAsia="Times New Roman" w:hAnsi="Verdana" w:cs="Times New Roman"/>
          <w:sz w:val="19"/>
          <w:szCs w:val="19"/>
        </w:rPr>
        <w:t>addressing</w:t>
      </w:r>
      <w:r w:rsidRPr="00EB415A">
        <w:rPr>
          <w:rFonts w:ascii="Verdana" w:eastAsia="Times New Roman" w:hAnsi="Verdana" w:cs="Times New Roman"/>
          <w:sz w:val="19"/>
          <w:szCs w:val="19"/>
        </w:rPr>
        <w:t xml:space="preserve"> a social purpose. </w:t>
      </w:r>
      <w:r w:rsidR="00C41ABA" w:rsidRPr="00EB415A">
        <w:rPr>
          <w:rFonts w:ascii="Verdana" w:eastAsia="Times New Roman" w:hAnsi="Verdana" w:cs="Times New Roman"/>
          <w:sz w:val="19"/>
          <w:szCs w:val="19"/>
        </w:rPr>
        <w:t xml:space="preserve">It corresponds to the overall motivation pattern of SNSF funded PIs as evidenced by the statistical results discussed above. </w:t>
      </w:r>
      <w:r w:rsidRPr="00EB415A">
        <w:rPr>
          <w:rFonts w:ascii="Verdana" w:eastAsia="Times New Roman" w:hAnsi="Verdana" w:cs="Times New Roman"/>
          <w:sz w:val="19"/>
          <w:szCs w:val="19"/>
        </w:rPr>
        <w:t>Many interviewees highlighted that much was unknown in their research field, which made it necessary to delve deeper into details in order to better understand the research phenomena. It further became ap</w:t>
      </w:r>
      <w:r w:rsidR="00EB415A">
        <w:rPr>
          <w:rFonts w:ascii="Verdana" w:eastAsia="Times New Roman" w:hAnsi="Verdana" w:cs="Times New Roman"/>
          <w:sz w:val="19"/>
          <w:szCs w:val="19"/>
        </w:rPr>
        <w:t>parent that most often</w:t>
      </w:r>
      <w:r w:rsidRPr="00EB415A">
        <w:rPr>
          <w:rFonts w:ascii="Verdana" w:eastAsia="Times New Roman" w:hAnsi="Verdana" w:cs="Times New Roman"/>
          <w:sz w:val="19"/>
          <w:szCs w:val="19"/>
        </w:rPr>
        <w:t xml:space="preserve"> inter- or transdisciplinary research design</w:t>
      </w:r>
      <w:r w:rsidR="00C41ABA" w:rsidRPr="00EB415A">
        <w:rPr>
          <w:rFonts w:ascii="Verdana" w:eastAsia="Times New Roman" w:hAnsi="Verdana" w:cs="Times New Roman"/>
          <w:sz w:val="19"/>
          <w:szCs w:val="19"/>
        </w:rPr>
        <w:t>s</w:t>
      </w:r>
      <w:r w:rsidRPr="00EB415A">
        <w:rPr>
          <w:rFonts w:ascii="Verdana" w:eastAsia="Times New Roman" w:hAnsi="Verdana" w:cs="Times New Roman"/>
          <w:sz w:val="19"/>
          <w:szCs w:val="19"/>
        </w:rPr>
        <w:t xml:space="preserve"> </w:t>
      </w:r>
      <w:r w:rsidR="00C41ABA" w:rsidRPr="00EB415A">
        <w:rPr>
          <w:rFonts w:ascii="Verdana" w:eastAsia="Times New Roman" w:hAnsi="Verdana" w:cs="Times New Roman"/>
          <w:sz w:val="19"/>
          <w:szCs w:val="19"/>
        </w:rPr>
        <w:t>had</w:t>
      </w:r>
      <w:r w:rsidRPr="00EB415A">
        <w:rPr>
          <w:rFonts w:ascii="Verdana" w:eastAsia="Times New Roman" w:hAnsi="Verdana" w:cs="Times New Roman"/>
          <w:sz w:val="19"/>
          <w:szCs w:val="19"/>
        </w:rPr>
        <w:t xml:space="preserve"> the goal to conceiv</w:t>
      </w:r>
      <w:r w:rsidR="00C41ABA" w:rsidRPr="00EB415A">
        <w:rPr>
          <w:rFonts w:ascii="Verdana" w:eastAsia="Times New Roman" w:hAnsi="Verdana" w:cs="Times New Roman"/>
          <w:sz w:val="19"/>
          <w:szCs w:val="19"/>
        </w:rPr>
        <w:t>e phenomena differently. B</w:t>
      </w:r>
      <w:r w:rsidRPr="00EB415A">
        <w:rPr>
          <w:rFonts w:ascii="Verdana" w:eastAsia="Times New Roman" w:hAnsi="Verdana" w:cs="Times New Roman"/>
          <w:sz w:val="19"/>
          <w:szCs w:val="19"/>
        </w:rPr>
        <w:t>y bringing different actors or disciplines together, research problems can be explored utilizing the advantages</w:t>
      </w:r>
      <w:r w:rsidR="00C41ABA" w:rsidRPr="00EB415A">
        <w:rPr>
          <w:rFonts w:ascii="Verdana" w:eastAsia="Times New Roman" w:hAnsi="Verdana" w:cs="Times New Roman"/>
          <w:sz w:val="19"/>
          <w:szCs w:val="19"/>
        </w:rPr>
        <w:t xml:space="preserve"> of different angles. A</w:t>
      </w:r>
      <w:r w:rsidRPr="00EB415A">
        <w:rPr>
          <w:rFonts w:ascii="Verdana" w:eastAsia="Times New Roman" w:hAnsi="Verdana" w:cs="Times New Roman"/>
          <w:sz w:val="19"/>
          <w:szCs w:val="19"/>
        </w:rPr>
        <w:t xml:space="preserve"> few </w:t>
      </w:r>
      <w:r w:rsidR="00EB415A">
        <w:rPr>
          <w:rFonts w:ascii="Verdana" w:eastAsia="Times New Roman" w:hAnsi="Verdana" w:cs="Times New Roman"/>
          <w:sz w:val="19"/>
          <w:szCs w:val="19"/>
        </w:rPr>
        <w:t>interviewed PIs</w:t>
      </w:r>
      <w:r w:rsidRPr="00EB415A">
        <w:rPr>
          <w:rFonts w:ascii="Verdana" w:eastAsia="Times New Roman" w:hAnsi="Verdana" w:cs="Times New Roman"/>
          <w:sz w:val="19"/>
          <w:szCs w:val="19"/>
        </w:rPr>
        <w:t xml:space="preserve"> </w:t>
      </w:r>
      <w:r w:rsidR="00C41ABA" w:rsidRPr="00EB415A">
        <w:rPr>
          <w:rFonts w:ascii="Verdana" w:eastAsia="Times New Roman" w:hAnsi="Verdana" w:cs="Times New Roman"/>
          <w:sz w:val="19"/>
          <w:szCs w:val="19"/>
        </w:rPr>
        <w:t xml:space="preserve">also </w:t>
      </w:r>
      <w:r w:rsidRPr="00EB415A">
        <w:rPr>
          <w:rFonts w:ascii="Verdana" w:eastAsia="Times New Roman" w:hAnsi="Verdana" w:cs="Times New Roman"/>
          <w:sz w:val="19"/>
          <w:szCs w:val="19"/>
        </w:rPr>
        <w:t>stressed that while their main goal was to better understan</w:t>
      </w:r>
      <w:r w:rsidR="00C41ABA" w:rsidRPr="00EB415A">
        <w:rPr>
          <w:rFonts w:ascii="Verdana" w:eastAsia="Times New Roman" w:hAnsi="Verdana" w:cs="Times New Roman"/>
          <w:sz w:val="19"/>
          <w:szCs w:val="19"/>
        </w:rPr>
        <w:t>d a research phenomenon, this was</w:t>
      </w:r>
      <w:r w:rsidRPr="00EB415A">
        <w:rPr>
          <w:rFonts w:ascii="Verdana" w:eastAsia="Times New Roman" w:hAnsi="Verdana" w:cs="Times New Roman"/>
          <w:sz w:val="19"/>
          <w:szCs w:val="19"/>
        </w:rPr>
        <w:t xml:space="preserve"> indirectly linked to the adjustment and improvement of practices. For instance, it was argued that providing new information for practitioners or the policy level presents the basis for action and decision-making. On the other hand, one interviewee stressed that the aim of fundamental research is to better understand a problem, which </w:t>
      </w:r>
      <w:r w:rsidR="00EB415A">
        <w:rPr>
          <w:rFonts w:ascii="Verdana" w:eastAsia="Times New Roman" w:hAnsi="Verdana" w:cs="Times New Roman"/>
          <w:sz w:val="19"/>
          <w:szCs w:val="19"/>
        </w:rPr>
        <w:t>per se</w:t>
      </w:r>
      <w:r w:rsidRPr="00EB415A">
        <w:rPr>
          <w:rFonts w:ascii="Verdana" w:eastAsia="Times New Roman" w:hAnsi="Verdana" w:cs="Times New Roman"/>
          <w:sz w:val="19"/>
          <w:szCs w:val="19"/>
        </w:rPr>
        <w:t xml:space="preserve"> limits the opportunities for impact.</w:t>
      </w:r>
    </w:p>
    <w:p w14:paraId="2F08CD22"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“But our goal was first and foremost a scientific one in the sense that we wanted to develop a better understanding and explanations and not necessarily to change the world - that was not necessarily our primary goal.” Interviewee 3</w:t>
      </w:r>
    </w:p>
    <w:p w14:paraId="7FB268A4" w14:textId="77777777" w:rsidR="002426EF" w:rsidRPr="003D1F31" w:rsidRDefault="002426EF">
      <w:pPr>
        <w:spacing w:line="276" w:lineRule="auto"/>
        <w:jc w:val="both"/>
        <w:rPr>
          <w:rFonts w:ascii="Verdana" w:eastAsia="Times New Roman" w:hAnsi="Verdana" w:cs="Times New Roman"/>
          <w:i/>
          <w:iCs/>
          <w:sz w:val="19"/>
          <w:szCs w:val="19"/>
        </w:rPr>
      </w:pPr>
    </w:p>
    <w:p w14:paraId="7A654CDE" w14:textId="7945B7B4" w:rsidR="002426EF" w:rsidRPr="00EB415A" w:rsidRDefault="00D00E26" w:rsidP="00EB415A">
      <w:pPr>
        <w:pStyle w:val="ListParagraph"/>
        <w:numPr>
          <w:ilvl w:val="0"/>
          <w:numId w:val="92"/>
        </w:numPr>
        <w:spacing w:after="120" w:line="276" w:lineRule="auto"/>
        <w:jc w:val="both"/>
        <w:rPr>
          <w:rFonts w:ascii="Verdana" w:eastAsia="Times New Roman" w:hAnsi="Verdana" w:cs="Times New Roman"/>
          <w:b/>
          <w:bCs/>
          <w:sz w:val="19"/>
          <w:szCs w:val="19"/>
        </w:rPr>
      </w:pPr>
      <w:r w:rsidRPr="00EB415A">
        <w:rPr>
          <w:rFonts w:ascii="Verdana" w:eastAsia="Times New Roman" w:hAnsi="Verdana" w:cs="Times New Roman"/>
          <w:b/>
          <w:bCs/>
          <w:sz w:val="19"/>
          <w:szCs w:val="19"/>
        </w:rPr>
        <w:t xml:space="preserve">Improvement of, e.g. medical treatment, education, gender disparities: </w:t>
      </w:r>
      <w:r w:rsidRPr="00EB415A">
        <w:rPr>
          <w:rFonts w:ascii="Verdana" w:eastAsia="Times New Roman" w:hAnsi="Verdana" w:cs="Times New Roman"/>
          <w:bCs/>
          <w:sz w:val="19"/>
          <w:szCs w:val="19"/>
        </w:rPr>
        <w:t xml:space="preserve">Another means to achieve a social purpose is to work on the improvement of the issue that is researched. </w:t>
      </w:r>
      <w:r w:rsidR="002F01F3" w:rsidRPr="00EB415A">
        <w:rPr>
          <w:rFonts w:ascii="Verdana" w:eastAsia="Times New Roman" w:hAnsi="Verdana" w:cs="Times New Roman"/>
          <w:bCs/>
          <w:sz w:val="19"/>
          <w:szCs w:val="19"/>
        </w:rPr>
        <w:t xml:space="preserve">This purpose goes </w:t>
      </w:r>
      <w:r w:rsidRPr="00EB415A">
        <w:rPr>
          <w:rFonts w:ascii="Verdana" w:eastAsia="Times New Roman" w:hAnsi="Verdana" w:cs="Times New Roman"/>
          <w:bCs/>
          <w:sz w:val="19"/>
          <w:szCs w:val="19"/>
        </w:rPr>
        <w:t xml:space="preserve">further than the aim to better understand a phenomenon, as it anticipates actions that need to be taken in order to achieve such an improvement. </w:t>
      </w:r>
      <w:r w:rsidR="002F01F3" w:rsidRPr="00EB415A">
        <w:rPr>
          <w:rFonts w:ascii="Verdana" w:eastAsia="Times New Roman" w:hAnsi="Verdana" w:cs="Times New Roman"/>
          <w:bCs/>
          <w:sz w:val="19"/>
          <w:szCs w:val="19"/>
        </w:rPr>
        <w:t xml:space="preserve">Here the purpose to contribute to change is clearly evident. </w:t>
      </w:r>
      <w:r w:rsidR="008C4439" w:rsidRPr="00EB415A">
        <w:rPr>
          <w:rFonts w:ascii="Verdana" w:eastAsia="Times New Roman" w:hAnsi="Verdana" w:cs="Times New Roman"/>
          <w:bCs/>
          <w:sz w:val="19"/>
          <w:szCs w:val="19"/>
        </w:rPr>
        <w:t>The application areas</w:t>
      </w:r>
      <w:r w:rsidRPr="00EB415A">
        <w:rPr>
          <w:rFonts w:ascii="Verdana" w:eastAsia="Times New Roman" w:hAnsi="Verdana" w:cs="Times New Roman"/>
          <w:bCs/>
          <w:sz w:val="19"/>
          <w:szCs w:val="19"/>
        </w:rPr>
        <w:t xml:space="preserve">, however, are very diverse and range from the improvement of a product to the improvement of medical treatment </w:t>
      </w:r>
      <w:r w:rsidR="008C4439" w:rsidRPr="00EB415A">
        <w:rPr>
          <w:rFonts w:ascii="Verdana" w:eastAsia="Times New Roman" w:hAnsi="Verdana" w:cs="Times New Roman"/>
          <w:bCs/>
          <w:sz w:val="19"/>
          <w:szCs w:val="19"/>
        </w:rPr>
        <w:t>or the mitigation of</w:t>
      </w:r>
      <w:r w:rsidRPr="00EB415A">
        <w:rPr>
          <w:rFonts w:ascii="Verdana" w:eastAsia="Times New Roman" w:hAnsi="Verdana" w:cs="Times New Roman"/>
          <w:bCs/>
          <w:sz w:val="19"/>
          <w:szCs w:val="19"/>
        </w:rPr>
        <w:t xml:space="preserve"> gender disparities. Many interviewees who reported that their goal was to improve something also said that it is essential to first better underst</w:t>
      </w:r>
      <w:r w:rsidR="008C4439" w:rsidRPr="00EB415A">
        <w:rPr>
          <w:rFonts w:ascii="Verdana" w:eastAsia="Times New Roman" w:hAnsi="Verdana" w:cs="Times New Roman"/>
          <w:bCs/>
          <w:sz w:val="19"/>
          <w:szCs w:val="19"/>
        </w:rPr>
        <w:t>and the researched topic. O</w:t>
      </w:r>
      <w:r w:rsidRPr="00EB415A">
        <w:rPr>
          <w:rFonts w:ascii="Verdana" w:eastAsia="Times New Roman" w:hAnsi="Verdana" w:cs="Times New Roman"/>
          <w:bCs/>
          <w:sz w:val="19"/>
          <w:szCs w:val="19"/>
        </w:rPr>
        <w:t xml:space="preserve">ne interviewee </w:t>
      </w:r>
      <w:r w:rsidR="008C4439" w:rsidRPr="00EB415A">
        <w:rPr>
          <w:rFonts w:ascii="Verdana" w:eastAsia="Times New Roman" w:hAnsi="Verdana" w:cs="Times New Roman"/>
          <w:bCs/>
          <w:sz w:val="19"/>
          <w:szCs w:val="19"/>
        </w:rPr>
        <w:t xml:space="preserve">clearly </w:t>
      </w:r>
      <w:r w:rsidRPr="00EB415A">
        <w:rPr>
          <w:rFonts w:ascii="Verdana" w:eastAsia="Times New Roman" w:hAnsi="Verdana" w:cs="Times New Roman"/>
          <w:bCs/>
          <w:sz w:val="19"/>
          <w:szCs w:val="19"/>
        </w:rPr>
        <w:t>stressed that while more detailed knowledge about a phenomenon is crucial, the motivation to improve the current situation is crucial for change or impact.</w:t>
      </w:r>
      <w:r w:rsidRPr="00EB415A">
        <w:rPr>
          <w:rFonts w:ascii="Verdana" w:eastAsia="Times New Roman" w:hAnsi="Verdana" w:cs="Times New Roman"/>
          <w:b/>
          <w:bCs/>
          <w:sz w:val="19"/>
          <w:szCs w:val="19"/>
        </w:rPr>
        <w:t xml:space="preserve"> </w:t>
      </w:r>
    </w:p>
    <w:p w14:paraId="1B42D311" w14:textId="3A0A5FF3" w:rsidR="002426EF" w:rsidRPr="003D1F31" w:rsidRDefault="00D00E26">
      <w:pPr>
        <w:spacing w:line="276" w:lineRule="auto"/>
        <w:ind w:left="680"/>
        <w:jc w:val="both"/>
        <w:rPr>
          <w:rFonts w:ascii="Verdana" w:eastAsia="Times New Roman" w:hAnsi="Verdana" w:cs="Times New Roman"/>
          <w:b/>
          <w:bCs/>
          <w:sz w:val="19"/>
          <w:szCs w:val="19"/>
        </w:rPr>
      </w:pPr>
      <w:r w:rsidRPr="003D1F31">
        <w:rPr>
          <w:rFonts w:ascii="Verdana" w:eastAsia="Times New Roman" w:hAnsi="Verdana" w:cs="Times New Roman"/>
          <w:sz w:val="19"/>
          <w:szCs w:val="19"/>
        </w:rPr>
        <w:t xml:space="preserve">What became apparent is that many interviewees, irrespective of their research field, had not only a social purpose </w:t>
      </w:r>
      <w:r w:rsidR="008C4439" w:rsidRPr="003D1F31">
        <w:rPr>
          <w:rFonts w:ascii="Verdana" w:eastAsia="Times New Roman" w:hAnsi="Verdana" w:cs="Times New Roman"/>
          <w:sz w:val="19"/>
          <w:szCs w:val="19"/>
        </w:rPr>
        <w:t xml:space="preserve">in a narrow sense </w:t>
      </w:r>
      <w:r w:rsidRPr="003D1F31">
        <w:rPr>
          <w:rFonts w:ascii="Verdana" w:eastAsia="Times New Roman" w:hAnsi="Verdana" w:cs="Times New Roman"/>
          <w:sz w:val="19"/>
          <w:szCs w:val="19"/>
        </w:rPr>
        <w:t xml:space="preserve">but also other intentions in mind. Accordingly, some </w:t>
      </w:r>
      <w:r w:rsidR="00EB415A">
        <w:rPr>
          <w:rFonts w:ascii="Verdana" w:eastAsia="Times New Roman" w:hAnsi="Verdana" w:cs="Times New Roman"/>
          <w:sz w:val="19"/>
          <w:szCs w:val="19"/>
        </w:rPr>
        <w:t>interviewees</w:t>
      </w:r>
      <w:r w:rsidRPr="003D1F31">
        <w:rPr>
          <w:rFonts w:ascii="Verdana" w:eastAsia="Times New Roman" w:hAnsi="Verdana" w:cs="Times New Roman"/>
          <w:sz w:val="19"/>
          <w:szCs w:val="19"/>
        </w:rPr>
        <w:t xml:space="preserve"> highlight</w:t>
      </w:r>
      <w:r w:rsidR="00EB415A">
        <w:rPr>
          <w:rFonts w:ascii="Verdana" w:eastAsia="Times New Roman" w:hAnsi="Verdana" w:cs="Times New Roman"/>
          <w:sz w:val="19"/>
          <w:szCs w:val="19"/>
        </w:rPr>
        <w:t>ed</w:t>
      </w:r>
      <w:r w:rsidRPr="003D1F31">
        <w:rPr>
          <w:rFonts w:ascii="Verdana" w:eastAsia="Times New Roman" w:hAnsi="Verdana" w:cs="Times New Roman"/>
          <w:sz w:val="19"/>
          <w:szCs w:val="19"/>
        </w:rPr>
        <w:t xml:space="preserve"> that it was crucial for their project not only to consider the </w:t>
      </w:r>
      <w:r w:rsidR="008C4439" w:rsidRPr="003D1F31">
        <w:rPr>
          <w:rFonts w:ascii="Verdana" w:eastAsia="Times New Roman" w:hAnsi="Verdana" w:cs="Times New Roman"/>
          <w:sz w:val="19"/>
          <w:szCs w:val="19"/>
        </w:rPr>
        <w:t xml:space="preserve">narrow </w:t>
      </w:r>
      <w:r w:rsidRPr="003D1F31">
        <w:rPr>
          <w:rFonts w:ascii="Verdana" w:eastAsia="Times New Roman" w:hAnsi="Verdana" w:cs="Times New Roman"/>
          <w:sz w:val="19"/>
          <w:szCs w:val="19"/>
        </w:rPr>
        <w:t xml:space="preserve">social aspects of the research topic but </w:t>
      </w:r>
      <w:r w:rsidR="008C4439" w:rsidRPr="003D1F31">
        <w:rPr>
          <w:rFonts w:ascii="Verdana" w:eastAsia="Times New Roman" w:hAnsi="Verdana" w:cs="Times New Roman"/>
          <w:sz w:val="19"/>
          <w:szCs w:val="19"/>
        </w:rPr>
        <w:t>broader social aspects too</w:t>
      </w:r>
      <w:r w:rsidRPr="003D1F31">
        <w:rPr>
          <w:rFonts w:ascii="Verdana" w:eastAsia="Times New Roman" w:hAnsi="Verdana" w:cs="Times New Roman"/>
          <w:sz w:val="19"/>
          <w:szCs w:val="19"/>
        </w:rPr>
        <w:t xml:space="preserve">, such as economic, ethical or legal </w:t>
      </w:r>
      <w:r w:rsidR="008C4439" w:rsidRPr="003D1F31">
        <w:rPr>
          <w:rFonts w:ascii="Verdana" w:eastAsia="Times New Roman" w:hAnsi="Verdana" w:cs="Times New Roman"/>
          <w:sz w:val="19"/>
          <w:szCs w:val="19"/>
        </w:rPr>
        <w:t>aspects</w:t>
      </w:r>
      <w:r w:rsidRPr="003D1F31">
        <w:rPr>
          <w:rFonts w:ascii="Verdana" w:eastAsia="Times New Roman" w:hAnsi="Verdana" w:cs="Times New Roman"/>
          <w:sz w:val="19"/>
          <w:szCs w:val="19"/>
        </w:rPr>
        <w:t>. Often these aspects seem intertwined and are essential to be acknowledged when aiming for societal impact.</w:t>
      </w:r>
    </w:p>
    <w:p w14:paraId="6DA7F4BC"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“We knew, when we studied these particular files, that there were social elements. But we couldn't dissociate these social elements from the financial, technical and technological elements, which were completely integrated into these discussions.” Interviewee 7</w:t>
      </w:r>
    </w:p>
    <w:p w14:paraId="025CDABA" w14:textId="2610C12B" w:rsidR="002426EF" w:rsidRPr="003D1F31" w:rsidRDefault="00D00E26" w:rsidP="00EB415A">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other cases, interviewees highlighted </w:t>
      </w:r>
      <w:r w:rsidR="008C4439" w:rsidRPr="003D1F31">
        <w:rPr>
          <w:rFonts w:ascii="Verdana" w:eastAsia="Times New Roman" w:hAnsi="Verdana" w:cs="Times New Roman"/>
          <w:sz w:val="19"/>
          <w:szCs w:val="19"/>
        </w:rPr>
        <w:t>no social purpose nor</w:t>
      </w:r>
      <w:r w:rsidRPr="003D1F31">
        <w:rPr>
          <w:rFonts w:ascii="Verdana" w:eastAsia="Times New Roman" w:hAnsi="Verdana" w:cs="Times New Roman"/>
          <w:sz w:val="19"/>
          <w:szCs w:val="19"/>
        </w:rPr>
        <w:t xml:space="preserve"> immediate social benefit or </w:t>
      </w:r>
      <w:r w:rsidR="008C4439" w:rsidRPr="003D1F31">
        <w:rPr>
          <w:rFonts w:ascii="Verdana" w:eastAsia="Times New Roman" w:hAnsi="Verdana" w:cs="Times New Roman"/>
          <w:sz w:val="19"/>
          <w:szCs w:val="19"/>
        </w:rPr>
        <w:t xml:space="preserve">argued that </w:t>
      </w:r>
      <w:r w:rsidRPr="003D1F31">
        <w:rPr>
          <w:rFonts w:ascii="Verdana" w:eastAsia="Times New Roman" w:hAnsi="Verdana" w:cs="Times New Roman"/>
          <w:sz w:val="19"/>
          <w:szCs w:val="19"/>
        </w:rPr>
        <w:t>the direct social aspect was not immediately recognisable. Several interview</w:t>
      </w:r>
      <w:r w:rsidR="00EB415A">
        <w:rPr>
          <w:rFonts w:ascii="Verdana" w:eastAsia="Times New Roman" w:hAnsi="Verdana" w:cs="Times New Roman"/>
          <w:sz w:val="19"/>
          <w:szCs w:val="19"/>
        </w:rPr>
        <w:t>ed PIs</w:t>
      </w:r>
      <w:r w:rsidRPr="003D1F31">
        <w:rPr>
          <w:rFonts w:ascii="Verdana" w:eastAsia="Times New Roman" w:hAnsi="Verdana" w:cs="Times New Roman"/>
          <w:sz w:val="19"/>
          <w:szCs w:val="19"/>
        </w:rPr>
        <w:t xml:space="preserve"> then stressed that there might be a social benefit, but a rather indirect one or one that develops over a longer period of time. One interviewee report</w:t>
      </w:r>
      <w:r w:rsidR="004C4826" w:rsidRPr="003D1F31">
        <w:rPr>
          <w:rFonts w:ascii="Verdana" w:eastAsia="Times New Roman" w:hAnsi="Verdana" w:cs="Times New Roman"/>
          <w:sz w:val="19"/>
          <w:szCs w:val="19"/>
        </w:rPr>
        <w:t>ed that the research team realis</w:t>
      </w:r>
      <w:r w:rsidRPr="003D1F31">
        <w:rPr>
          <w:rFonts w:ascii="Verdana" w:eastAsia="Times New Roman" w:hAnsi="Verdana" w:cs="Times New Roman"/>
          <w:sz w:val="19"/>
          <w:szCs w:val="19"/>
        </w:rPr>
        <w:t>ed after the project that the social potential of the</w:t>
      </w:r>
      <w:r w:rsidR="008C4439" w:rsidRPr="003D1F31">
        <w:rPr>
          <w:rFonts w:ascii="Verdana" w:eastAsia="Times New Roman" w:hAnsi="Verdana" w:cs="Times New Roman"/>
          <w:sz w:val="19"/>
          <w:szCs w:val="19"/>
        </w:rPr>
        <w:t>ir</w:t>
      </w:r>
      <w:r w:rsidRPr="003D1F31">
        <w:rPr>
          <w:rFonts w:ascii="Verdana" w:eastAsia="Times New Roman" w:hAnsi="Verdana" w:cs="Times New Roman"/>
          <w:sz w:val="19"/>
          <w:szCs w:val="19"/>
        </w:rPr>
        <w:t xml:space="preserve"> research had not been exhausted, which then led to follow-up projects with a more specific and clearer social purpose</w:t>
      </w:r>
      <w:r w:rsidR="008C4439" w:rsidRPr="003D1F31">
        <w:rPr>
          <w:rFonts w:ascii="Verdana" w:eastAsia="Times New Roman" w:hAnsi="Verdana" w:cs="Times New Roman"/>
          <w:sz w:val="19"/>
          <w:szCs w:val="19"/>
        </w:rPr>
        <w:t xml:space="preserve"> orientation. </w:t>
      </w:r>
    </w:p>
    <w:p w14:paraId="1A883541" w14:textId="5AD8BDBC" w:rsidR="0037669C" w:rsidRDefault="0037669C">
      <w:pPr>
        <w:pStyle w:val="RTDBody"/>
      </w:pPr>
    </w:p>
    <w:p w14:paraId="6B298075" w14:textId="77777777" w:rsidR="00ED269A" w:rsidRDefault="00ED269A" w:rsidP="00ED269A">
      <w:pPr>
        <w:jc w:val="both"/>
        <w:rPr>
          <w:rFonts w:ascii="Verdana" w:hAnsi="Verdana"/>
          <w:sz w:val="19"/>
          <w:szCs w:val="19"/>
        </w:rPr>
      </w:pPr>
    </w:p>
    <w:p w14:paraId="47F3C4F1" w14:textId="29082A72" w:rsidR="00ED269A" w:rsidRDefault="00ED269A">
      <w:pPr>
        <w:pStyle w:val="RTDBody"/>
      </w:pPr>
    </w:p>
    <w:p w14:paraId="3951317B" w14:textId="77777777" w:rsidR="00ED269A" w:rsidRPr="003D1F31" w:rsidRDefault="00ED269A">
      <w:pPr>
        <w:pStyle w:val="RTDBody"/>
      </w:pPr>
    </w:p>
    <w:p w14:paraId="6D35A3FF" w14:textId="210F8833" w:rsidR="0037669C" w:rsidRPr="003D1F31" w:rsidRDefault="008D3304" w:rsidP="0037669C">
      <w:pPr>
        <w:pStyle w:val="RTDHeading03"/>
        <w:rPr>
          <w:sz w:val="19"/>
          <w:szCs w:val="19"/>
        </w:rPr>
      </w:pPr>
      <w:bookmarkStart w:id="74" w:name="_Toc106728075"/>
      <w:r w:rsidRPr="003D1F31">
        <w:rPr>
          <w:sz w:val="19"/>
          <w:szCs w:val="19"/>
        </w:rPr>
        <w:t>Intended c</w:t>
      </w:r>
      <w:r w:rsidR="0037669C" w:rsidRPr="003D1F31">
        <w:rPr>
          <w:sz w:val="19"/>
          <w:szCs w:val="19"/>
        </w:rPr>
        <w:t>hange amongst whom?</w:t>
      </w:r>
      <w:bookmarkEnd w:id="74"/>
    </w:p>
    <w:p w14:paraId="5CE549A5" w14:textId="0D6F33CF" w:rsidR="0037669C" w:rsidRPr="003D1F31" w:rsidRDefault="0037669C" w:rsidP="0037669C">
      <w:pPr>
        <w:spacing w:line="276" w:lineRule="auto"/>
        <w:jc w:val="both"/>
        <w:rPr>
          <w:rFonts w:ascii="Verdana" w:hAnsi="Verdana"/>
          <w:sz w:val="19"/>
          <w:szCs w:val="19"/>
        </w:rPr>
      </w:pPr>
      <w:r w:rsidRPr="003D1F31">
        <w:rPr>
          <w:rFonts w:ascii="Verdana" w:hAnsi="Verdana"/>
          <w:sz w:val="19"/>
          <w:szCs w:val="19"/>
        </w:rPr>
        <w:t xml:space="preserve">To better understand projects’ purposes </w:t>
      </w:r>
      <w:r w:rsidR="00E04DC7">
        <w:rPr>
          <w:rFonts w:ascii="Verdana" w:hAnsi="Verdana"/>
          <w:sz w:val="19"/>
          <w:szCs w:val="19"/>
        </w:rPr>
        <w:t>for certain</w:t>
      </w:r>
      <w:r w:rsidRPr="003D1F31">
        <w:rPr>
          <w:rFonts w:ascii="Verdana" w:hAnsi="Verdana"/>
          <w:sz w:val="19"/>
          <w:szCs w:val="19"/>
        </w:rPr>
        <w:t xml:space="preserve"> target groups</w:t>
      </w:r>
      <w:r w:rsidR="00E04DC7">
        <w:rPr>
          <w:rFonts w:ascii="Verdana" w:hAnsi="Verdana"/>
          <w:sz w:val="19"/>
          <w:szCs w:val="19"/>
        </w:rPr>
        <w:t>,</w:t>
      </w:r>
      <w:r w:rsidRPr="003D1F31">
        <w:rPr>
          <w:rFonts w:ascii="Verdana" w:hAnsi="Verdana"/>
          <w:sz w:val="19"/>
          <w:szCs w:val="19"/>
        </w:rPr>
        <w:t xml:space="preserve"> several true/false statements were posted in the survey. Most of the respondents to the survey who aimed to benefit non-academic target groups intentionally (i.e. by creating a deliberate research design to benefit non-academic target groups) (n= 227) had a rather universal view regarding the target groups of their research and responded that they work towards improving people</w:t>
      </w:r>
      <w:r w:rsidR="00E04DC7">
        <w:rPr>
          <w:rFonts w:ascii="Verdana" w:hAnsi="Verdana"/>
          <w:sz w:val="19"/>
          <w:szCs w:val="19"/>
        </w:rPr>
        <w:t>’s lives in general (see Table 7</w:t>
      </w:r>
      <w:r w:rsidRPr="003D1F31">
        <w:rPr>
          <w:rFonts w:ascii="Verdana" w:hAnsi="Verdana"/>
          <w:sz w:val="19"/>
          <w:szCs w:val="19"/>
        </w:rPr>
        <w:t xml:space="preserve">). These are 46% of the total responding survey population (n= 361). </w:t>
      </w:r>
    </w:p>
    <w:p w14:paraId="4D7ABADD" w14:textId="039F1C64" w:rsidR="0037669C" w:rsidRPr="003D1F31" w:rsidRDefault="0037669C" w:rsidP="0037669C">
      <w:pPr>
        <w:spacing w:line="276" w:lineRule="auto"/>
        <w:jc w:val="both"/>
        <w:rPr>
          <w:rFonts w:ascii="Verdana" w:hAnsi="Verdana"/>
          <w:sz w:val="19"/>
          <w:szCs w:val="19"/>
        </w:rPr>
      </w:pPr>
      <w:r w:rsidRPr="003D1F31">
        <w:rPr>
          <w:rFonts w:ascii="Verdana" w:hAnsi="Verdana"/>
          <w:sz w:val="19"/>
          <w:szCs w:val="19"/>
        </w:rPr>
        <w:t xml:space="preserve">50% of the surveyed PIs who aimed to benefit non-academic target groups had the objective to enable diversity and exchange of different perspectives, which is an important feature of awareness raising. This corresponds to 31% of the total overall sample of respondents to the survey. 25% of the overall responding PIs to our survey expressed an intention to empower people in general or specific groups. Almost 20% of the total responding survey population target a group of specific social needs and 14% responded that they even included socially disadvantaged or marginalised group in their research </w:t>
      </w:r>
    </w:p>
    <w:p w14:paraId="2E6937E8" w14:textId="77777777" w:rsidR="0037669C" w:rsidRPr="003D1F31" w:rsidRDefault="0037669C" w:rsidP="0037669C">
      <w:pPr>
        <w:rPr>
          <w:rFonts w:ascii="Verdana" w:hAnsi="Verdana"/>
          <w:sz w:val="19"/>
          <w:szCs w:val="19"/>
        </w:rPr>
      </w:pPr>
    </w:p>
    <w:p w14:paraId="15929514" w14:textId="08042D8E" w:rsidR="0037669C" w:rsidRPr="003D1F31" w:rsidRDefault="0037669C" w:rsidP="0037669C">
      <w:pPr>
        <w:pStyle w:val="Caption"/>
        <w:keepNext/>
        <w:rPr>
          <w:rFonts w:ascii="Verdana" w:hAnsi="Verdana"/>
        </w:rPr>
      </w:pPr>
      <w:bookmarkStart w:id="75" w:name="_Toc100567249"/>
      <w:bookmarkStart w:id="76" w:name="_Toc106728155"/>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10</w:t>
      </w:r>
      <w:r w:rsidRPr="003D1F31">
        <w:rPr>
          <w:rFonts w:ascii="Verdana" w:hAnsi="Verdana"/>
        </w:rPr>
        <w:fldChar w:fldCharType="end"/>
      </w:r>
      <w:r w:rsidRPr="003D1F31">
        <w:rPr>
          <w:rFonts w:ascii="Verdana" w:hAnsi="Verdana"/>
        </w:rPr>
        <w:t>: Distribution of target group goals</w:t>
      </w:r>
      <w:bookmarkEnd w:id="75"/>
      <w:bookmarkEnd w:id="76"/>
    </w:p>
    <w:tbl>
      <w:tblPr>
        <w:tblStyle w:val="ListTable3"/>
        <w:tblW w:w="9062" w:type="dxa"/>
        <w:tblLayout w:type="fixed"/>
        <w:tblLook w:val="04A0" w:firstRow="1" w:lastRow="0" w:firstColumn="1" w:lastColumn="0" w:noHBand="0" w:noVBand="1"/>
      </w:tblPr>
      <w:tblGrid>
        <w:gridCol w:w="5387"/>
        <w:gridCol w:w="918"/>
        <w:gridCol w:w="919"/>
        <w:gridCol w:w="919"/>
        <w:gridCol w:w="919"/>
      </w:tblGrid>
      <w:tr w:rsidR="0037669C" w:rsidRPr="003D1F31" w14:paraId="00E9E037" w14:textId="77777777" w:rsidTr="00137D25">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5387" w:type="dxa"/>
          </w:tcPr>
          <w:p w14:paraId="336DE9EC" w14:textId="77777777" w:rsidR="0037669C" w:rsidRPr="003D1F31" w:rsidRDefault="0037669C" w:rsidP="00137D25">
            <w:pPr>
              <w:spacing w:after="0" w:line="240" w:lineRule="auto"/>
              <w:rPr>
                <w:rFonts w:ascii="Verdana" w:eastAsia="Calibri" w:hAnsi="Verdana"/>
                <w:color w:val="FFFFFF"/>
                <w:sz w:val="16"/>
                <w:szCs w:val="16"/>
              </w:rPr>
            </w:pPr>
            <w:r w:rsidRPr="003D1F31">
              <w:rPr>
                <w:rFonts w:ascii="Verdana" w:eastAsia="Calibri" w:hAnsi="Verdana"/>
                <w:color w:val="FFFFFF"/>
                <w:sz w:val="16"/>
                <w:szCs w:val="16"/>
              </w:rPr>
              <w:t>Goal</w:t>
            </w:r>
          </w:p>
        </w:tc>
        <w:tc>
          <w:tcPr>
            <w:tcW w:w="918" w:type="dxa"/>
            <w:tcBorders>
              <w:left w:val="nil"/>
              <w:bottom w:val="nil"/>
              <w:right w:val="nil"/>
            </w:tcBorders>
          </w:tcPr>
          <w:p w14:paraId="1AB3CB6B" w14:textId="77777777" w:rsidR="0037669C" w:rsidRPr="003D1F31" w:rsidRDefault="0037669C" w:rsidP="00137D25">
            <w:pPr>
              <w:spacing w:after="0" w:line="240" w:lineRule="auto"/>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r w:rsidRPr="003D1F31">
              <w:rPr>
                <w:rFonts w:ascii="Verdana" w:eastAsia="Calibri" w:hAnsi="Verdana"/>
                <w:color w:val="FFFFFF"/>
                <w:sz w:val="16"/>
                <w:szCs w:val="16"/>
              </w:rPr>
              <w:t>no</w:t>
            </w:r>
          </w:p>
        </w:tc>
        <w:tc>
          <w:tcPr>
            <w:tcW w:w="919" w:type="dxa"/>
            <w:tcBorders>
              <w:left w:val="nil"/>
              <w:bottom w:val="nil"/>
              <w:right w:val="nil"/>
            </w:tcBorders>
          </w:tcPr>
          <w:p w14:paraId="7E8F82B0" w14:textId="77777777" w:rsidR="0037669C" w:rsidRPr="003D1F31" w:rsidRDefault="0037669C" w:rsidP="00137D25">
            <w:pPr>
              <w:spacing w:after="0" w:line="240" w:lineRule="auto"/>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p>
        </w:tc>
        <w:tc>
          <w:tcPr>
            <w:tcW w:w="919" w:type="dxa"/>
            <w:tcBorders>
              <w:left w:val="nil"/>
              <w:bottom w:val="nil"/>
              <w:right w:val="nil"/>
            </w:tcBorders>
          </w:tcPr>
          <w:p w14:paraId="62958A54" w14:textId="77777777" w:rsidR="0037669C" w:rsidRPr="003D1F31" w:rsidRDefault="0037669C" w:rsidP="00137D25">
            <w:pPr>
              <w:spacing w:after="0" w:line="240" w:lineRule="auto"/>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r w:rsidRPr="003D1F31">
              <w:rPr>
                <w:rFonts w:ascii="Verdana" w:eastAsia="Calibri" w:hAnsi="Verdana"/>
                <w:color w:val="FFFFFF"/>
                <w:sz w:val="16"/>
                <w:szCs w:val="16"/>
              </w:rPr>
              <w:t>yes</w:t>
            </w:r>
          </w:p>
        </w:tc>
        <w:tc>
          <w:tcPr>
            <w:tcW w:w="919" w:type="dxa"/>
            <w:tcBorders>
              <w:left w:val="nil"/>
              <w:bottom w:val="nil"/>
            </w:tcBorders>
          </w:tcPr>
          <w:p w14:paraId="1DE8A40A" w14:textId="77777777" w:rsidR="0037669C" w:rsidRPr="003D1F31" w:rsidRDefault="0037669C" w:rsidP="00137D25">
            <w:pPr>
              <w:spacing w:after="0" w:line="240" w:lineRule="auto"/>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p>
        </w:tc>
      </w:tr>
      <w:tr w:rsidR="0037669C" w:rsidRPr="003D1F31" w14:paraId="406254EA" w14:textId="77777777" w:rsidTr="00137D2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387" w:type="dxa"/>
          </w:tcPr>
          <w:p w14:paraId="274B4385" w14:textId="77777777" w:rsidR="0037669C" w:rsidRPr="003D1F31" w:rsidRDefault="0037669C" w:rsidP="00137D25">
            <w:pPr>
              <w:spacing w:after="0" w:line="240" w:lineRule="auto"/>
              <w:rPr>
                <w:rFonts w:ascii="Verdana" w:eastAsia="Calibri" w:hAnsi="Verdana"/>
                <w:sz w:val="16"/>
                <w:szCs w:val="16"/>
              </w:rPr>
            </w:pPr>
          </w:p>
        </w:tc>
        <w:tc>
          <w:tcPr>
            <w:tcW w:w="918" w:type="dxa"/>
            <w:tcBorders>
              <w:left w:val="nil"/>
              <w:right w:val="nil"/>
            </w:tcBorders>
          </w:tcPr>
          <w:p w14:paraId="0D6A1F3C" w14:textId="77777777" w:rsidR="0037669C" w:rsidRPr="003D1F31" w:rsidRDefault="0037669C" w:rsidP="00137D2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abs</w:t>
            </w:r>
          </w:p>
        </w:tc>
        <w:tc>
          <w:tcPr>
            <w:tcW w:w="919" w:type="dxa"/>
            <w:tcBorders>
              <w:left w:val="nil"/>
              <w:right w:val="nil"/>
            </w:tcBorders>
            <w:shd w:val="clear" w:color="auto" w:fill="E7E6E6" w:themeFill="background2"/>
          </w:tcPr>
          <w:p w14:paraId="3B3CFE93" w14:textId="77777777" w:rsidR="0037669C" w:rsidRPr="003D1F31" w:rsidRDefault="0037669C" w:rsidP="00137D2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w:t>
            </w:r>
          </w:p>
        </w:tc>
        <w:tc>
          <w:tcPr>
            <w:tcW w:w="919" w:type="dxa"/>
            <w:tcBorders>
              <w:left w:val="nil"/>
              <w:right w:val="nil"/>
            </w:tcBorders>
          </w:tcPr>
          <w:p w14:paraId="2DFF3152" w14:textId="77777777" w:rsidR="0037669C" w:rsidRPr="003D1F31" w:rsidRDefault="0037669C" w:rsidP="00137D2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abs</w:t>
            </w:r>
          </w:p>
        </w:tc>
        <w:tc>
          <w:tcPr>
            <w:tcW w:w="919" w:type="dxa"/>
            <w:tcBorders>
              <w:left w:val="nil"/>
            </w:tcBorders>
            <w:shd w:val="clear" w:color="auto" w:fill="E7E6E6" w:themeFill="background2"/>
          </w:tcPr>
          <w:p w14:paraId="3213E5C4" w14:textId="77777777" w:rsidR="0037669C" w:rsidRPr="003D1F31" w:rsidRDefault="0037669C" w:rsidP="00137D2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w:t>
            </w:r>
          </w:p>
        </w:tc>
      </w:tr>
      <w:tr w:rsidR="0037669C" w:rsidRPr="003D1F31" w14:paraId="3273A7C4" w14:textId="77777777" w:rsidTr="00137D25">
        <w:trPr>
          <w:trHeight w:val="276"/>
        </w:trPr>
        <w:tc>
          <w:tcPr>
            <w:cnfStyle w:val="001000000000" w:firstRow="0" w:lastRow="0" w:firstColumn="1" w:lastColumn="0" w:oddVBand="0" w:evenVBand="0" w:oddHBand="0" w:evenHBand="0" w:firstRowFirstColumn="0" w:firstRowLastColumn="0" w:lastRowFirstColumn="0" w:lastRowLastColumn="0"/>
            <w:tcW w:w="5387" w:type="dxa"/>
            <w:tcBorders>
              <w:top w:val="nil"/>
              <w:bottom w:val="nil"/>
            </w:tcBorders>
          </w:tcPr>
          <w:p w14:paraId="17605E24" w14:textId="77777777" w:rsidR="0037669C" w:rsidRPr="003D1F31" w:rsidRDefault="0037669C" w:rsidP="00137D25">
            <w:pPr>
              <w:spacing w:after="0" w:line="240" w:lineRule="auto"/>
              <w:rPr>
                <w:rFonts w:ascii="Verdana" w:eastAsia="Calibri" w:hAnsi="Verdana"/>
                <w:sz w:val="16"/>
                <w:szCs w:val="16"/>
              </w:rPr>
            </w:pPr>
            <w:r w:rsidRPr="003D1F31">
              <w:rPr>
                <w:rFonts w:ascii="Verdana" w:eastAsia="Calibri" w:hAnsi="Verdana"/>
                <w:sz w:val="16"/>
                <w:szCs w:val="16"/>
              </w:rPr>
              <w:t>targeted a group of people with specific social needs (n= 221)</w:t>
            </w:r>
          </w:p>
        </w:tc>
        <w:tc>
          <w:tcPr>
            <w:tcW w:w="918" w:type="dxa"/>
            <w:tcBorders>
              <w:top w:val="nil"/>
              <w:left w:val="nil"/>
              <w:bottom w:val="nil"/>
              <w:right w:val="nil"/>
            </w:tcBorders>
            <w:vAlign w:val="center"/>
          </w:tcPr>
          <w:p w14:paraId="67084957"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151</w:t>
            </w:r>
          </w:p>
        </w:tc>
        <w:tc>
          <w:tcPr>
            <w:tcW w:w="919" w:type="dxa"/>
            <w:tcBorders>
              <w:top w:val="nil"/>
              <w:left w:val="nil"/>
              <w:bottom w:val="nil"/>
              <w:right w:val="nil"/>
            </w:tcBorders>
            <w:shd w:val="clear" w:color="auto" w:fill="E7E6E6" w:themeFill="background2"/>
            <w:vAlign w:val="center"/>
          </w:tcPr>
          <w:p w14:paraId="43F28CA3"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68.33%</w:t>
            </w:r>
          </w:p>
        </w:tc>
        <w:tc>
          <w:tcPr>
            <w:tcW w:w="919" w:type="dxa"/>
            <w:tcBorders>
              <w:top w:val="nil"/>
              <w:left w:val="nil"/>
              <w:bottom w:val="nil"/>
              <w:right w:val="nil"/>
            </w:tcBorders>
            <w:vAlign w:val="center"/>
          </w:tcPr>
          <w:p w14:paraId="4B0A109F"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70</w:t>
            </w:r>
          </w:p>
        </w:tc>
        <w:tc>
          <w:tcPr>
            <w:tcW w:w="919" w:type="dxa"/>
            <w:tcBorders>
              <w:top w:val="nil"/>
              <w:left w:val="nil"/>
              <w:bottom w:val="nil"/>
            </w:tcBorders>
            <w:shd w:val="clear" w:color="auto" w:fill="E7E6E6" w:themeFill="background2"/>
            <w:vAlign w:val="center"/>
          </w:tcPr>
          <w:p w14:paraId="5C2C8192"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31.67%</w:t>
            </w:r>
          </w:p>
        </w:tc>
      </w:tr>
      <w:tr w:rsidR="0037669C" w:rsidRPr="003D1F31" w14:paraId="2597CDF7" w14:textId="77777777" w:rsidTr="00137D2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387" w:type="dxa"/>
          </w:tcPr>
          <w:p w14:paraId="19F7C8FF" w14:textId="77777777" w:rsidR="0037669C" w:rsidRPr="003D1F31" w:rsidRDefault="0037669C" w:rsidP="00137D25">
            <w:pPr>
              <w:spacing w:after="0" w:line="240" w:lineRule="auto"/>
              <w:rPr>
                <w:rFonts w:ascii="Verdana" w:eastAsia="Calibri" w:hAnsi="Verdana"/>
                <w:sz w:val="16"/>
                <w:szCs w:val="16"/>
              </w:rPr>
            </w:pPr>
            <w:r w:rsidRPr="003D1F31">
              <w:rPr>
                <w:rFonts w:ascii="Verdana" w:eastAsia="Calibri" w:hAnsi="Verdana"/>
                <w:sz w:val="16"/>
                <w:szCs w:val="16"/>
              </w:rPr>
              <w:t>included socially disadvantaged or marginalised people (n=219)</w:t>
            </w:r>
          </w:p>
        </w:tc>
        <w:tc>
          <w:tcPr>
            <w:tcW w:w="918" w:type="dxa"/>
            <w:tcBorders>
              <w:left w:val="nil"/>
              <w:right w:val="nil"/>
            </w:tcBorders>
            <w:vAlign w:val="center"/>
          </w:tcPr>
          <w:p w14:paraId="51E69A5B"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170</w:t>
            </w:r>
          </w:p>
        </w:tc>
        <w:tc>
          <w:tcPr>
            <w:tcW w:w="919" w:type="dxa"/>
            <w:tcBorders>
              <w:left w:val="nil"/>
              <w:right w:val="nil"/>
            </w:tcBorders>
            <w:shd w:val="clear" w:color="auto" w:fill="E7E6E6" w:themeFill="background2"/>
            <w:vAlign w:val="center"/>
          </w:tcPr>
          <w:p w14:paraId="16BC65FC"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77.63%</w:t>
            </w:r>
          </w:p>
        </w:tc>
        <w:tc>
          <w:tcPr>
            <w:tcW w:w="919" w:type="dxa"/>
            <w:tcBorders>
              <w:left w:val="nil"/>
              <w:right w:val="nil"/>
            </w:tcBorders>
            <w:vAlign w:val="center"/>
          </w:tcPr>
          <w:p w14:paraId="54A12E9E"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49</w:t>
            </w:r>
          </w:p>
        </w:tc>
        <w:tc>
          <w:tcPr>
            <w:tcW w:w="919" w:type="dxa"/>
            <w:tcBorders>
              <w:left w:val="nil"/>
            </w:tcBorders>
            <w:shd w:val="clear" w:color="auto" w:fill="E7E6E6" w:themeFill="background2"/>
            <w:vAlign w:val="center"/>
          </w:tcPr>
          <w:p w14:paraId="46863479"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22.37%</w:t>
            </w:r>
          </w:p>
        </w:tc>
      </w:tr>
      <w:tr w:rsidR="0037669C" w:rsidRPr="003D1F31" w14:paraId="252EFE69" w14:textId="77777777" w:rsidTr="00137D25">
        <w:trPr>
          <w:trHeight w:val="276"/>
        </w:trPr>
        <w:tc>
          <w:tcPr>
            <w:cnfStyle w:val="001000000000" w:firstRow="0" w:lastRow="0" w:firstColumn="1" w:lastColumn="0" w:oddVBand="0" w:evenVBand="0" w:oddHBand="0" w:evenHBand="0" w:firstRowFirstColumn="0" w:firstRowLastColumn="0" w:lastRowFirstColumn="0" w:lastRowLastColumn="0"/>
            <w:tcW w:w="5387" w:type="dxa"/>
            <w:tcBorders>
              <w:top w:val="nil"/>
              <w:bottom w:val="nil"/>
            </w:tcBorders>
          </w:tcPr>
          <w:p w14:paraId="4BC5458F" w14:textId="77777777" w:rsidR="0037669C" w:rsidRPr="003D1F31" w:rsidRDefault="0037669C" w:rsidP="00137D25">
            <w:pPr>
              <w:spacing w:after="0" w:line="240" w:lineRule="auto"/>
              <w:rPr>
                <w:rFonts w:ascii="Verdana" w:eastAsia="Calibri" w:hAnsi="Verdana"/>
                <w:sz w:val="16"/>
                <w:szCs w:val="16"/>
              </w:rPr>
            </w:pPr>
            <w:r w:rsidRPr="003D1F31">
              <w:rPr>
                <w:rFonts w:ascii="Verdana" w:eastAsia="Calibri" w:hAnsi="Verdana"/>
                <w:sz w:val="16"/>
                <w:szCs w:val="16"/>
              </w:rPr>
              <w:t>worked towards improving people’s lives (n=222)</w:t>
            </w:r>
          </w:p>
        </w:tc>
        <w:tc>
          <w:tcPr>
            <w:tcW w:w="918" w:type="dxa"/>
            <w:tcBorders>
              <w:top w:val="nil"/>
              <w:left w:val="nil"/>
              <w:bottom w:val="nil"/>
              <w:right w:val="nil"/>
            </w:tcBorders>
            <w:vAlign w:val="center"/>
          </w:tcPr>
          <w:p w14:paraId="6A0A6E11"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55</w:t>
            </w:r>
          </w:p>
        </w:tc>
        <w:tc>
          <w:tcPr>
            <w:tcW w:w="919" w:type="dxa"/>
            <w:tcBorders>
              <w:top w:val="nil"/>
              <w:left w:val="nil"/>
              <w:bottom w:val="nil"/>
              <w:right w:val="nil"/>
            </w:tcBorders>
            <w:shd w:val="clear" w:color="auto" w:fill="E7E6E6" w:themeFill="background2"/>
            <w:vAlign w:val="center"/>
          </w:tcPr>
          <w:p w14:paraId="2D2D6A54"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24.77%</w:t>
            </w:r>
          </w:p>
        </w:tc>
        <w:tc>
          <w:tcPr>
            <w:tcW w:w="919" w:type="dxa"/>
            <w:tcBorders>
              <w:top w:val="nil"/>
              <w:left w:val="nil"/>
              <w:bottom w:val="nil"/>
              <w:right w:val="nil"/>
            </w:tcBorders>
            <w:vAlign w:val="center"/>
          </w:tcPr>
          <w:p w14:paraId="4254DE6D"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167</w:t>
            </w:r>
          </w:p>
        </w:tc>
        <w:tc>
          <w:tcPr>
            <w:tcW w:w="919" w:type="dxa"/>
            <w:tcBorders>
              <w:top w:val="nil"/>
              <w:left w:val="nil"/>
              <w:bottom w:val="nil"/>
            </w:tcBorders>
            <w:shd w:val="clear" w:color="auto" w:fill="E7E6E6" w:themeFill="background2"/>
            <w:vAlign w:val="center"/>
          </w:tcPr>
          <w:p w14:paraId="4CE5C121"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75.23%</w:t>
            </w:r>
          </w:p>
        </w:tc>
      </w:tr>
      <w:tr w:rsidR="0037669C" w:rsidRPr="003D1F31" w14:paraId="4810316F" w14:textId="77777777" w:rsidTr="00137D2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387" w:type="dxa"/>
          </w:tcPr>
          <w:p w14:paraId="16E2B972" w14:textId="77777777" w:rsidR="0037669C" w:rsidRPr="003D1F31" w:rsidRDefault="0037669C" w:rsidP="00137D25">
            <w:pPr>
              <w:spacing w:after="0" w:line="240" w:lineRule="auto"/>
              <w:rPr>
                <w:rFonts w:ascii="Verdana" w:eastAsia="Calibri" w:hAnsi="Verdana"/>
                <w:sz w:val="16"/>
                <w:szCs w:val="16"/>
              </w:rPr>
            </w:pPr>
            <w:r w:rsidRPr="003D1F31">
              <w:rPr>
                <w:rFonts w:ascii="Verdana" w:eastAsia="Calibri" w:hAnsi="Verdana"/>
                <w:sz w:val="16"/>
                <w:szCs w:val="16"/>
              </w:rPr>
              <w:t>aimed at empowering people (in general or specific groups) (n=221)</w:t>
            </w:r>
          </w:p>
        </w:tc>
        <w:tc>
          <w:tcPr>
            <w:tcW w:w="918" w:type="dxa"/>
            <w:tcBorders>
              <w:left w:val="nil"/>
              <w:right w:val="nil"/>
            </w:tcBorders>
            <w:vAlign w:val="center"/>
          </w:tcPr>
          <w:p w14:paraId="12F0FFD7"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131</w:t>
            </w:r>
          </w:p>
        </w:tc>
        <w:tc>
          <w:tcPr>
            <w:tcW w:w="919" w:type="dxa"/>
            <w:tcBorders>
              <w:left w:val="nil"/>
              <w:right w:val="nil"/>
            </w:tcBorders>
            <w:shd w:val="clear" w:color="auto" w:fill="E7E6E6" w:themeFill="background2"/>
            <w:vAlign w:val="center"/>
          </w:tcPr>
          <w:p w14:paraId="4293A223"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59.28%</w:t>
            </w:r>
          </w:p>
        </w:tc>
        <w:tc>
          <w:tcPr>
            <w:tcW w:w="919" w:type="dxa"/>
            <w:tcBorders>
              <w:left w:val="nil"/>
              <w:right w:val="nil"/>
            </w:tcBorders>
            <w:vAlign w:val="center"/>
          </w:tcPr>
          <w:p w14:paraId="34BFFA0C"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90</w:t>
            </w:r>
          </w:p>
        </w:tc>
        <w:tc>
          <w:tcPr>
            <w:tcW w:w="919" w:type="dxa"/>
            <w:tcBorders>
              <w:left w:val="nil"/>
            </w:tcBorders>
            <w:shd w:val="clear" w:color="auto" w:fill="E7E6E6" w:themeFill="background2"/>
            <w:vAlign w:val="center"/>
          </w:tcPr>
          <w:p w14:paraId="43E87653"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40.72%</w:t>
            </w:r>
          </w:p>
        </w:tc>
      </w:tr>
      <w:tr w:rsidR="0037669C" w:rsidRPr="003D1F31" w14:paraId="759EB74A" w14:textId="77777777" w:rsidTr="00137D25">
        <w:trPr>
          <w:trHeight w:val="276"/>
        </w:trPr>
        <w:tc>
          <w:tcPr>
            <w:cnfStyle w:val="001000000000" w:firstRow="0" w:lastRow="0" w:firstColumn="1" w:lastColumn="0" w:oddVBand="0" w:evenVBand="0" w:oddHBand="0" w:evenHBand="0" w:firstRowFirstColumn="0" w:firstRowLastColumn="0" w:lastRowFirstColumn="0" w:lastRowLastColumn="0"/>
            <w:tcW w:w="5387" w:type="dxa"/>
            <w:tcBorders>
              <w:top w:val="nil"/>
            </w:tcBorders>
          </w:tcPr>
          <w:p w14:paraId="30453CA7" w14:textId="77777777" w:rsidR="0037669C" w:rsidRPr="003D1F31" w:rsidRDefault="0037669C" w:rsidP="00137D25">
            <w:pPr>
              <w:spacing w:after="0" w:line="240" w:lineRule="auto"/>
              <w:rPr>
                <w:rFonts w:ascii="Verdana" w:eastAsia="Calibri" w:hAnsi="Verdana"/>
                <w:sz w:val="16"/>
                <w:szCs w:val="16"/>
              </w:rPr>
            </w:pPr>
            <w:r w:rsidRPr="003D1F31">
              <w:rPr>
                <w:rFonts w:ascii="Verdana" w:eastAsia="Calibri" w:hAnsi="Verdana"/>
                <w:sz w:val="16"/>
                <w:szCs w:val="16"/>
              </w:rPr>
              <w:t>enabled diversity and exchange of different perspectives (n=221)</w:t>
            </w:r>
          </w:p>
        </w:tc>
        <w:tc>
          <w:tcPr>
            <w:tcW w:w="918" w:type="dxa"/>
            <w:tcBorders>
              <w:top w:val="nil"/>
              <w:left w:val="nil"/>
              <w:right w:val="nil"/>
            </w:tcBorders>
            <w:vAlign w:val="center"/>
          </w:tcPr>
          <w:p w14:paraId="6B349786"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108</w:t>
            </w:r>
          </w:p>
        </w:tc>
        <w:tc>
          <w:tcPr>
            <w:tcW w:w="919" w:type="dxa"/>
            <w:tcBorders>
              <w:top w:val="nil"/>
              <w:left w:val="nil"/>
              <w:right w:val="nil"/>
            </w:tcBorders>
            <w:shd w:val="clear" w:color="auto" w:fill="E7E6E6" w:themeFill="background2"/>
            <w:vAlign w:val="center"/>
          </w:tcPr>
          <w:p w14:paraId="5BA5ED1C"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48.87%</w:t>
            </w:r>
          </w:p>
        </w:tc>
        <w:tc>
          <w:tcPr>
            <w:tcW w:w="919" w:type="dxa"/>
            <w:tcBorders>
              <w:top w:val="nil"/>
              <w:left w:val="nil"/>
              <w:right w:val="nil"/>
            </w:tcBorders>
            <w:vAlign w:val="center"/>
          </w:tcPr>
          <w:p w14:paraId="078627B6"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113</w:t>
            </w:r>
          </w:p>
        </w:tc>
        <w:tc>
          <w:tcPr>
            <w:tcW w:w="919" w:type="dxa"/>
            <w:tcBorders>
              <w:top w:val="nil"/>
              <w:left w:val="nil"/>
            </w:tcBorders>
            <w:shd w:val="clear" w:color="auto" w:fill="E7E6E6" w:themeFill="background2"/>
            <w:vAlign w:val="center"/>
          </w:tcPr>
          <w:p w14:paraId="40AE311B"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51.13%</w:t>
            </w:r>
          </w:p>
        </w:tc>
      </w:tr>
    </w:tbl>
    <w:p w14:paraId="64EA93F5" w14:textId="1D10B0B9" w:rsidR="0037669C" w:rsidRPr="003D1F31" w:rsidRDefault="0037669C" w:rsidP="007F523B">
      <w:pPr>
        <w:pStyle w:val="RTDBody"/>
      </w:pPr>
    </w:p>
    <w:p w14:paraId="52ACDD4F" w14:textId="0C3EAF57" w:rsidR="0037669C" w:rsidRPr="003D1F31" w:rsidRDefault="00E04DC7" w:rsidP="007F523B">
      <w:pPr>
        <w:spacing w:line="276" w:lineRule="auto"/>
        <w:jc w:val="both"/>
        <w:rPr>
          <w:rFonts w:ascii="Verdana" w:hAnsi="Verdana"/>
          <w:sz w:val="19"/>
          <w:szCs w:val="19"/>
        </w:rPr>
      </w:pPr>
      <w:r>
        <w:rPr>
          <w:rFonts w:ascii="Verdana" w:hAnsi="Verdana"/>
          <w:sz w:val="19"/>
          <w:szCs w:val="19"/>
        </w:rPr>
        <w:t>The interviews with</w:t>
      </w:r>
      <w:r w:rsidR="004E35A9" w:rsidRPr="003D1F31">
        <w:rPr>
          <w:rFonts w:ascii="Verdana" w:hAnsi="Verdana"/>
          <w:sz w:val="19"/>
          <w:szCs w:val="19"/>
        </w:rPr>
        <w:t xml:space="preserve"> PIs provided additional details, which are summarised below along the main target groups.</w:t>
      </w:r>
    </w:p>
    <w:p w14:paraId="5D457DF6" w14:textId="00B08D64"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Practitioners: </w:t>
      </w:r>
      <w:r w:rsidR="004E35A9" w:rsidRPr="003D1F31">
        <w:rPr>
          <w:rFonts w:ascii="Verdana" w:eastAsia="Times New Roman" w:hAnsi="Verdana" w:cs="Times New Roman"/>
          <w:sz w:val="19"/>
          <w:szCs w:val="19"/>
        </w:rPr>
        <w:t>Approximately</w:t>
      </w:r>
      <w:r w:rsidRPr="003D1F31">
        <w:rPr>
          <w:rFonts w:ascii="Verdana" w:eastAsia="Times New Roman" w:hAnsi="Verdana" w:cs="Times New Roman"/>
          <w:sz w:val="19"/>
          <w:szCs w:val="19"/>
        </w:rPr>
        <w:t xml:space="preserve"> one-fourth of all </w:t>
      </w:r>
      <w:r w:rsidR="004E35A9"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said the change they </w:t>
      </w:r>
      <w:r w:rsidR="00E04DC7">
        <w:rPr>
          <w:rFonts w:ascii="Verdana" w:eastAsia="Times New Roman" w:hAnsi="Verdana" w:cs="Times New Roman"/>
          <w:sz w:val="19"/>
          <w:szCs w:val="19"/>
        </w:rPr>
        <w:t>wanted to contribute to</w:t>
      </w:r>
      <w:r w:rsidRPr="003D1F31">
        <w:rPr>
          <w:rFonts w:ascii="Verdana" w:eastAsia="Times New Roman" w:hAnsi="Verdana" w:cs="Times New Roman"/>
          <w:sz w:val="19"/>
          <w:szCs w:val="19"/>
        </w:rPr>
        <w:t xml:space="preserve"> addressed practitioners. While practitioners differed vastly in their background, most </w:t>
      </w:r>
      <w:r w:rsidR="00E04DC7">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had a similar concept of including them in their study. </w:t>
      </w:r>
      <w:r w:rsidR="00E04DC7">
        <w:rPr>
          <w:rFonts w:ascii="Verdana" w:eastAsia="Times New Roman" w:hAnsi="Verdana" w:cs="Times New Roman"/>
          <w:sz w:val="19"/>
          <w:szCs w:val="19"/>
        </w:rPr>
        <w:t>It</w:t>
      </w:r>
      <w:r w:rsidRPr="003D1F31">
        <w:rPr>
          <w:rFonts w:ascii="Verdana" w:eastAsia="Times New Roman" w:hAnsi="Verdana" w:cs="Times New Roman"/>
          <w:sz w:val="19"/>
          <w:szCs w:val="19"/>
        </w:rPr>
        <w:t xml:space="preserve"> was stressed that when trying to achieve a change in </w:t>
      </w:r>
      <w:r w:rsidR="004E35A9" w:rsidRPr="003D1F31">
        <w:rPr>
          <w:rFonts w:ascii="Verdana" w:eastAsia="Times New Roman" w:hAnsi="Verdana" w:cs="Times New Roman"/>
          <w:sz w:val="19"/>
          <w:szCs w:val="19"/>
        </w:rPr>
        <w:t>practice</w:t>
      </w:r>
      <w:r w:rsidRPr="003D1F31">
        <w:rPr>
          <w:rFonts w:ascii="Verdana" w:eastAsia="Times New Roman" w:hAnsi="Verdana" w:cs="Times New Roman"/>
          <w:sz w:val="19"/>
          <w:szCs w:val="19"/>
        </w:rPr>
        <w:t xml:space="preserve">, it is crucial to meet </w:t>
      </w:r>
      <w:r w:rsidR="004E35A9" w:rsidRPr="003D1F31">
        <w:rPr>
          <w:rFonts w:ascii="Verdana" w:eastAsia="Times New Roman" w:hAnsi="Verdana" w:cs="Times New Roman"/>
          <w:sz w:val="19"/>
          <w:szCs w:val="19"/>
        </w:rPr>
        <w:t>practitioners</w:t>
      </w:r>
      <w:r w:rsidRPr="003D1F31">
        <w:rPr>
          <w:rFonts w:ascii="Verdana" w:eastAsia="Times New Roman" w:hAnsi="Verdana" w:cs="Times New Roman"/>
          <w:sz w:val="19"/>
          <w:szCs w:val="19"/>
        </w:rPr>
        <w:t xml:space="preserve"> on an equal level. This encompasses </w:t>
      </w:r>
      <w:r w:rsidR="00E04DC7">
        <w:rPr>
          <w:rFonts w:ascii="Verdana" w:eastAsia="Times New Roman" w:hAnsi="Verdana" w:cs="Times New Roman"/>
          <w:sz w:val="19"/>
          <w:szCs w:val="19"/>
        </w:rPr>
        <w:t>transdisciplinary sills as already mentioned in Section 4.3, e.g. finding</w:t>
      </w:r>
      <w:r w:rsidRPr="003D1F31">
        <w:rPr>
          <w:rFonts w:ascii="Verdana" w:eastAsia="Times New Roman" w:hAnsi="Verdana" w:cs="Times New Roman"/>
          <w:sz w:val="19"/>
          <w:szCs w:val="19"/>
        </w:rPr>
        <w:t xml:space="preserve"> a common language, avoiding a too scientific narrative and building trust. Moreover, the exchange should be a mutual dialogue rather than a one-sided information provision. Hence, including practitioners in a project brings many challenges. Yet, all interviewees who included practitioners in their research </w:t>
      </w:r>
      <w:r w:rsidR="00E04DC7">
        <w:rPr>
          <w:rFonts w:ascii="Verdana" w:eastAsia="Times New Roman" w:hAnsi="Verdana" w:cs="Times New Roman"/>
          <w:sz w:val="19"/>
          <w:szCs w:val="19"/>
        </w:rPr>
        <w:t>projects emphasised</w:t>
      </w:r>
      <w:r w:rsidRPr="003D1F31">
        <w:rPr>
          <w:rFonts w:ascii="Verdana" w:eastAsia="Times New Roman" w:hAnsi="Verdana" w:cs="Times New Roman"/>
          <w:sz w:val="19"/>
          <w:szCs w:val="19"/>
        </w:rPr>
        <w:t xml:space="preserve"> </w:t>
      </w:r>
      <w:r w:rsidR="00E04DC7">
        <w:rPr>
          <w:rFonts w:ascii="Verdana" w:eastAsia="Times New Roman" w:hAnsi="Verdana" w:cs="Times New Roman"/>
          <w:sz w:val="19"/>
          <w:szCs w:val="19"/>
        </w:rPr>
        <w:t>this as</w:t>
      </w:r>
      <w:r w:rsidRPr="003D1F31">
        <w:rPr>
          <w:rFonts w:ascii="Verdana" w:eastAsia="Times New Roman" w:hAnsi="Verdana" w:cs="Times New Roman"/>
          <w:sz w:val="19"/>
          <w:szCs w:val="19"/>
        </w:rPr>
        <w:t xml:space="preserve"> a very effective way to achieve change as they directly influence structures within a system and most often have the power to influence both the discourse around a topic as well as other stakeholders.</w:t>
      </w:r>
    </w:p>
    <w:p w14:paraId="4DFE2334"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29995DC1" w14:textId="007C030B"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Policy- and decision-makers: </w:t>
      </w:r>
      <w:r w:rsidRPr="003D1F31">
        <w:rPr>
          <w:rFonts w:ascii="Verdana" w:eastAsia="Times New Roman" w:hAnsi="Verdana" w:cs="Times New Roman"/>
          <w:sz w:val="19"/>
          <w:szCs w:val="19"/>
        </w:rPr>
        <w:t xml:space="preserve">Policy- and decision-makers </w:t>
      </w:r>
      <w:r w:rsidR="004E35A9" w:rsidRPr="003D1F31">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also </w:t>
      </w:r>
      <w:r w:rsidR="004E35A9" w:rsidRPr="003D1F31">
        <w:rPr>
          <w:rFonts w:ascii="Verdana" w:eastAsia="Times New Roman" w:hAnsi="Verdana" w:cs="Times New Roman"/>
          <w:sz w:val="19"/>
          <w:szCs w:val="19"/>
        </w:rPr>
        <w:t>perceived as a</w:t>
      </w:r>
      <w:r w:rsidRPr="003D1F31">
        <w:rPr>
          <w:rFonts w:ascii="Verdana" w:eastAsia="Times New Roman" w:hAnsi="Verdana" w:cs="Times New Roman"/>
          <w:sz w:val="19"/>
          <w:szCs w:val="19"/>
        </w:rPr>
        <w:t xml:space="preserve"> target</w:t>
      </w:r>
      <w:r w:rsidR="00E04DC7">
        <w:rPr>
          <w:rFonts w:ascii="Verdana" w:eastAsia="Times New Roman" w:hAnsi="Verdana" w:cs="Times New Roman"/>
          <w:sz w:val="19"/>
          <w:szCs w:val="19"/>
        </w:rPr>
        <w:t>s</w:t>
      </w:r>
      <w:r w:rsidRPr="003D1F31">
        <w:rPr>
          <w:rFonts w:ascii="Verdana" w:eastAsia="Times New Roman" w:hAnsi="Verdana" w:cs="Times New Roman"/>
          <w:sz w:val="19"/>
          <w:szCs w:val="19"/>
        </w:rPr>
        <w:t xml:space="preserve"> of </w:t>
      </w:r>
      <w:r w:rsidR="00E04DC7">
        <w:rPr>
          <w:rFonts w:ascii="Verdana" w:eastAsia="Times New Roman" w:hAnsi="Verdana" w:cs="Times New Roman"/>
          <w:sz w:val="19"/>
          <w:szCs w:val="19"/>
        </w:rPr>
        <w:t xml:space="preserve">intended </w:t>
      </w:r>
      <w:r w:rsidRPr="003D1F31">
        <w:rPr>
          <w:rFonts w:ascii="Verdana" w:eastAsia="Times New Roman" w:hAnsi="Verdana" w:cs="Times New Roman"/>
          <w:sz w:val="19"/>
          <w:szCs w:val="19"/>
        </w:rPr>
        <w:t>change</w:t>
      </w:r>
      <w:r w:rsidR="004E35A9" w:rsidRPr="003D1F31">
        <w:rPr>
          <w:rFonts w:ascii="Verdana" w:eastAsia="Times New Roman" w:hAnsi="Verdana" w:cs="Times New Roman"/>
          <w:sz w:val="19"/>
          <w:szCs w:val="19"/>
        </w:rPr>
        <w:t xml:space="preserve"> by some interviewed PIs</w:t>
      </w:r>
      <w:r w:rsidRPr="003D1F31">
        <w:rPr>
          <w:rFonts w:ascii="Verdana" w:eastAsia="Times New Roman" w:hAnsi="Verdana" w:cs="Times New Roman"/>
          <w:sz w:val="19"/>
          <w:szCs w:val="19"/>
        </w:rPr>
        <w:t>. One interview</w:t>
      </w:r>
      <w:r w:rsidR="004E35A9" w:rsidRPr="003D1F31">
        <w:rPr>
          <w:rFonts w:ascii="Verdana" w:eastAsia="Times New Roman" w:hAnsi="Verdana" w:cs="Times New Roman"/>
          <w:sz w:val="19"/>
          <w:szCs w:val="19"/>
        </w:rPr>
        <w:t>ee</w:t>
      </w:r>
      <w:r w:rsidRPr="003D1F31">
        <w:rPr>
          <w:rFonts w:ascii="Verdana" w:eastAsia="Times New Roman" w:hAnsi="Verdana" w:cs="Times New Roman"/>
          <w:sz w:val="19"/>
          <w:szCs w:val="19"/>
        </w:rPr>
        <w:t xml:space="preserve"> highlighted that </w:t>
      </w:r>
      <w:r w:rsidRPr="003D1F31">
        <w:rPr>
          <w:rFonts w:ascii="Verdana" w:eastAsia="Times New Roman" w:hAnsi="Verdana" w:cs="Times New Roman"/>
          <w:sz w:val="19"/>
          <w:szCs w:val="19"/>
        </w:rPr>
        <w:lastRenderedPageBreak/>
        <w:t>in order to change norms and attitudes in the “practical world”, policy-makers need to be addressed directly as they significantly influence everyday practices by implementing policies and regulations. Similarly, several interviewees stressed that in many cases, structural change could only take place when politicians have a better understanding of the situation within institutions and organisations and “good policy-making" depends heavily on the information that decision-</w:t>
      </w:r>
      <w:r w:rsidRPr="008648CC">
        <w:rPr>
          <w:rFonts w:ascii="Verdana" w:eastAsia="Times New Roman" w:hAnsi="Verdana" w:cs="Times New Roman"/>
          <w:sz w:val="19"/>
          <w:szCs w:val="19"/>
          <w:highlight w:val="green"/>
        </w:rPr>
        <w:t>makers have.</w:t>
      </w:r>
    </w:p>
    <w:p w14:paraId="679EDC8C" w14:textId="40C1B3BF" w:rsidR="00373EB0" w:rsidRPr="00373EB0" w:rsidRDefault="00373EB0" w:rsidP="00373EB0">
      <w:pPr>
        <w:spacing w:line="276" w:lineRule="auto"/>
        <w:ind w:left="709"/>
        <w:jc w:val="both"/>
        <w:rPr>
          <w:rFonts w:ascii="Verdana" w:eastAsia="Times New Roman" w:hAnsi="Verdana" w:cs="Times New Roman"/>
          <w:sz w:val="19"/>
          <w:szCs w:val="19"/>
        </w:rPr>
      </w:pPr>
      <w:r>
        <w:rPr>
          <w:rFonts w:ascii="Verdana" w:eastAsia="Times New Roman" w:hAnsi="Verdana" w:cs="Times New Roman"/>
          <w:sz w:val="19"/>
          <w:szCs w:val="19"/>
        </w:rPr>
        <w:t>Many</w:t>
      </w:r>
      <w:r w:rsidRPr="00373EB0">
        <w:rPr>
          <w:rFonts w:ascii="Verdana" w:eastAsia="Times New Roman" w:hAnsi="Verdana" w:cs="Times New Roman"/>
          <w:sz w:val="19"/>
          <w:szCs w:val="19"/>
        </w:rPr>
        <w:t xml:space="preserve"> interviewees stated that intended change is directed at more than one group within the same project, some of which are easier to reach than others. One interviewee pointed out that it is necessary to bring the target group and decision-makers to the same table in order to be able to design needs-based policies. This demands a continuous dialogue, which is not easy to create and sustain:</w:t>
      </w:r>
    </w:p>
    <w:p w14:paraId="547FC38B" w14:textId="77777777" w:rsidR="00373EB0" w:rsidRPr="00373EB0" w:rsidRDefault="00373EB0" w:rsidP="00373EB0">
      <w:pPr>
        <w:spacing w:line="276" w:lineRule="auto"/>
        <w:ind w:left="709"/>
        <w:jc w:val="both"/>
        <w:rPr>
          <w:rFonts w:ascii="Verdana" w:eastAsia="Times New Roman" w:hAnsi="Verdana" w:cs="Times New Roman"/>
          <w:i/>
          <w:iCs/>
          <w:sz w:val="16"/>
          <w:szCs w:val="16"/>
        </w:rPr>
      </w:pPr>
      <w:r w:rsidRPr="00373EB0">
        <w:rPr>
          <w:rFonts w:ascii="Verdana" w:eastAsia="Times New Roman" w:hAnsi="Verdana" w:cs="Times New Roman"/>
          <w:i/>
          <w:iCs/>
          <w:sz w:val="16"/>
          <w:szCs w:val="16"/>
        </w:rPr>
        <w:t>“What we notice is that from all these discussions, at least on the part of the city, the question of how this whole communication process has to be designed has been discussed again and again, new formats have always been tried out, well, I can see that, that's it such a continuous process of dialogue between those doing the research on the one hand, those affected on the other and the city authorities on the third side, and I have already noticed that this/this feedback, the reflection, so to speak - what is happening there , which groups are there, why certain groups don't come to the events, why don't certain groups take part in the discussion, that this leads to the city thinking about this process relatively intensively.” Interviewee 9</w:t>
      </w:r>
    </w:p>
    <w:p w14:paraId="7BAE831C" w14:textId="4B982A45" w:rsidR="0037669C" w:rsidRDefault="0037669C" w:rsidP="007F523B">
      <w:pPr>
        <w:spacing w:line="276" w:lineRule="auto"/>
        <w:jc w:val="both"/>
        <w:rPr>
          <w:rFonts w:ascii="Verdana" w:eastAsia="Times New Roman" w:hAnsi="Verdana" w:cs="Times New Roman"/>
          <w:b/>
          <w:bCs/>
          <w:sz w:val="19"/>
          <w:szCs w:val="19"/>
        </w:rPr>
      </w:pPr>
    </w:p>
    <w:p w14:paraId="279A7F7F" w14:textId="77777777" w:rsidR="00373EB0" w:rsidRPr="003D1F31" w:rsidRDefault="00373EB0" w:rsidP="007F523B">
      <w:pPr>
        <w:spacing w:line="276" w:lineRule="auto"/>
        <w:jc w:val="both"/>
        <w:rPr>
          <w:rFonts w:ascii="Verdana" w:eastAsia="Times New Roman" w:hAnsi="Verdana" w:cs="Times New Roman"/>
          <w:b/>
          <w:bCs/>
          <w:sz w:val="19"/>
          <w:szCs w:val="19"/>
        </w:rPr>
      </w:pPr>
    </w:p>
    <w:p w14:paraId="70E8CCBE" w14:textId="028E3A91"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Society: </w:t>
      </w:r>
      <w:r w:rsidRPr="003D1F31">
        <w:rPr>
          <w:rFonts w:ascii="Verdana" w:eastAsia="Times New Roman" w:hAnsi="Verdana" w:cs="Times New Roman"/>
          <w:sz w:val="19"/>
          <w:szCs w:val="19"/>
        </w:rPr>
        <w:t xml:space="preserve">While most </w:t>
      </w:r>
      <w:r w:rsidR="004E35A9" w:rsidRPr="003D1F31">
        <w:rPr>
          <w:rFonts w:ascii="Verdana" w:eastAsia="Times New Roman" w:hAnsi="Verdana" w:cs="Times New Roman"/>
          <w:sz w:val="19"/>
          <w:szCs w:val="19"/>
        </w:rPr>
        <w:t xml:space="preserve">interviewed </w:t>
      </w:r>
      <w:r w:rsidRPr="003D1F31">
        <w:rPr>
          <w:rFonts w:ascii="Verdana" w:eastAsia="Times New Roman" w:hAnsi="Verdana" w:cs="Times New Roman"/>
          <w:sz w:val="19"/>
          <w:szCs w:val="19"/>
        </w:rPr>
        <w:t>PIs did not specifically mention the role of society in the</w:t>
      </w:r>
      <w:r w:rsidR="004E35A9" w:rsidRPr="003D1F31">
        <w:rPr>
          <w:rFonts w:ascii="Verdana" w:eastAsia="Times New Roman" w:hAnsi="Verdana" w:cs="Times New Roman"/>
          <w:sz w:val="19"/>
          <w:szCs w:val="19"/>
        </w:rPr>
        <w:t>ir</w:t>
      </w:r>
      <w:r w:rsidRPr="003D1F31">
        <w:rPr>
          <w:rFonts w:ascii="Verdana" w:eastAsia="Times New Roman" w:hAnsi="Verdana" w:cs="Times New Roman"/>
          <w:sz w:val="19"/>
          <w:szCs w:val="19"/>
        </w:rPr>
        <w:t xml:space="preserve"> project</w:t>
      </w:r>
      <w:r w:rsidR="004E35A9"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at the beginning of the interviews, almost all of them mentioned </w:t>
      </w:r>
      <w:r w:rsidR="00E04DC7">
        <w:rPr>
          <w:rFonts w:ascii="Verdana" w:eastAsia="Times New Roman" w:hAnsi="Verdana" w:cs="Times New Roman"/>
          <w:sz w:val="19"/>
          <w:szCs w:val="19"/>
        </w:rPr>
        <w:t xml:space="preserve">later on </w:t>
      </w:r>
      <w:r w:rsidRPr="003D1F31">
        <w:rPr>
          <w:rFonts w:ascii="Verdana" w:eastAsia="Times New Roman" w:hAnsi="Verdana" w:cs="Times New Roman"/>
          <w:sz w:val="19"/>
          <w:szCs w:val="19"/>
        </w:rPr>
        <w:t xml:space="preserve">that society </w:t>
      </w:r>
      <w:r w:rsidR="004E35A9" w:rsidRPr="003D1F31">
        <w:rPr>
          <w:rFonts w:ascii="Verdana" w:eastAsia="Times New Roman" w:hAnsi="Verdana" w:cs="Times New Roman"/>
          <w:sz w:val="19"/>
          <w:szCs w:val="19"/>
        </w:rPr>
        <w:t>was</w:t>
      </w:r>
      <w:r w:rsidRPr="003D1F31">
        <w:rPr>
          <w:rFonts w:ascii="Verdana" w:eastAsia="Times New Roman" w:hAnsi="Verdana" w:cs="Times New Roman"/>
          <w:sz w:val="19"/>
          <w:szCs w:val="19"/>
        </w:rPr>
        <w:t xml:space="preserve"> either directly or indirectly affected by the</w:t>
      </w:r>
      <w:r w:rsidR="004E35A9" w:rsidRPr="003D1F31">
        <w:rPr>
          <w:rFonts w:ascii="Verdana" w:eastAsia="Times New Roman" w:hAnsi="Verdana" w:cs="Times New Roman"/>
          <w:sz w:val="19"/>
          <w:szCs w:val="19"/>
        </w:rPr>
        <w:t>ir</w:t>
      </w:r>
      <w:r w:rsidRPr="003D1F31">
        <w:rPr>
          <w:rFonts w:ascii="Verdana" w:eastAsia="Times New Roman" w:hAnsi="Verdana" w:cs="Times New Roman"/>
          <w:sz w:val="19"/>
          <w:szCs w:val="19"/>
        </w:rPr>
        <w:t xml:space="preserve"> research</w:t>
      </w:r>
      <w:r w:rsidR="004E35A9" w:rsidRPr="003D1F31">
        <w:rPr>
          <w:rFonts w:ascii="Verdana" w:eastAsia="Times New Roman" w:hAnsi="Verdana" w:cs="Times New Roman"/>
          <w:sz w:val="19"/>
          <w:szCs w:val="19"/>
        </w:rPr>
        <w:t>. However</w:t>
      </w:r>
      <w:r w:rsidRPr="003D1F31">
        <w:rPr>
          <w:rFonts w:ascii="Verdana" w:eastAsia="Times New Roman" w:hAnsi="Verdana" w:cs="Times New Roman"/>
          <w:sz w:val="19"/>
          <w:szCs w:val="19"/>
        </w:rPr>
        <w:t xml:space="preserve">, this </w:t>
      </w:r>
      <w:r w:rsidR="00E04DC7">
        <w:rPr>
          <w:rFonts w:ascii="Verdana" w:eastAsia="Times New Roman" w:hAnsi="Verdana" w:cs="Times New Roman"/>
          <w:sz w:val="19"/>
          <w:szCs w:val="19"/>
        </w:rPr>
        <w:t>effect</w:t>
      </w:r>
      <w:r w:rsidRPr="003D1F31">
        <w:rPr>
          <w:rFonts w:ascii="Verdana" w:eastAsia="Times New Roman" w:hAnsi="Verdana" w:cs="Times New Roman"/>
          <w:sz w:val="19"/>
          <w:szCs w:val="19"/>
        </w:rPr>
        <w:t xml:space="preserve"> might not be immediately visible. </w:t>
      </w:r>
      <w:r w:rsidR="004E35A9" w:rsidRPr="003D1F31">
        <w:rPr>
          <w:rFonts w:ascii="Verdana" w:eastAsia="Times New Roman" w:hAnsi="Verdana" w:cs="Times New Roman"/>
          <w:sz w:val="19"/>
          <w:szCs w:val="19"/>
        </w:rPr>
        <w:t>In</w:t>
      </w:r>
      <w:r w:rsidRPr="003D1F31">
        <w:rPr>
          <w:rFonts w:ascii="Verdana" w:eastAsia="Times New Roman" w:hAnsi="Verdana" w:cs="Times New Roman"/>
          <w:sz w:val="19"/>
          <w:szCs w:val="19"/>
        </w:rPr>
        <w:t xml:space="preserve"> many cases, society cannot be excluded from the broader picture as research phenomena do not only concern immediate stakeholders and target groups. One interviewee emphasized that while </w:t>
      </w:r>
      <w:r w:rsidR="004E35A9" w:rsidRPr="003D1F31">
        <w:rPr>
          <w:rFonts w:ascii="Verdana" w:eastAsia="Times New Roman" w:hAnsi="Verdana" w:cs="Times New Roman"/>
          <w:sz w:val="19"/>
          <w:szCs w:val="19"/>
        </w:rPr>
        <w:t>the</w:t>
      </w:r>
      <w:r w:rsidRPr="003D1F31">
        <w:rPr>
          <w:rFonts w:ascii="Verdana" w:eastAsia="Times New Roman" w:hAnsi="Verdana" w:cs="Times New Roman"/>
          <w:sz w:val="19"/>
          <w:szCs w:val="19"/>
        </w:rPr>
        <w:t xml:space="preserve"> direct aim </w:t>
      </w:r>
      <w:r w:rsidR="004E35A9" w:rsidRPr="003D1F31">
        <w:rPr>
          <w:rFonts w:ascii="Verdana" w:eastAsia="Times New Roman" w:hAnsi="Verdana" w:cs="Times New Roman"/>
          <w:sz w:val="19"/>
          <w:szCs w:val="19"/>
        </w:rPr>
        <w:t xml:space="preserve">of research </w:t>
      </w:r>
      <w:r w:rsidRPr="003D1F31">
        <w:rPr>
          <w:rFonts w:ascii="Verdana" w:eastAsia="Times New Roman" w:hAnsi="Verdana" w:cs="Times New Roman"/>
          <w:sz w:val="19"/>
          <w:szCs w:val="19"/>
        </w:rPr>
        <w:t>was to change the practices of public authorities, it was also essential to raise awareness amongst the wider society as this is indirectly linked to what is seen as appropriate or inappropriate.</w:t>
      </w:r>
    </w:p>
    <w:p w14:paraId="2E0393BB"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5A472667" w14:textId="24CBEA8C"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Institutions/Organisations: </w:t>
      </w:r>
      <w:r w:rsidRPr="003D1F31">
        <w:rPr>
          <w:rFonts w:ascii="Verdana" w:eastAsia="Times New Roman" w:hAnsi="Verdana" w:cs="Times New Roman"/>
          <w:sz w:val="19"/>
          <w:szCs w:val="19"/>
        </w:rPr>
        <w:t xml:space="preserve">National and international organisations were also named as </w:t>
      </w:r>
      <w:r w:rsidR="00E04DC7">
        <w:rPr>
          <w:rFonts w:ascii="Verdana" w:eastAsia="Times New Roman" w:hAnsi="Verdana" w:cs="Times New Roman"/>
          <w:sz w:val="19"/>
          <w:szCs w:val="19"/>
        </w:rPr>
        <w:t>intended</w:t>
      </w:r>
      <w:r w:rsidRPr="003D1F31">
        <w:rPr>
          <w:rFonts w:ascii="Verdana" w:eastAsia="Times New Roman" w:hAnsi="Verdana" w:cs="Times New Roman"/>
          <w:sz w:val="19"/>
          <w:szCs w:val="19"/>
        </w:rPr>
        <w:t xml:space="preserve"> subject</w:t>
      </w:r>
      <w:r w:rsidR="004E35A9"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of change. </w:t>
      </w:r>
      <w:r w:rsidR="00E04DC7">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interviewee, who dealt with pollution, stressed that in</w:t>
      </w:r>
      <w:r w:rsidR="00E04DC7">
        <w:rPr>
          <w:rFonts w:ascii="Verdana" w:eastAsia="Times New Roman" w:hAnsi="Verdana" w:cs="Times New Roman"/>
          <w:sz w:val="19"/>
          <w:szCs w:val="19"/>
        </w:rPr>
        <w:t>ternational organisations (e.g.</w:t>
      </w:r>
      <w:r w:rsidRPr="003D1F31">
        <w:rPr>
          <w:rFonts w:ascii="Verdana" w:eastAsia="Times New Roman" w:hAnsi="Verdana" w:cs="Times New Roman"/>
          <w:sz w:val="19"/>
          <w:szCs w:val="19"/>
        </w:rPr>
        <w:t xml:space="preserve"> the UN) have enormous influence and power when it comes to norms and regulat</w:t>
      </w:r>
      <w:r w:rsidR="004E35A9" w:rsidRPr="003D1F31">
        <w:rPr>
          <w:rFonts w:ascii="Verdana" w:eastAsia="Times New Roman" w:hAnsi="Verdana" w:cs="Times New Roman"/>
          <w:sz w:val="19"/>
          <w:szCs w:val="19"/>
        </w:rPr>
        <w:t>ions on a global level. I</w:t>
      </w:r>
      <w:r w:rsidRPr="003D1F31">
        <w:rPr>
          <w:rFonts w:ascii="Verdana" w:eastAsia="Times New Roman" w:hAnsi="Verdana" w:cs="Times New Roman"/>
          <w:sz w:val="19"/>
          <w:szCs w:val="19"/>
        </w:rPr>
        <w:t xml:space="preserve">ncluding such organisations in </w:t>
      </w:r>
      <w:r w:rsidR="004E35A9"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change process </w:t>
      </w:r>
      <w:r w:rsidR="004E35A9" w:rsidRPr="003D1F31">
        <w:rPr>
          <w:rFonts w:ascii="Verdana" w:eastAsia="Times New Roman" w:hAnsi="Verdana" w:cs="Times New Roman"/>
          <w:sz w:val="19"/>
          <w:szCs w:val="19"/>
        </w:rPr>
        <w:t>was regarded as extremely important by a few interviewed PIs</w:t>
      </w:r>
      <w:r w:rsidRPr="003D1F31">
        <w:rPr>
          <w:rFonts w:ascii="Verdana" w:eastAsia="Times New Roman" w:hAnsi="Verdana" w:cs="Times New Roman"/>
          <w:sz w:val="19"/>
          <w:szCs w:val="19"/>
        </w:rPr>
        <w:t>. Another interviewee worked together with national associations with the aim to raise their awareness concerning intra-country disparities concerning field-specific practices in Swiss canton</w:t>
      </w:r>
      <w:r w:rsidR="00E04DC7">
        <w:rPr>
          <w:rFonts w:ascii="Verdana" w:eastAsia="Times New Roman" w:hAnsi="Verdana" w:cs="Times New Roman"/>
          <w:sz w:val="19"/>
          <w:szCs w:val="19"/>
        </w:rPr>
        <w:t xml:space="preserve">s. He stressed that often cantonal </w:t>
      </w:r>
      <w:r w:rsidRPr="003D1F31">
        <w:rPr>
          <w:rFonts w:ascii="Verdana" w:eastAsia="Times New Roman" w:hAnsi="Verdana" w:cs="Times New Roman"/>
          <w:sz w:val="19"/>
          <w:szCs w:val="19"/>
        </w:rPr>
        <w:t>authorities are too busy to engage with what happens in other cantons, which leads to differing</w:t>
      </w:r>
      <w:r w:rsidR="004E35A9" w:rsidRPr="003D1F31">
        <w:rPr>
          <w:rFonts w:ascii="Verdana" w:eastAsia="Times New Roman" w:hAnsi="Verdana" w:cs="Times New Roman"/>
          <w:sz w:val="19"/>
          <w:szCs w:val="19"/>
        </w:rPr>
        <w:t xml:space="preserve"> quality in service</w:t>
      </w:r>
      <w:r w:rsidRPr="003D1F31">
        <w:rPr>
          <w:rFonts w:ascii="Verdana" w:eastAsia="Times New Roman" w:hAnsi="Verdana" w:cs="Times New Roman"/>
          <w:sz w:val="19"/>
          <w:szCs w:val="19"/>
        </w:rPr>
        <w:t xml:space="preserve"> </w:t>
      </w:r>
      <w:r w:rsidR="004E35A9" w:rsidRPr="003D1F31">
        <w:rPr>
          <w:rFonts w:ascii="Verdana" w:eastAsia="Times New Roman" w:hAnsi="Verdana" w:cs="Times New Roman"/>
          <w:sz w:val="19"/>
          <w:szCs w:val="19"/>
        </w:rPr>
        <w:t>provision. B</w:t>
      </w:r>
      <w:r w:rsidRPr="003D1F31">
        <w:rPr>
          <w:rFonts w:ascii="Verdana" w:eastAsia="Times New Roman" w:hAnsi="Verdana" w:cs="Times New Roman"/>
          <w:sz w:val="19"/>
          <w:szCs w:val="19"/>
        </w:rPr>
        <w:t>ringing these stakeholders together at conferences or colloquia can foster exchange and learning.</w:t>
      </w:r>
    </w:p>
    <w:p w14:paraId="76992378"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6BF29B91" w14:textId="4EA0EA51" w:rsidR="0037669C" w:rsidRPr="003D1F31" w:rsidRDefault="004E35A9"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Specific t</w:t>
      </w:r>
      <w:r w:rsidR="0037669C" w:rsidRPr="003D1F31">
        <w:rPr>
          <w:rFonts w:ascii="Verdana" w:eastAsia="Times New Roman" w:hAnsi="Verdana" w:cs="Times New Roman"/>
          <w:b/>
          <w:bCs/>
          <w:sz w:val="19"/>
          <w:szCs w:val="19"/>
        </w:rPr>
        <w:t xml:space="preserve">arget group: </w:t>
      </w:r>
      <w:r w:rsidR="0037669C" w:rsidRPr="003D1F31">
        <w:rPr>
          <w:rFonts w:ascii="Verdana" w:eastAsia="Times New Roman" w:hAnsi="Verdana" w:cs="Times New Roman"/>
          <w:sz w:val="19"/>
          <w:szCs w:val="19"/>
        </w:rPr>
        <w:t xml:space="preserve">Transformative intentions can also be targeted at a projects’ </w:t>
      </w:r>
      <w:r w:rsidRPr="003D1F31">
        <w:rPr>
          <w:rFonts w:ascii="Verdana" w:eastAsia="Times New Roman" w:hAnsi="Verdana" w:cs="Times New Roman"/>
          <w:sz w:val="19"/>
          <w:szCs w:val="19"/>
        </w:rPr>
        <w:t xml:space="preserve">very specific </w:t>
      </w:r>
      <w:r w:rsidR="0037669C" w:rsidRPr="003D1F31">
        <w:rPr>
          <w:rFonts w:ascii="Verdana" w:eastAsia="Times New Roman" w:hAnsi="Verdana" w:cs="Times New Roman"/>
          <w:sz w:val="19"/>
          <w:szCs w:val="19"/>
        </w:rPr>
        <w:t xml:space="preserve">target group. On the one hand, interviewees mentioned that projects could have an empowering element, through which </w:t>
      </w:r>
      <w:r w:rsidRPr="003D1F31">
        <w:rPr>
          <w:rFonts w:ascii="Verdana" w:eastAsia="Times New Roman" w:hAnsi="Verdana" w:cs="Times New Roman"/>
          <w:sz w:val="19"/>
          <w:szCs w:val="19"/>
        </w:rPr>
        <w:t xml:space="preserve">their </w:t>
      </w:r>
      <w:r w:rsidR="00E04DC7">
        <w:rPr>
          <w:rFonts w:ascii="Verdana" w:eastAsia="Times New Roman" w:hAnsi="Verdana" w:cs="Times New Roman"/>
          <w:sz w:val="19"/>
          <w:szCs w:val="19"/>
        </w:rPr>
        <w:t xml:space="preserve">specific </w:t>
      </w:r>
      <w:r w:rsidR="0037669C" w:rsidRPr="003D1F31">
        <w:rPr>
          <w:rFonts w:ascii="Verdana" w:eastAsia="Times New Roman" w:hAnsi="Verdana" w:cs="Times New Roman"/>
          <w:sz w:val="19"/>
          <w:szCs w:val="19"/>
        </w:rPr>
        <w:t xml:space="preserve">target groups are able to engage with other stakeholders and are ultimately part of the debate they are affected from. On the other hand, projects can have a reflexive element for participants. One </w:t>
      </w:r>
      <w:r w:rsidR="0037669C" w:rsidRPr="003D1F31">
        <w:rPr>
          <w:rFonts w:ascii="Verdana" w:eastAsia="Times New Roman" w:hAnsi="Verdana" w:cs="Times New Roman"/>
          <w:sz w:val="19"/>
          <w:szCs w:val="19"/>
        </w:rPr>
        <w:lastRenderedPageBreak/>
        <w:t>interviewee reported that she presented the data (e.g., recorded videos) and preliminary findings to the participants of the projects</w:t>
      </w:r>
      <w:r w:rsidR="009F1D63">
        <w:rPr>
          <w:rFonts w:ascii="Verdana" w:eastAsia="Times New Roman" w:hAnsi="Verdana" w:cs="Times New Roman"/>
          <w:sz w:val="19"/>
          <w:szCs w:val="19"/>
        </w:rPr>
        <w:t xml:space="preserve"> to gain additional reflections.</w:t>
      </w:r>
    </w:p>
    <w:p w14:paraId="5546F5F2" w14:textId="77777777" w:rsidR="0037669C" w:rsidRPr="003D1F31" w:rsidRDefault="0037669C" w:rsidP="007F523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“[P]articipation procedures made them think about that by themselves and this is a way that I would call that a form of empowerment in the sense, it is not me going to them and saying, "look, you are doing badly here", but I just show what they do, I show the consequences of, also minor details of their practice and their consequences and in general, this produces their own conclusions, or consequences, and I think that this is a way much better, because you keep them to analytical tools that they can a way apply to themselves, rather than giving them normative principles or normative recipes, and I always reframe from the / yes, recipes or prescription or this kind of things.” Interviewee 2</w:t>
      </w:r>
    </w:p>
    <w:p w14:paraId="1E5630E3"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6B9E447C" w14:textId="37A3A70A" w:rsidR="0037669C" w:rsidRPr="003D1F31" w:rsidRDefault="007F523B"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Media</w:t>
      </w:r>
      <w:r w:rsidR="0037669C" w:rsidRPr="003D1F31">
        <w:rPr>
          <w:rFonts w:ascii="Verdana" w:eastAsia="Times New Roman" w:hAnsi="Verdana" w:cs="Times New Roman"/>
          <w:sz w:val="19"/>
          <w:szCs w:val="19"/>
        </w:rPr>
        <w:t xml:space="preserve"> was also identified as an important actor of change. </w:t>
      </w:r>
      <w:r w:rsidRPr="003D1F31">
        <w:rPr>
          <w:rFonts w:ascii="Verdana" w:eastAsia="Times New Roman" w:hAnsi="Verdana" w:cs="Times New Roman"/>
          <w:sz w:val="19"/>
          <w:szCs w:val="19"/>
        </w:rPr>
        <w:t>A</w:t>
      </w:r>
      <w:r w:rsidR="0037669C" w:rsidRPr="003D1F31">
        <w:rPr>
          <w:rFonts w:ascii="Verdana" w:eastAsia="Times New Roman" w:hAnsi="Verdana" w:cs="Times New Roman"/>
          <w:sz w:val="19"/>
          <w:szCs w:val="19"/>
        </w:rPr>
        <w:t>pproaching them directly and trying to include them in the project can at least partly contribute to a communication based on scientific results. Moreover, the power of the media to influence society at large but also politicians was underlined. One interviewee mentioned that one way to change the practices of decision-makers is to bring the media to report about projects and academic insights in order to raise awareness and interest among policy-makers:</w:t>
      </w:r>
    </w:p>
    <w:p w14:paraId="31B648F3" w14:textId="77777777" w:rsidR="0037669C" w:rsidRPr="003D1F31" w:rsidRDefault="0037669C" w:rsidP="007F523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“[M]edia sometimes can exert pressure, at least by creating a debate and creating sometimes social movements, and so we always hope that this will exert some pressure on policymakers.” Interviewee 3</w:t>
      </w:r>
    </w:p>
    <w:p w14:paraId="39196E84"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1FB1886F" w14:textId="5C83C6D9"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Industry: </w:t>
      </w:r>
      <w:r w:rsidRPr="003D1F31">
        <w:rPr>
          <w:rFonts w:ascii="Verdana" w:eastAsia="Times New Roman" w:hAnsi="Verdana" w:cs="Times New Roman"/>
          <w:sz w:val="19"/>
          <w:szCs w:val="19"/>
        </w:rPr>
        <w:t xml:space="preserve">A few </w:t>
      </w:r>
      <w:r w:rsidR="007F523B"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also </w:t>
      </w:r>
      <w:r w:rsidR="009F1D63">
        <w:rPr>
          <w:rFonts w:ascii="Verdana" w:eastAsia="Times New Roman" w:hAnsi="Verdana" w:cs="Times New Roman"/>
          <w:sz w:val="19"/>
          <w:szCs w:val="19"/>
        </w:rPr>
        <w:t>intended</w:t>
      </w:r>
      <w:r w:rsidRPr="003D1F31">
        <w:rPr>
          <w:rFonts w:ascii="Verdana" w:eastAsia="Times New Roman" w:hAnsi="Verdana" w:cs="Times New Roman"/>
          <w:sz w:val="19"/>
          <w:szCs w:val="19"/>
        </w:rPr>
        <w:t xml:space="preserve"> to evoke change in the industry. </w:t>
      </w:r>
      <w:r w:rsidR="007F523B" w:rsidRPr="003D1F31">
        <w:rPr>
          <w:rFonts w:ascii="Verdana" w:eastAsia="Times New Roman" w:hAnsi="Verdana" w:cs="Times New Roman"/>
          <w:sz w:val="19"/>
          <w:szCs w:val="19"/>
        </w:rPr>
        <w:t>Although</w:t>
      </w:r>
      <w:r w:rsidRPr="003D1F31">
        <w:rPr>
          <w:rFonts w:ascii="Verdana" w:eastAsia="Times New Roman" w:hAnsi="Verdana" w:cs="Times New Roman"/>
          <w:sz w:val="19"/>
          <w:szCs w:val="19"/>
        </w:rPr>
        <w:t xml:space="preserve"> it was </w:t>
      </w:r>
      <w:r w:rsidR="007F523B" w:rsidRPr="003D1F31">
        <w:rPr>
          <w:rFonts w:ascii="Verdana" w:eastAsia="Times New Roman" w:hAnsi="Verdana" w:cs="Times New Roman"/>
          <w:sz w:val="19"/>
          <w:szCs w:val="19"/>
        </w:rPr>
        <w:t>emphasised</w:t>
      </w:r>
      <w:r w:rsidRPr="003D1F31">
        <w:rPr>
          <w:rFonts w:ascii="Verdana" w:eastAsia="Times New Roman" w:hAnsi="Verdana" w:cs="Times New Roman"/>
          <w:sz w:val="19"/>
          <w:szCs w:val="19"/>
        </w:rPr>
        <w:t xml:space="preserve"> that fundamental research has often limited direct impact on industry, it can offer essential insights that might, in the long run, result in changes within a certain industry. Furthermore, including industry partners as possible actors of change can benefit both sides. On the one side, understanding the needs and challenges industries face can advance academic research. On the other hand, industry can benefit both from academic knowledge directly but also from sustaining exchanges that might prove to be valuable for future projects.</w:t>
      </w:r>
    </w:p>
    <w:p w14:paraId="78CBD2ED"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3E67CEAD" w14:textId="72AB96BD"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Scientific community: </w:t>
      </w:r>
      <w:r w:rsidR="007F523B" w:rsidRPr="003D1F31">
        <w:rPr>
          <w:rFonts w:ascii="Verdana" w:eastAsia="Times New Roman" w:hAnsi="Verdana" w:cs="Times New Roman"/>
          <w:sz w:val="19"/>
          <w:szCs w:val="19"/>
        </w:rPr>
        <w:t>Some interviewees</w:t>
      </w:r>
      <w:r w:rsidRPr="003D1F31">
        <w:rPr>
          <w:rFonts w:ascii="Verdana" w:eastAsia="Times New Roman" w:hAnsi="Verdana" w:cs="Times New Roman"/>
          <w:sz w:val="19"/>
          <w:szCs w:val="19"/>
        </w:rPr>
        <w:t xml:space="preserve"> also mentioned </w:t>
      </w:r>
      <w:r w:rsidR="009F1D63">
        <w:rPr>
          <w:rFonts w:ascii="Verdana" w:eastAsia="Times New Roman" w:hAnsi="Verdana" w:cs="Times New Roman"/>
          <w:sz w:val="19"/>
          <w:szCs w:val="19"/>
        </w:rPr>
        <w:t>an intention</w:t>
      </w:r>
      <w:r w:rsidRPr="003D1F31">
        <w:rPr>
          <w:rFonts w:ascii="Verdana" w:eastAsia="Times New Roman" w:hAnsi="Verdana" w:cs="Times New Roman"/>
          <w:sz w:val="19"/>
          <w:szCs w:val="19"/>
        </w:rPr>
        <w:t xml:space="preserve"> to change parts of the ways academic research is conducted. One interviewee, for example, highlighted that one of the novelties of her project </w:t>
      </w:r>
      <w:r w:rsidR="007F523B" w:rsidRPr="003D1F31">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the interdisciplinary aspects</w:t>
      </w:r>
      <w:r w:rsidR="007F523B"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are not common in her field. Accordingly, she made great efforts to spread the benefits of </w:t>
      </w:r>
      <w:r w:rsidR="009F1D63">
        <w:rPr>
          <w:rFonts w:ascii="Verdana" w:eastAsia="Times New Roman" w:hAnsi="Verdana" w:cs="Times New Roman"/>
          <w:sz w:val="19"/>
          <w:szCs w:val="19"/>
        </w:rPr>
        <w:t>inter</w:t>
      </w:r>
      <w:r w:rsidRPr="003D1F31">
        <w:rPr>
          <w:rFonts w:ascii="Verdana" w:eastAsia="Times New Roman" w:hAnsi="Verdana" w:cs="Times New Roman"/>
          <w:sz w:val="19"/>
          <w:szCs w:val="19"/>
        </w:rPr>
        <w:t xml:space="preserve">-disciplinary research amongst other scientists formally by giving talks at conferences but also informally by reporting about her experiences to colleagues whenever possible. Hence, transformative actions do not always need to be targeted at non-academic actors. </w:t>
      </w:r>
      <w:r w:rsidR="007F523B"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combination of changes within and outside of academia can prove successful when aiming for social innovation.</w:t>
      </w:r>
    </w:p>
    <w:p w14:paraId="2058EB69" w14:textId="77777777" w:rsidR="0037669C" w:rsidRPr="003D1F31" w:rsidRDefault="0037669C" w:rsidP="0037669C">
      <w:pPr>
        <w:pStyle w:val="RTDBody"/>
      </w:pPr>
    </w:p>
    <w:p w14:paraId="0EB47582" w14:textId="667BA9DB" w:rsidR="008D3304" w:rsidRPr="003D1F31" w:rsidRDefault="008D3304" w:rsidP="008D3304">
      <w:pPr>
        <w:pStyle w:val="RTDHeading03"/>
        <w:rPr>
          <w:sz w:val="19"/>
          <w:szCs w:val="19"/>
        </w:rPr>
      </w:pPr>
      <w:bookmarkStart w:id="77" w:name="_Toc106728076"/>
      <w:r w:rsidRPr="003D1F31">
        <w:rPr>
          <w:sz w:val="19"/>
          <w:szCs w:val="19"/>
        </w:rPr>
        <w:t>Intended change of what?</w:t>
      </w:r>
      <w:bookmarkEnd w:id="77"/>
    </w:p>
    <w:p w14:paraId="48C44B29" w14:textId="77777777" w:rsidR="008D3304" w:rsidRPr="003D1F31" w:rsidRDefault="0037669C" w:rsidP="0037669C">
      <w:pPr>
        <w:pStyle w:val="BodyText"/>
        <w:jc w:val="both"/>
        <w:rPr>
          <w:rFonts w:ascii="Verdana" w:hAnsi="Verdana"/>
          <w:sz w:val="19"/>
          <w:szCs w:val="19"/>
          <w:lang w:val="en-GB"/>
        </w:rPr>
      </w:pPr>
      <w:r w:rsidRPr="003D1F31">
        <w:rPr>
          <w:rFonts w:ascii="Verdana" w:hAnsi="Verdana"/>
          <w:sz w:val="19"/>
          <w:szCs w:val="19"/>
          <w:lang w:val="en-GB"/>
        </w:rPr>
        <w:t xml:space="preserve">In the online survey, we </w:t>
      </w:r>
      <w:r w:rsidR="008D3304" w:rsidRPr="003D1F31">
        <w:rPr>
          <w:rFonts w:ascii="Verdana" w:hAnsi="Verdana"/>
          <w:sz w:val="19"/>
          <w:szCs w:val="19"/>
          <w:lang w:val="en-GB"/>
        </w:rPr>
        <w:t>asked</w:t>
      </w:r>
      <w:r w:rsidRPr="003D1F31">
        <w:rPr>
          <w:rFonts w:ascii="Verdana" w:hAnsi="Verdana"/>
          <w:sz w:val="19"/>
          <w:szCs w:val="19"/>
          <w:lang w:val="en-GB"/>
        </w:rPr>
        <w:t xml:space="preserve"> about intended changes to </w:t>
      </w:r>
      <w:r w:rsidR="008D3304" w:rsidRPr="003D1F31">
        <w:rPr>
          <w:rFonts w:ascii="Verdana" w:hAnsi="Verdana"/>
          <w:sz w:val="19"/>
          <w:szCs w:val="19"/>
          <w:lang w:val="en-GB"/>
        </w:rPr>
        <w:t>approximate</w:t>
      </w:r>
      <w:r w:rsidRPr="003D1F31">
        <w:rPr>
          <w:rFonts w:ascii="Verdana" w:hAnsi="Verdana"/>
          <w:sz w:val="19"/>
          <w:szCs w:val="19"/>
          <w:lang w:val="en-GB"/>
        </w:rPr>
        <w:t xml:space="preserve"> potential project outcomes, both in the long and short term. We differentiated four categories of effects: </w:t>
      </w:r>
    </w:p>
    <w:p w14:paraId="5D2CD08D" w14:textId="3F5B6372" w:rsidR="008D3304" w:rsidRPr="003D1F31" w:rsidRDefault="0037669C" w:rsidP="008D3304">
      <w:pPr>
        <w:pStyle w:val="BodyText"/>
        <w:numPr>
          <w:ilvl w:val="0"/>
          <w:numId w:val="83"/>
        </w:numPr>
        <w:jc w:val="both"/>
        <w:rPr>
          <w:rFonts w:ascii="Verdana" w:hAnsi="Verdana"/>
          <w:sz w:val="19"/>
          <w:szCs w:val="19"/>
          <w:lang w:val="en-GB"/>
        </w:rPr>
      </w:pPr>
      <w:r w:rsidRPr="003D1F31">
        <w:rPr>
          <w:rFonts w:ascii="Verdana" w:hAnsi="Verdana"/>
          <w:sz w:val="19"/>
          <w:szCs w:val="19"/>
          <w:lang w:val="en-GB"/>
        </w:rPr>
        <w:t xml:space="preserve">improving understanding as most generic effect of scientific research; </w:t>
      </w:r>
    </w:p>
    <w:p w14:paraId="6AC05D6A" w14:textId="77777777" w:rsidR="008D3304" w:rsidRPr="003D1F31" w:rsidRDefault="0037669C" w:rsidP="008D3304">
      <w:pPr>
        <w:pStyle w:val="BodyText"/>
        <w:numPr>
          <w:ilvl w:val="0"/>
          <w:numId w:val="83"/>
        </w:numPr>
        <w:jc w:val="both"/>
        <w:rPr>
          <w:rFonts w:ascii="Verdana" w:hAnsi="Verdana"/>
          <w:sz w:val="19"/>
          <w:szCs w:val="19"/>
          <w:lang w:val="en-GB"/>
        </w:rPr>
      </w:pPr>
      <w:r w:rsidRPr="003D1F31">
        <w:rPr>
          <w:rFonts w:ascii="Verdana" w:hAnsi="Verdana"/>
          <w:sz w:val="19"/>
          <w:szCs w:val="19"/>
          <w:lang w:val="en-GB"/>
        </w:rPr>
        <w:t xml:space="preserve">raising awareness of an issue; </w:t>
      </w:r>
    </w:p>
    <w:p w14:paraId="6DC321F9" w14:textId="77777777" w:rsidR="008D3304" w:rsidRPr="003D1F31" w:rsidRDefault="0037669C" w:rsidP="008D3304">
      <w:pPr>
        <w:pStyle w:val="BodyText"/>
        <w:numPr>
          <w:ilvl w:val="0"/>
          <w:numId w:val="83"/>
        </w:numPr>
        <w:jc w:val="both"/>
        <w:rPr>
          <w:rFonts w:ascii="Verdana" w:hAnsi="Verdana"/>
          <w:sz w:val="19"/>
          <w:szCs w:val="19"/>
          <w:lang w:val="en-GB"/>
        </w:rPr>
      </w:pPr>
      <w:r w:rsidRPr="003D1F31">
        <w:rPr>
          <w:rFonts w:ascii="Verdana" w:hAnsi="Verdana"/>
          <w:sz w:val="19"/>
          <w:szCs w:val="19"/>
          <w:lang w:val="en-GB"/>
        </w:rPr>
        <w:t xml:space="preserve">changing attitude, which has a normative change connotation, and </w:t>
      </w:r>
    </w:p>
    <w:p w14:paraId="7125D569" w14:textId="4599DC03" w:rsidR="0037669C" w:rsidRPr="003D1F31" w:rsidRDefault="0037669C" w:rsidP="008D3304">
      <w:pPr>
        <w:pStyle w:val="BodyText"/>
        <w:numPr>
          <w:ilvl w:val="0"/>
          <w:numId w:val="83"/>
        </w:numPr>
        <w:jc w:val="both"/>
        <w:rPr>
          <w:rFonts w:ascii="Verdana" w:hAnsi="Verdana"/>
          <w:sz w:val="19"/>
          <w:szCs w:val="19"/>
          <w:lang w:val="en-GB"/>
        </w:rPr>
      </w:pPr>
      <w:r w:rsidRPr="003D1F31">
        <w:rPr>
          <w:rFonts w:ascii="Verdana" w:hAnsi="Verdana"/>
          <w:sz w:val="19"/>
          <w:szCs w:val="19"/>
          <w:lang w:val="en-GB"/>
        </w:rPr>
        <w:lastRenderedPageBreak/>
        <w:t>changing behaviour, which has an action-oriented connotation.</w:t>
      </w:r>
    </w:p>
    <w:p w14:paraId="59A19569" w14:textId="4D4316F2" w:rsidR="002D0169" w:rsidRPr="003D1F31" w:rsidRDefault="002D0169" w:rsidP="002D0169">
      <w:pPr>
        <w:pStyle w:val="BodyText"/>
        <w:jc w:val="both"/>
        <w:rPr>
          <w:rFonts w:ascii="Verdana" w:hAnsi="Verdana"/>
          <w:sz w:val="19"/>
          <w:szCs w:val="19"/>
          <w:lang w:val="en-GB"/>
        </w:rPr>
      </w:pPr>
      <w:r w:rsidRPr="003D1F31">
        <w:rPr>
          <w:rFonts w:ascii="Verdana" w:hAnsi="Verdana"/>
          <w:i/>
          <w:iCs/>
          <w:sz w:val="19"/>
          <w:szCs w:val="19"/>
          <w:lang w:val="en-GB"/>
        </w:rPr>
        <w:t>Improving the understanding</w:t>
      </w:r>
      <w:r w:rsidRPr="003D1F31">
        <w:rPr>
          <w:rFonts w:ascii="Verdana" w:hAnsi="Verdana"/>
          <w:sz w:val="19"/>
          <w:szCs w:val="19"/>
          <w:lang w:val="en-GB"/>
        </w:rPr>
        <w:t xml:space="preserve"> followed by </w:t>
      </w:r>
      <w:r w:rsidRPr="003D1F31">
        <w:rPr>
          <w:rFonts w:ascii="Verdana" w:hAnsi="Verdana"/>
          <w:i/>
          <w:iCs/>
          <w:sz w:val="19"/>
          <w:szCs w:val="19"/>
          <w:lang w:val="en-GB"/>
        </w:rPr>
        <w:t>raising awareness</w:t>
      </w:r>
      <w:r w:rsidRPr="003D1F31">
        <w:rPr>
          <w:rFonts w:ascii="Verdana" w:hAnsi="Verdana"/>
          <w:sz w:val="19"/>
          <w:szCs w:val="19"/>
          <w:lang w:val="en-GB"/>
        </w:rPr>
        <w:t xml:space="preserve"> were the most frequently selected categories of the su</w:t>
      </w:r>
      <w:r w:rsidR="00FA5B95">
        <w:rPr>
          <w:rFonts w:ascii="Verdana" w:hAnsi="Verdana"/>
          <w:sz w:val="19"/>
          <w:szCs w:val="19"/>
          <w:lang w:val="en-GB"/>
        </w:rPr>
        <w:t>rvey participants (see Figure 17</w:t>
      </w:r>
      <w:r w:rsidRPr="003D1F31">
        <w:rPr>
          <w:rFonts w:ascii="Verdana" w:hAnsi="Verdana"/>
          <w:sz w:val="19"/>
          <w:szCs w:val="19"/>
          <w:lang w:val="en-GB"/>
        </w:rPr>
        <w:t xml:space="preserve">). Other arguably stronger types </w:t>
      </w:r>
      <w:r w:rsidR="00FA5B95">
        <w:rPr>
          <w:rFonts w:ascii="Verdana" w:hAnsi="Verdana"/>
          <w:sz w:val="19"/>
          <w:szCs w:val="19"/>
          <w:lang w:val="en-GB"/>
        </w:rPr>
        <w:t>with regards to</w:t>
      </w:r>
      <w:r w:rsidRPr="003D1F31">
        <w:rPr>
          <w:rFonts w:ascii="Verdana" w:hAnsi="Verdana"/>
          <w:sz w:val="19"/>
          <w:szCs w:val="19"/>
          <w:lang w:val="en-GB"/>
        </w:rPr>
        <w:t xml:space="preserve"> changes</w:t>
      </w:r>
      <w:r w:rsidR="00FA5B95">
        <w:rPr>
          <w:rFonts w:ascii="Verdana" w:hAnsi="Verdana"/>
          <w:sz w:val="19"/>
          <w:szCs w:val="19"/>
          <w:lang w:val="en-GB"/>
        </w:rPr>
        <w:t xml:space="preserve"> in practice fields</w:t>
      </w:r>
      <w:r w:rsidRPr="003D1F31">
        <w:rPr>
          <w:rFonts w:ascii="Verdana" w:hAnsi="Verdana"/>
          <w:sz w:val="19"/>
          <w:szCs w:val="19"/>
          <w:lang w:val="en-GB"/>
        </w:rPr>
        <w:t xml:space="preserve"> (</w:t>
      </w:r>
      <w:r w:rsidR="00FA5B95">
        <w:rPr>
          <w:rFonts w:ascii="Verdana" w:hAnsi="Verdana"/>
          <w:sz w:val="19"/>
          <w:szCs w:val="19"/>
          <w:lang w:val="en-GB"/>
        </w:rPr>
        <w:t xml:space="preserve">i.e. </w:t>
      </w:r>
      <w:r w:rsidRPr="003D1F31">
        <w:rPr>
          <w:rFonts w:ascii="Verdana" w:hAnsi="Verdana"/>
          <w:sz w:val="19"/>
          <w:szCs w:val="19"/>
          <w:lang w:val="en-GB"/>
        </w:rPr>
        <w:t xml:space="preserve">attitude and behaviour) were less frequently mentioned. Interestingly, an intended change of behaviour was more often named than an intended change of attitude. </w:t>
      </w:r>
    </w:p>
    <w:p w14:paraId="06763C07" w14:textId="6194FD20" w:rsidR="008D3304" w:rsidRPr="003D1F31" w:rsidRDefault="008D3304" w:rsidP="0037669C">
      <w:pPr>
        <w:pStyle w:val="BodyText"/>
        <w:jc w:val="both"/>
        <w:rPr>
          <w:rFonts w:ascii="Verdana" w:hAnsi="Verdana"/>
          <w:iCs/>
          <w:sz w:val="19"/>
          <w:szCs w:val="19"/>
          <w:lang w:val="en-GB"/>
        </w:rPr>
      </w:pPr>
      <w:commentRangeStart w:id="78"/>
      <w:commentRangeStart w:id="79"/>
      <w:r w:rsidRPr="003D1F31">
        <w:rPr>
          <w:rFonts w:ascii="Verdana" w:hAnsi="Verdana"/>
          <w:iCs/>
          <w:sz w:val="19"/>
          <w:szCs w:val="19"/>
          <w:lang w:val="en-GB"/>
        </w:rPr>
        <w:t xml:space="preserve">Almost 60% of the survey respondents </w:t>
      </w:r>
      <w:commentRangeEnd w:id="78"/>
      <w:r w:rsidR="002D0169" w:rsidRPr="003D1F31">
        <w:rPr>
          <w:rStyle w:val="CommentReference"/>
          <w:lang w:val="en-GB"/>
        </w:rPr>
        <w:commentReference w:id="78"/>
      </w:r>
      <w:commentRangeEnd w:id="79"/>
      <w:r w:rsidR="0076090D">
        <w:rPr>
          <w:rStyle w:val="CommentReference"/>
          <w:lang w:val="en-GB"/>
        </w:rPr>
        <w:commentReference w:id="79"/>
      </w:r>
      <w:r w:rsidRPr="003D1F31">
        <w:rPr>
          <w:rFonts w:ascii="Verdana" w:hAnsi="Verdana"/>
          <w:iCs/>
          <w:sz w:val="19"/>
          <w:szCs w:val="19"/>
          <w:lang w:val="en-GB"/>
        </w:rPr>
        <w:t xml:space="preserve">aimed to improve understanding and another 50% </w:t>
      </w:r>
      <w:r w:rsidR="002D0169" w:rsidRPr="003D1F31">
        <w:rPr>
          <w:rFonts w:ascii="Verdana" w:hAnsi="Verdana"/>
          <w:iCs/>
          <w:sz w:val="19"/>
          <w:szCs w:val="19"/>
          <w:lang w:val="en-GB"/>
        </w:rPr>
        <w:t>wanted</w:t>
      </w:r>
      <w:r w:rsidRPr="003D1F31">
        <w:rPr>
          <w:rFonts w:ascii="Verdana" w:hAnsi="Verdana"/>
          <w:iCs/>
          <w:sz w:val="19"/>
          <w:szCs w:val="19"/>
          <w:lang w:val="en-GB"/>
        </w:rPr>
        <w:t xml:space="preserve"> to raise awareness with their SNSF funded projects (note that multiple answering was possible). Almost 18% aimed to change attitudes and 30% intended a behavioural change. The latter can be regarded as a proxy for a change in social practices, which is </w:t>
      </w:r>
      <w:r w:rsidR="00FA5B95">
        <w:rPr>
          <w:rFonts w:ascii="Verdana" w:hAnsi="Verdana"/>
          <w:iCs/>
          <w:sz w:val="19"/>
          <w:szCs w:val="19"/>
          <w:lang w:val="en-GB"/>
        </w:rPr>
        <w:t>the central object</w:t>
      </w:r>
      <w:r w:rsidRPr="003D1F31">
        <w:rPr>
          <w:rFonts w:ascii="Verdana" w:hAnsi="Verdana"/>
          <w:iCs/>
          <w:sz w:val="19"/>
          <w:szCs w:val="19"/>
          <w:lang w:val="en-GB"/>
        </w:rPr>
        <w:t xml:space="preserve"> of social innovation. </w:t>
      </w:r>
    </w:p>
    <w:p w14:paraId="53791B19" w14:textId="5E15EE4A" w:rsidR="0037669C" w:rsidRPr="003D1F31" w:rsidRDefault="00CD5934" w:rsidP="0037669C">
      <w:pPr>
        <w:pStyle w:val="BodyText"/>
        <w:jc w:val="both"/>
        <w:rPr>
          <w:rFonts w:ascii="Verdana" w:hAnsi="Verdana"/>
          <w:iCs/>
          <w:sz w:val="19"/>
          <w:szCs w:val="19"/>
          <w:lang w:val="en-GB"/>
        </w:rPr>
      </w:pPr>
      <w:r w:rsidRPr="003D1F31">
        <w:rPr>
          <w:rFonts w:ascii="Verdana" w:hAnsi="Verdana"/>
          <w:iCs/>
          <w:sz w:val="19"/>
          <w:szCs w:val="19"/>
          <w:lang w:val="en-GB"/>
        </w:rPr>
        <w:t>Broken down by target groups</w:t>
      </w:r>
      <w:r w:rsidRPr="003D1F31">
        <w:rPr>
          <w:rStyle w:val="FootnoteReference"/>
          <w:rFonts w:ascii="Verdana" w:hAnsi="Verdana"/>
          <w:iCs/>
          <w:sz w:val="19"/>
          <w:szCs w:val="19"/>
          <w:lang w:val="en-GB"/>
        </w:rPr>
        <w:footnoteReference w:id="17"/>
      </w:r>
      <w:r w:rsidRPr="003D1F31">
        <w:rPr>
          <w:rFonts w:ascii="Verdana" w:hAnsi="Verdana"/>
          <w:iCs/>
          <w:sz w:val="19"/>
          <w:szCs w:val="19"/>
          <w:lang w:val="en-GB"/>
        </w:rPr>
        <w:t>, the principal investigators</w:t>
      </w:r>
      <w:r w:rsidR="00FA5B95">
        <w:rPr>
          <w:rFonts w:ascii="Verdana" w:hAnsi="Verdana"/>
          <w:iCs/>
          <w:sz w:val="19"/>
          <w:szCs w:val="19"/>
          <w:lang w:val="en-GB"/>
        </w:rPr>
        <w:t xml:space="preserve"> (PIs)</w:t>
      </w:r>
      <w:r w:rsidRPr="003D1F31">
        <w:rPr>
          <w:rFonts w:ascii="Verdana" w:hAnsi="Verdana"/>
          <w:iCs/>
          <w:sz w:val="19"/>
          <w:szCs w:val="19"/>
          <w:lang w:val="en-GB"/>
        </w:rPr>
        <w:t xml:space="preserve"> mainly intended to generate change effects in the general population (mostly a change in understanding and awareness). The second largest target group for which change effects were intended </w:t>
      </w:r>
      <w:r w:rsidR="00FA5B95">
        <w:rPr>
          <w:rFonts w:ascii="Verdana" w:hAnsi="Verdana"/>
          <w:iCs/>
          <w:sz w:val="19"/>
          <w:szCs w:val="19"/>
          <w:lang w:val="en-GB"/>
        </w:rPr>
        <w:t xml:space="preserve">by PIs </w:t>
      </w:r>
      <w:r w:rsidRPr="003D1F31">
        <w:rPr>
          <w:rFonts w:ascii="Verdana" w:hAnsi="Verdana"/>
          <w:iCs/>
          <w:sz w:val="19"/>
          <w:szCs w:val="19"/>
          <w:lang w:val="en-GB"/>
        </w:rPr>
        <w:t>were policy-makers and public administrations, followed by welfare and education institutions as well as businesses, specific social groups and – least – NGOs or civ</w:t>
      </w:r>
      <w:r w:rsidR="00FA5B95">
        <w:rPr>
          <w:rFonts w:ascii="Verdana" w:hAnsi="Verdana"/>
          <w:iCs/>
          <w:sz w:val="19"/>
          <w:szCs w:val="19"/>
          <w:lang w:val="en-GB"/>
        </w:rPr>
        <w:t>il society groups (see Figure 17</w:t>
      </w:r>
      <w:r w:rsidRPr="003D1F31">
        <w:rPr>
          <w:rFonts w:ascii="Verdana" w:hAnsi="Verdana"/>
          <w:iCs/>
          <w:sz w:val="19"/>
          <w:szCs w:val="19"/>
          <w:lang w:val="en-GB"/>
        </w:rPr>
        <w:t xml:space="preserve">). It is interesting to note that 31 </w:t>
      </w:r>
      <w:r w:rsidR="00FA5B95">
        <w:rPr>
          <w:rFonts w:ascii="Verdana" w:hAnsi="Verdana"/>
          <w:iCs/>
          <w:sz w:val="19"/>
          <w:szCs w:val="19"/>
          <w:lang w:val="en-GB"/>
        </w:rPr>
        <w:t>PIs</w:t>
      </w:r>
      <w:r w:rsidRPr="003D1F31">
        <w:rPr>
          <w:rFonts w:ascii="Verdana" w:hAnsi="Verdana"/>
          <w:iCs/>
          <w:sz w:val="19"/>
          <w:szCs w:val="19"/>
          <w:lang w:val="en-GB"/>
        </w:rPr>
        <w:t xml:space="preserve"> of SNSF funded projects responded that the intended effect (or one of the intended effects) of their research project was a behavioural change among policymakers and/or public administration. </w:t>
      </w:r>
      <w:r w:rsidR="002D0169" w:rsidRPr="003D1F31">
        <w:rPr>
          <w:rFonts w:ascii="Verdana" w:hAnsi="Verdana"/>
          <w:iCs/>
          <w:sz w:val="19"/>
          <w:szCs w:val="19"/>
          <w:lang w:val="en-GB"/>
        </w:rPr>
        <w:t xml:space="preserve">This means that around 8% of all scrutinised SNSF PIs have a clear policy action agenda. </w:t>
      </w:r>
    </w:p>
    <w:p w14:paraId="2E2F1C74" w14:textId="063A6BA9" w:rsidR="00CD5934" w:rsidRPr="003D1F31" w:rsidRDefault="00CD5934" w:rsidP="0037669C">
      <w:pPr>
        <w:pStyle w:val="BodyText"/>
        <w:jc w:val="both"/>
        <w:rPr>
          <w:rFonts w:ascii="Verdana" w:hAnsi="Verdana"/>
          <w:iCs/>
          <w:sz w:val="19"/>
          <w:szCs w:val="19"/>
          <w:lang w:val="en-GB"/>
        </w:rPr>
      </w:pPr>
      <w:r w:rsidRPr="003D1F31">
        <w:rPr>
          <w:rFonts w:ascii="Verdana" w:hAnsi="Verdana"/>
          <w:iCs/>
          <w:sz w:val="19"/>
          <w:szCs w:val="19"/>
          <w:lang w:val="en-GB"/>
        </w:rPr>
        <w:t xml:space="preserve">The intentions to trigger a change of attitude or even a change of behaviour were highly expressed towards the target groups of </w:t>
      </w:r>
      <w:r w:rsidR="00137D25" w:rsidRPr="003D1F31">
        <w:rPr>
          <w:rFonts w:ascii="Verdana" w:hAnsi="Verdana"/>
          <w:iCs/>
          <w:sz w:val="19"/>
          <w:szCs w:val="19"/>
          <w:lang w:val="en-GB"/>
        </w:rPr>
        <w:t>“</w:t>
      </w:r>
      <w:r w:rsidRPr="003D1F31">
        <w:rPr>
          <w:rFonts w:ascii="Verdana" w:hAnsi="Verdana"/>
          <w:iCs/>
          <w:sz w:val="19"/>
          <w:szCs w:val="19"/>
          <w:lang w:val="en-GB"/>
        </w:rPr>
        <w:t>policy-makers and public administration</w:t>
      </w:r>
      <w:r w:rsidR="00137D25" w:rsidRPr="003D1F31">
        <w:rPr>
          <w:rFonts w:ascii="Verdana" w:hAnsi="Verdana"/>
          <w:iCs/>
          <w:sz w:val="19"/>
          <w:szCs w:val="19"/>
          <w:lang w:val="en-GB"/>
        </w:rPr>
        <w:t>”</w:t>
      </w:r>
      <w:r w:rsidRPr="003D1F31">
        <w:rPr>
          <w:rFonts w:ascii="Verdana" w:hAnsi="Verdana"/>
          <w:iCs/>
          <w:sz w:val="19"/>
          <w:szCs w:val="19"/>
          <w:lang w:val="en-GB"/>
        </w:rPr>
        <w:t xml:space="preserve"> as mentioned above (39 % of those PIs who targeted this group intended to generate a change of attitude or behaviour among this target group), but also to</w:t>
      </w:r>
      <w:r w:rsidR="00137D25" w:rsidRPr="003D1F31">
        <w:rPr>
          <w:rFonts w:ascii="Verdana" w:hAnsi="Verdana"/>
          <w:iCs/>
          <w:sz w:val="19"/>
          <w:szCs w:val="19"/>
          <w:lang w:val="en-GB"/>
        </w:rPr>
        <w:t xml:space="preserve"> “NGOs and civil society groups” (39%),</w:t>
      </w:r>
      <w:r w:rsidRPr="003D1F31">
        <w:rPr>
          <w:rFonts w:ascii="Verdana" w:hAnsi="Verdana"/>
          <w:iCs/>
          <w:sz w:val="19"/>
          <w:szCs w:val="19"/>
          <w:lang w:val="en-GB"/>
        </w:rPr>
        <w:t xml:space="preserve"> “specific social target groups” </w:t>
      </w:r>
      <w:r w:rsidR="00137D25" w:rsidRPr="003D1F31">
        <w:rPr>
          <w:rFonts w:ascii="Verdana" w:hAnsi="Verdana"/>
          <w:iCs/>
          <w:sz w:val="19"/>
          <w:szCs w:val="19"/>
          <w:lang w:val="en-GB"/>
        </w:rPr>
        <w:t xml:space="preserve">(37%), “businesses” (30%) and “welfare and educational institutions” (29%). We can summarise that around a third of all PIs, who targeted a specific social group, did go beyond the intention to change understanding and/or to change awareness through their projects. In other words, quite a substantial part of </w:t>
      </w:r>
      <w:r w:rsidR="00333F62">
        <w:rPr>
          <w:rFonts w:ascii="Verdana" w:hAnsi="Verdana"/>
          <w:iCs/>
          <w:sz w:val="19"/>
          <w:szCs w:val="19"/>
          <w:lang w:val="en-GB"/>
        </w:rPr>
        <w:t>SNSF funded projects</w:t>
      </w:r>
      <w:r w:rsidR="00137D25" w:rsidRPr="003D1F31">
        <w:rPr>
          <w:rFonts w:ascii="Verdana" w:hAnsi="Verdana"/>
          <w:iCs/>
          <w:sz w:val="19"/>
          <w:szCs w:val="19"/>
          <w:lang w:val="en-GB"/>
        </w:rPr>
        <w:t xml:space="preserve">, </w:t>
      </w:r>
      <w:r w:rsidR="00333F62">
        <w:rPr>
          <w:rFonts w:ascii="Verdana" w:hAnsi="Verdana"/>
          <w:iCs/>
          <w:sz w:val="19"/>
          <w:szCs w:val="19"/>
          <w:lang w:val="en-GB"/>
        </w:rPr>
        <w:t>which</w:t>
      </w:r>
      <w:r w:rsidR="00137D25" w:rsidRPr="003D1F31">
        <w:rPr>
          <w:rFonts w:ascii="Verdana" w:hAnsi="Verdana"/>
          <w:iCs/>
          <w:sz w:val="19"/>
          <w:szCs w:val="19"/>
          <w:lang w:val="en-GB"/>
        </w:rPr>
        <w:t xml:space="preserve"> consider a target group for their projects, goes beyond a defensive stance in terms of intended change to be triggered by their projects. </w:t>
      </w:r>
    </w:p>
    <w:p w14:paraId="681174F5" w14:textId="77777777" w:rsidR="0037669C" w:rsidRPr="003D1F31" w:rsidRDefault="0037669C" w:rsidP="0037669C">
      <w:pPr>
        <w:pStyle w:val="BodyText"/>
        <w:jc w:val="both"/>
        <w:rPr>
          <w:rFonts w:ascii="Verdana" w:hAnsi="Verdana"/>
          <w:sz w:val="19"/>
          <w:szCs w:val="19"/>
          <w:lang w:val="en-GB"/>
        </w:rPr>
      </w:pPr>
    </w:p>
    <w:p w14:paraId="00C0C3E8" w14:textId="6D18FA14" w:rsidR="0037669C" w:rsidRPr="003D1F31" w:rsidRDefault="0037669C" w:rsidP="00137D25">
      <w:pPr>
        <w:pStyle w:val="Caption"/>
        <w:keepNext/>
        <w:keepLines/>
        <w:rPr>
          <w:rFonts w:ascii="Verdana" w:hAnsi="Verdana"/>
        </w:rPr>
      </w:pPr>
      <w:bookmarkStart w:id="80" w:name="_Ref100043382"/>
      <w:bookmarkStart w:id="81" w:name="_Toc100567222"/>
      <w:bookmarkStart w:id="82" w:name="_Toc106728183"/>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17</w:t>
      </w:r>
      <w:r w:rsidRPr="003D1F31">
        <w:rPr>
          <w:rFonts w:ascii="Verdana" w:hAnsi="Verdana"/>
        </w:rPr>
        <w:fldChar w:fldCharType="end"/>
      </w:r>
      <w:bookmarkEnd w:id="80"/>
      <w:r w:rsidRPr="003D1F31">
        <w:rPr>
          <w:rFonts w:ascii="Verdana" w:hAnsi="Verdana"/>
        </w:rPr>
        <w:t>: Distribution of intended change</w:t>
      </w:r>
      <w:bookmarkEnd w:id="81"/>
      <w:bookmarkEnd w:id="82"/>
    </w:p>
    <w:p w14:paraId="7E285A25" w14:textId="77777777" w:rsidR="0037669C" w:rsidRPr="003D1F31" w:rsidRDefault="0037669C" w:rsidP="0037669C">
      <w:pPr>
        <w:pStyle w:val="BodyText"/>
        <w:rPr>
          <w:lang w:val="en-GB"/>
        </w:rPr>
      </w:pPr>
      <w:r w:rsidRPr="003D1F31">
        <w:rPr>
          <w:noProof/>
          <w:lang w:val="de-AT" w:eastAsia="de-AT"/>
        </w:rPr>
        <w:drawing>
          <wp:inline distT="0" distB="0" distL="0" distR="0" wp14:anchorId="416F9D55" wp14:editId="71F392C1">
            <wp:extent cx="5760720" cy="2160270"/>
            <wp:effectExtent l="0" t="0" r="0" b="0"/>
            <wp:docPr id="21"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 descr="Chart, bar chart&#10;&#10;Description automatically generated"/>
                    <pic:cNvPicPr>
                      <a:picLocks noChangeAspect="1" noChangeArrowheads="1"/>
                    </pic:cNvPicPr>
                  </pic:nvPicPr>
                  <pic:blipFill>
                    <a:blip r:embed="rId36"/>
                    <a:stretch>
                      <a:fillRect/>
                    </a:stretch>
                  </pic:blipFill>
                  <pic:spPr bwMode="auto">
                    <a:xfrm>
                      <a:off x="0" y="0"/>
                      <a:ext cx="5760720" cy="2160270"/>
                    </a:xfrm>
                    <a:prstGeom prst="rect">
                      <a:avLst/>
                    </a:prstGeom>
                  </pic:spPr>
                </pic:pic>
              </a:graphicData>
            </a:graphic>
          </wp:inline>
        </w:drawing>
      </w:r>
    </w:p>
    <w:p w14:paraId="6D17267D" w14:textId="7473A6C8" w:rsidR="0037669C" w:rsidRPr="003D1F31" w:rsidRDefault="0037669C" w:rsidP="00137D25">
      <w:pPr>
        <w:pStyle w:val="BodyText"/>
        <w:jc w:val="both"/>
        <w:rPr>
          <w:rFonts w:ascii="Verdana" w:hAnsi="Verdana"/>
          <w:sz w:val="19"/>
          <w:szCs w:val="19"/>
          <w:lang w:val="en-GB"/>
        </w:rPr>
      </w:pPr>
    </w:p>
    <w:p w14:paraId="13D23674" w14:textId="0DF018F8" w:rsidR="00137D25" w:rsidRPr="003D1F31" w:rsidRDefault="00333F62" w:rsidP="00137D25">
      <w:pPr>
        <w:pStyle w:val="BodyText"/>
        <w:jc w:val="both"/>
        <w:rPr>
          <w:rFonts w:ascii="Verdana" w:hAnsi="Verdana"/>
          <w:sz w:val="19"/>
          <w:szCs w:val="19"/>
          <w:lang w:val="en-GB"/>
        </w:rPr>
      </w:pPr>
      <w:r>
        <w:rPr>
          <w:rFonts w:ascii="Verdana" w:hAnsi="Verdana"/>
          <w:sz w:val="19"/>
          <w:szCs w:val="19"/>
          <w:lang w:val="en-GB"/>
        </w:rPr>
        <w:t>In Table 8</w:t>
      </w:r>
      <w:r w:rsidR="00137D25" w:rsidRPr="003D1F31">
        <w:rPr>
          <w:rFonts w:ascii="Verdana" w:hAnsi="Verdana"/>
          <w:sz w:val="19"/>
          <w:szCs w:val="19"/>
          <w:lang w:val="en-GB"/>
        </w:rPr>
        <w:t xml:space="preserve"> academia is</w:t>
      </w:r>
      <w:r>
        <w:rPr>
          <w:rFonts w:ascii="Verdana" w:hAnsi="Verdana"/>
          <w:sz w:val="19"/>
          <w:szCs w:val="19"/>
          <w:lang w:val="en-GB"/>
        </w:rPr>
        <w:t xml:space="preserve"> also</w:t>
      </w:r>
      <w:r w:rsidR="00137D25" w:rsidRPr="003D1F31">
        <w:rPr>
          <w:rFonts w:ascii="Verdana" w:hAnsi="Verdana"/>
          <w:sz w:val="19"/>
          <w:szCs w:val="19"/>
          <w:lang w:val="en-GB"/>
        </w:rPr>
        <w:t xml:space="preserve"> </w:t>
      </w:r>
      <w:r w:rsidR="003D216D" w:rsidRPr="003D1F31">
        <w:rPr>
          <w:rFonts w:ascii="Verdana" w:hAnsi="Verdana"/>
          <w:sz w:val="19"/>
          <w:szCs w:val="19"/>
          <w:lang w:val="en-GB"/>
        </w:rPr>
        <w:t xml:space="preserve">included as </w:t>
      </w:r>
      <w:r w:rsidR="00137D25" w:rsidRPr="003D1F31">
        <w:rPr>
          <w:rFonts w:ascii="Verdana" w:hAnsi="Verdana"/>
          <w:sz w:val="19"/>
          <w:szCs w:val="19"/>
          <w:lang w:val="en-GB"/>
        </w:rPr>
        <w:t>an intended target group of the survey</w:t>
      </w:r>
      <w:r>
        <w:rPr>
          <w:rFonts w:ascii="Verdana" w:hAnsi="Verdana"/>
          <w:sz w:val="19"/>
          <w:szCs w:val="19"/>
          <w:lang w:val="en-GB"/>
        </w:rPr>
        <w:t>ed</w:t>
      </w:r>
      <w:r w:rsidR="00137D25" w:rsidRPr="003D1F31">
        <w:rPr>
          <w:rFonts w:ascii="Verdana" w:hAnsi="Verdana"/>
          <w:sz w:val="19"/>
          <w:szCs w:val="19"/>
          <w:lang w:val="en-GB"/>
        </w:rPr>
        <w:t xml:space="preserve"> PIs, which is the case for almost 90% of all funded SNSF project</w:t>
      </w:r>
      <w:r>
        <w:rPr>
          <w:rFonts w:ascii="Verdana" w:hAnsi="Verdana"/>
          <w:sz w:val="19"/>
          <w:szCs w:val="19"/>
          <w:lang w:val="en-GB"/>
        </w:rPr>
        <w:t>s</w:t>
      </w:r>
      <w:r w:rsidR="00137D25" w:rsidRPr="003D1F31">
        <w:rPr>
          <w:rFonts w:ascii="Verdana" w:hAnsi="Verdana"/>
          <w:sz w:val="19"/>
          <w:szCs w:val="19"/>
          <w:lang w:val="en-GB"/>
        </w:rPr>
        <w:t xml:space="preserve">. Here, improving understanding is by far the most expressed intended change category. </w:t>
      </w:r>
      <w:r w:rsidRPr="00333F62">
        <w:rPr>
          <w:rFonts w:ascii="Verdana" w:hAnsi="Verdana"/>
          <w:sz w:val="19"/>
          <w:szCs w:val="19"/>
          <w:lang w:val="en-GB"/>
        </w:rPr>
        <w:t>In other words, science is predominantly related to science, which is indispensable for the progress of scientific knowledge. At the same time, however, it is not only related to itself, but also intends to have change effects on non-academic groups.</w:t>
      </w:r>
    </w:p>
    <w:p w14:paraId="4448629E" w14:textId="77777777" w:rsidR="00137D25" w:rsidRPr="003D1F31" w:rsidRDefault="00137D25" w:rsidP="00137D25">
      <w:pPr>
        <w:pStyle w:val="BodyText"/>
        <w:jc w:val="both"/>
        <w:rPr>
          <w:rFonts w:ascii="Verdana" w:hAnsi="Verdana"/>
          <w:sz w:val="19"/>
          <w:szCs w:val="19"/>
          <w:lang w:val="en-GB"/>
        </w:rPr>
      </w:pPr>
    </w:p>
    <w:p w14:paraId="2C2C881E" w14:textId="53D55593" w:rsidR="0037669C" w:rsidRPr="003D1F31" w:rsidRDefault="0037669C" w:rsidP="0037669C">
      <w:pPr>
        <w:pStyle w:val="Caption"/>
        <w:keepNext/>
        <w:rPr>
          <w:rFonts w:ascii="Verdana" w:hAnsi="Verdana"/>
        </w:rPr>
      </w:pPr>
      <w:bookmarkStart w:id="83" w:name="_Ref100043402"/>
      <w:bookmarkStart w:id="84" w:name="_Toc100567253"/>
      <w:bookmarkStart w:id="85" w:name="_Toc106728156"/>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11</w:t>
      </w:r>
      <w:r w:rsidRPr="003D1F31">
        <w:rPr>
          <w:rFonts w:ascii="Verdana" w:hAnsi="Verdana"/>
        </w:rPr>
        <w:fldChar w:fldCharType="end"/>
      </w:r>
      <w:bookmarkEnd w:id="83"/>
      <w:r w:rsidRPr="003D1F31">
        <w:rPr>
          <w:rFonts w:ascii="Verdana" w:hAnsi="Verdana"/>
        </w:rPr>
        <w:t>: Distribution of intended change</w:t>
      </w:r>
      <w:bookmarkEnd w:id="84"/>
      <w:bookmarkEnd w:id="85"/>
    </w:p>
    <w:tbl>
      <w:tblPr>
        <w:tblStyle w:val="ListTable3"/>
        <w:tblW w:w="8874" w:type="dxa"/>
        <w:tblLayout w:type="fixed"/>
        <w:tblLook w:val="04A0" w:firstRow="1" w:lastRow="0" w:firstColumn="1" w:lastColumn="0" w:noHBand="0" w:noVBand="1"/>
      </w:tblPr>
      <w:tblGrid>
        <w:gridCol w:w="1696"/>
        <w:gridCol w:w="709"/>
        <w:gridCol w:w="795"/>
        <w:gridCol w:w="6"/>
        <w:gridCol w:w="617"/>
        <w:gridCol w:w="794"/>
        <w:gridCol w:w="6"/>
        <w:gridCol w:w="617"/>
        <w:gridCol w:w="791"/>
        <w:gridCol w:w="8"/>
        <w:gridCol w:w="619"/>
        <w:gridCol w:w="799"/>
        <w:gridCol w:w="618"/>
        <w:gridCol w:w="793"/>
        <w:gridCol w:w="6"/>
      </w:tblGrid>
      <w:tr w:rsidR="0037669C" w:rsidRPr="003D1F31" w14:paraId="7345B980" w14:textId="77777777" w:rsidTr="00333F62">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696" w:type="dxa"/>
            <w:tcBorders>
              <w:right w:val="single" w:sz="4" w:space="0" w:color="FFFFFF"/>
            </w:tcBorders>
          </w:tcPr>
          <w:p w14:paraId="436EA05E" w14:textId="77777777" w:rsidR="0037669C" w:rsidRPr="00333F62" w:rsidRDefault="0037669C" w:rsidP="00137D25">
            <w:pPr>
              <w:pStyle w:val="BodyText"/>
              <w:rPr>
                <w:rFonts w:ascii="Verdana" w:hAnsi="Verdana"/>
                <w:sz w:val="14"/>
                <w:szCs w:val="14"/>
                <w:lang w:val="en-GB"/>
              </w:rPr>
            </w:pPr>
          </w:p>
        </w:tc>
        <w:tc>
          <w:tcPr>
            <w:tcW w:w="7178" w:type="dxa"/>
            <w:gridSpan w:val="14"/>
            <w:tcBorders>
              <w:left w:val="single" w:sz="4" w:space="0" w:color="FFFFFF"/>
              <w:bottom w:val="nil"/>
            </w:tcBorders>
            <w:vAlign w:val="bottom"/>
          </w:tcPr>
          <w:p w14:paraId="060B1C34" w14:textId="77777777" w:rsidR="0037669C" w:rsidRPr="00333F62" w:rsidRDefault="0037669C" w:rsidP="00137D25">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333F62">
              <w:rPr>
                <w:rFonts w:ascii="Verdana" w:eastAsia="Calibri" w:hAnsi="Verdana"/>
                <w:color w:val="FFFFFF"/>
                <w:sz w:val="14"/>
                <w:szCs w:val="14"/>
                <w:lang w:val="en-GB"/>
              </w:rPr>
              <w:t>Changing …</w:t>
            </w:r>
          </w:p>
        </w:tc>
      </w:tr>
      <w:tr w:rsidR="0037669C" w:rsidRPr="003D1F31" w14:paraId="33DF057A" w14:textId="77777777" w:rsidTr="00333F6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96" w:type="dxa"/>
            <w:tcBorders>
              <w:right w:val="single" w:sz="4" w:space="0" w:color="FFFFFF"/>
            </w:tcBorders>
            <w:shd w:val="clear" w:color="auto" w:fill="000000" w:themeFill="text1"/>
          </w:tcPr>
          <w:p w14:paraId="54EA4FB2" w14:textId="77777777" w:rsidR="0037669C" w:rsidRPr="00333F62" w:rsidRDefault="0037669C" w:rsidP="00137D25">
            <w:pPr>
              <w:pStyle w:val="BodyText"/>
              <w:rPr>
                <w:rFonts w:ascii="Verdana" w:hAnsi="Verdana"/>
                <w:sz w:val="14"/>
                <w:szCs w:val="14"/>
                <w:lang w:val="en-GB"/>
              </w:rPr>
            </w:pPr>
            <w:r w:rsidRPr="00333F62">
              <w:rPr>
                <w:rFonts w:ascii="Verdana" w:eastAsia="Calibri" w:hAnsi="Verdana"/>
                <w:sz w:val="14"/>
                <w:szCs w:val="14"/>
                <w:lang w:val="en-GB"/>
              </w:rPr>
              <w:t>Target audience</w:t>
            </w:r>
          </w:p>
        </w:tc>
        <w:tc>
          <w:tcPr>
            <w:tcW w:w="1510" w:type="dxa"/>
            <w:gridSpan w:val="3"/>
            <w:tcBorders>
              <w:left w:val="single" w:sz="4" w:space="0" w:color="FFFFFF"/>
              <w:right w:val="nil"/>
            </w:tcBorders>
            <w:shd w:val="clear" w:color="auto" w:fill="000000" w:themeFill="text1"/>
          </w:tcPr>
          <w:p w14:paraId="3C004498" w14:textId="612AF8D2" w:rsidR="0037669C" w:rsidRPr="00333F62" w:rsidRDefault="00137D25" w:rsidP="00137D25">
            <w:pPr>
              <w:pStyle w:val="BodyText"/>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333F62">
              <w:rPr>
                <w:rFonts w:ascii="Verdana" w:eastAsia="Calibri" w:hAnsi="Verdana"/>
                <w:b/>
                <w:bCs/>
                <w:sz w:val="14"/>
                <w:szCs w:val="14"/>
                <w:lang w:val="en-GB"/>
              </w:rPr>
              <w:t>under</w:t>
            </w:r>
            <w:r w:rsidR="0037669C" w:rsidRPr="00333F62">
              <w:rPr>
                <w:rFonts w:ascii="Verdana" w:eastAsia="Calibri" w:hAnsi="Verdana"/>
                <w:b/>
                <w:bCs/>
                <w:sz w:val="14"/>
                <w:szCs w:val="14"/>
                <w:lang w:val="en-GB"/>
              </w:rPr>
              <w:t>standing</w:t>
            </w:r>
          </w:p>
        </w:tc>
        <w:tc>
          <w:tcPr>
            <w:tcW w:w="1417" w:type="dxa"/>
            <w:gridSpan w:val="3"/>
            <w:tcBorders>
              <w:left w:val="nil"/>
              <w:right w:val="nil"/>
            </w:tcBorders>
            <w:shd w:val="clear" w:color="auto" w:fill="000000" w:themeFill="text1"/>
          </w:tcPr>
          <w:p w14:paraId="71544864" w14:textId="77777777" w:rsidR="0037669C" w:rsidRPr="00333F62" w:rsidRDefault="0037669C" w:rsidP="00137D25">
            <w:pPr>
              <w:pStyle w:val="BodyText"/>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333F62">
              <w:rPr>
                <w:rFonts w:ascii="Verdana" w:eastAsia="Calibri" w:hAnsi="Verdana"/>
                <w:b/>
                <w:bCs/>
                <w:sz w:val="14"/>
                <w:szCs w:val="14"/>
                <w:lang w:val="en-GB"/>
              </w:rPr>
              <w:t>awareness</w:t>
            </w:r>
          </w:p>
        </w:tc>
        <w:tc>
          <w:tcPr>
            <w:tcW w:w="1416" w:type="dxa"/>
            <w:gridSpan w:val="3"/>
            <w:tcBorders>
              <w:left w:val="nil"/>
              <w:right w:val="nil"/>
            </w:tcBorders>
            <w:shd w:val="clear" w:color="auto" w:fill="000000" w:themeFill="text1"/>
          </w:tcPr>
          <w:p w14:paraId="496A27FA" w14:textId="77777777" w:rsidR="0037669C" w:rsidRPr="00333F62" w:rsidRDefault="0037669C" w:rsidP="00137D25">
            <w:pPr>
              <w:pStyle w:val="BodyText"/>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333F62">
              <w:rPr>
                <w:rFonts w:ascii="Verdana" w:eastAsia="Calibri" w:hAnsi="Verdana"/>
                <w:b/>
                <w:bCs/>
                <w:sz w:val="14"/>
                <w:szCs w:val="14"/>
                <w:lang w:val="en-GB"/>
              </w:rPr>
              <w:t>attitude</w:t>
            </w:r>
          </w:p>
        </w:tc>
        <w:tc>
          <w:tcPr>
            <w:tcW w:w="1418" w:type="dxa"/>
            <w:gridSpan w:val="2"/>
            <w:tcBorders>
              <w:left w:val="nil"/>
              <w:right w:val="nil"/>
            </w:tcBorders>
            <w:shd w:val="clear" w:color="auto" w:fill="000000" w:themeFill="text1"/>
          </w:tcPr>
          <w:p w14:paraId="088C8135" w14:textId="77777777" w:rsidR="0037669C" w:rsidRPr="00333F62" w:rsidRDefault="0037669C" w:rsidP="00137D25">
            <w:pPr>
              <w:pStyle w:val="BodyText"/>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333F62">
              <w:rPr>
                <w:rFonts w:ascii="Verdana" w:eastAsia="Calibri" w:hAnsi="Verdana"/>
                <w:b/>
                <w:bCs/>
                <w:sz w:val="14"/>
                <w:szCs w:val="14"/>
                <w:lang w:val="en-GB"/>
              </w:rPr>
              <w:t>behaviour</w:t>
            </w:r>
          </w:p>
        </w:tc>
        <w:tc>
          <w:tcPr>
            <w:tcW w:w="1417" w:type="dxa"/>
            <w:gridSpan w:val="3"/>
            <w:tcBorders>
              <w:left w:val="nil"/>
            </w:tcBorders>
            <w:shd w:val="clear" w:color="auto" w:fill="000000" w:themeFill="text1"/>
          </w:tcPr>
          <w:p w14:paraId="11458A80" w14:textId="77777777" w:rsidR="0037669C" w:rsidRPr="00333F62" w:rsidRDefault="0037669C" w:rsidP="00137D25">
            <w:pPr>
              <w:pStyle w:val="BodyText"/>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333F62">
              <w:rPr>
                <w:rFonts w:ascii="Verdana" w:eastAsia="Calibri" w:hAnsi="Verdana"/>
                <w:b/>
                <w:bCs/>
                <w:sz w:val="14"/>
                <w:szCs w:val="14"/>
                <w:lang w:val="en-GB"/>
              </w:rPr>
              <w:t>other</w:t>
            </w:r>
          </w:p>
        </w:tc>
      </w:tr>
      <w:tr w:rsidR="0092500A" w:rsidRPr="00333F62" w14:paraId="1ADCDEC6" w14:textId="77777777" w:rsidTr="00333F62">
        <w:tblPrEx>
          <w:tblBorders>
            <w:top w:val="single" w:sz="3" w:space="0" w:color="000000" w:themeColor="text1"/>
            <w:left w:val="single" w:sz="3" w:space="0" w:color="000000" w:themeColor="text1"/>
            <w:bottom w:val="single" w:sz="3" w:space="0" w:color="000000" w:themeColor="text1"/>
            <w:right w:val="single" w:sz="3" w:space="0" w:color="000000" w:themeColor="text1"/>
          </w:tblBorders>
          <w:tblCellMar>
            <w:left w:w="85" w:type="dxa"/>
            <w:right w:w="85" w:type="dxa"/>
          </w:tblCellMar>
        </w:tblPrEx>
        <w:trPr>
          <w:gridAfter w:val="1"/>
          <w:wAfter w:w="6" w:type="dxa"/>
          <w:trHeight w:val="218"/>
        </w:trPr>
        <w:tc>
          <w:tcPr>
            <w:cnfStyle w:val="001000000000" w:firstRow="0" w:lastRow="0" w:firstColumn="1" w:lastColumn="0" w:oddVBand="0" w:evenVBand="0" w:oddHBand="0" w:evenHBand="0" w:firstRowFirstColumn="0" w:firstRowLastColumn="0" w:lastRowFirstColumn="0" w:lastRowLastColumn="0"/>
            <w:tcW w:w="1696" w:type="dxa"/>
            <w:vAlign w:val="bottom"/>
          </w:tcPr>
          <w:p w14:paraId="0DE1DCE9" w14:textId="77777777" w:rsidR="0037669C" w:rsidRPr="00333F62" w:rsidRDefault="0037669C" w:rsidP="00137D25">
            <w:pPr>
              <w:pStyle w:val="BodyText"/>
              <w:spacing w:after="0"/>
              <w:jc w:val="center"/>
              <w:rPr>
                <w:rFonts w:ascii="Verdana" w:hAnsi="Verdana"/>
                <w:sz w:val="14"/>
                <w:szCs w:val="14"/>
                <w:lang w:val="en-GB"/>
              </w:rPr>
            </w:pPr>
          </w:p>
        </w:tc>
        <w:tc>
          <w:tcPr>
            <w:tcW w:w="709" w:type="dxa"/>
            <w:tcBorders>
              <w:top w:val="nil"/>
              <w:right w:val="nil"/>
            </w:tcBorders>
            <w:vAlign w:val="bottom"/>
          </w:tcPr>
          <w:p w14:paraId="2CE483FA"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abs</w:t>
            </w:r>
          </w:p>
        </w:tc>
        <w:tc>
          <w:tcPr>
            <w:tcW w:w="795" w:type="dxa"/>
            <w:tcBorders>
              <w:top w:val="nil"/>
              <w:left w:val="nil"/>
              <w:bottom w:val="nil"/>
            </w:tcBorders>
            <w:shd w:val="clear" w:color="auto" w:fill="D9D9D9" w:themeFill="background1" w:themeFillShade="D9"/>
            <w:vAlign w:val="bottom"/>
          </w:tcPr>
          <w:p w14:paraId="55A7E38A"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w:t>
            </w:r>
          </w:p>
        </w:tc>
        <w:tc>
          <w:tcPr>
            <w:tcW w:w="623" w:type="dxa"/>
            <w:gridSpan w:val="2"/>
            <w:tcBorders>
              <w:top w:val="nil"/>
              <w:bottom w:val="nil"/>
              <w:right w:val="nil"/>
            </w:tcBorders>
            <w:vAlign w:val="bottom"/>
          </w:tcPr>
          <w:p w14:paraId="24D0F72E"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abs</w:t>
            </w:r>
          </w:p>
        </w:tc>
        <w:tc>
          <w:tcPr>
            <w:tcW w:w="794" w:type="dxa"/>
            <w:tcBorders>
              <w:top w:val="nil"/>
              <w:left w:val="nil"/>
              <w:bottom w:val="nil"/>
            </w:tcBorders>
            <w:shd w:val="clear" w:color="auto" w:fill="D9D9D9" w:themeFill="background1" w:themeFillShade="D9"/>
            <w:vAlign w:val="bottom"/>
          </w:tcPr>
          <w:p w14:paraId="7FA77593"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w:t>
            </w:r>
          </w:p>
        </w:tc>
        <w:tc>
          <w:tcPr>
            <w:tcW w:w="623" w:type="dxa"/>
            <w:gridSpan w:val="2"/>
            <w:tcBorders>
              <w:top w:val="nil"/>
              <w:bottom w:val="nil"/>
              <w:right w:val="nil"/>
            </w:tcBorders>
            <w:vAlign w:val="bottom"/>
          </w:tcPr>
          <w:p w14:paraId="56568EBF"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abs</w:t>
            </w:r>
          </w:p>
        </w:tc>
        <w:tc>
          <w:tcPr>
            <w:tcW w:w="791" w:type="dxa"/>
            <w:tcBorders>
              <w:top w:val="nil"/>
              <w:left w:val="nil"/>
              <w:bottom w:val="nil"/>
            </w:tcBorders>
            <w:shd w:val="clear" w:color="auto" w:fill="D9D9D9" w:themeFill="background1" w:themeFillShade="D9"/>
            <w:vAlign w:val="bottom"/>
          </w:tcPr>
          <w:p w14:paraId="51AF2973"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w:t>
            </w:r>
          </w:p>
        </w:tc>
        <w:tc>
          <w:tcPr>
            <w:tcW w:w="627" w:type="dxa"/>
            <w:gridSpan w:val="2"/>
            <w:tcBorders>
              <w:top w:val="nil"/>
              <w:bottom w:val="nil"/>
              <w:right w:val="nil"/>
            </w:tcBorders>
            <w:vAlign w:val="bottom"/>
          </w:tcPr>
          <w:p w14:paraId="47D6087A"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abs</w:t>
            </w:r>
          </w:p>
        </w:tc>
        <w:tc>
          <w:tcPr>
            <w:tcW w:w="799" w:type="dxa"/>
            <w:tcBorders>
              <w:top w:val="nil"/>
              <w:left w:val="nil"/>
              <w:bottom w:val="nil"/>
            </w:tcBorders>
            <w:shd w:val="clear" w:color="auto" w:fill="D9D9D9" w:themeFill="background1" w:themeFillShade="D9"/>
            <w:vAlign w:val="bottom"/>
          </w:tcPr>
          <w:p w14:paraId="79101924"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w:t>
            </w:r>
          </w:p>
        </w:tc>
        <w:tc>
          <w:tcPr>
            <w:tcW w:w="618" w:type="dxa"/>
            <w:tcBorders>
              <w:top w:val="nil"/>
              <w:bottom w:val="nil"/>
              <w:right w:val="nil"/>
            </w:tcBorders>
            <w:vAlign w:val="bottom"/>
          </w:tcPr>
          <w:p w14:paraId="79A17EB3"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abs</w:t>
            </w:r>
          </w:p>
        </w:tc>
        <w:tc>
          <w:tcPr>
            <w:tcW w:w="793" w:type="dxa"/>
            <w:tcBorders>
              <w:top w:val="nil"/>
              <w:left w:val="nil"/>
              <w:bottom w:val="nil"/>
            </w:tcBorders>
            <w:shd w:val="clear" w:color="auto" w:fill="D9D9D9" w:themeFill="background1" w:themeFillShade="D9"/>
            <w:vAlign w:val="bottom"/>
          </w:tcPr>
          <w:p w14:paraId="43868659"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w:t>
            </w:r>
          </w:p>
        </w:tc>
      </w:tr>
      <w:tr w:rsidR="0037669C" w:rsidRPr="00333F62" w14:paraId="6FE9C1BA" w14:textId="77777777" w:rsidTr="00333F62">
        <w:trPr>
          <w:gridAfter w:val="1"/>
          <w:cnfStyle w:val="000000100000" w:firstRow="0" w:lastRow="0" w:firstColumn="0" w:lastColumn="0" w:oddVBand="0" w:evenVBand="0" w:oddHBand="1" w:evenHBand="0" w:firstRowFirstColumn="0" w:firstRowLastColumn="0" w:lastRowFirstColumn="0" w:lastRowLastColumn="0"/>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265B0EA0"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the general population (n=170)</w:t>
            </w:r>
          </w:p>
        </w:tc>
        <w:tc>
          <w:tcPr>
            <w:tcW w:w="709" w:type="dxa"/>
            <w:tcBorders>
              <w:right w:val="nil"/>
            </w:tcBorders>
            <w:vAlign w:val="center"/>
          </w:tcPr>
          <w:p w14:paraId="0E4CC88D"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79</w:t>
            </w:r>
          </w:p>
        </w:tc>
        <w:tc>
          <w:tcPr>
            <w:tcW w:w="795" w:type="dxa"/>
            <w:tcBorders>
              <w:left w:val="nil"/>
            </w:tcBorders>
            <w:shd w:val="clear" w:color="auto" w:fill="D9D9D9" w:themeFill="background1" w:themeFillShade="D9"/>
            <w:vAlign w:val="center"/>
          </w:tcPr>
          <w:p w14:paraId="32B67415"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46.47%</w:t>
            </w:r>
          </w:p>
        </w:tc>
        <w:tc>
          <w:tcPr>
            <w:tcW w:w="623" w:type="dxa"/>
            <w:gridSpan w:val="2"/>
            <w:tcBorders>
              <w:right w:val="nil"/>
            </w:tcBorders>
            <w:vAlign w:val="center"/>
          </w:tcPr>
          <w:p w14:paraId="1C901F93"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50</w:t>
            </w:r>
          </w:p>
        </w:tc>
        <w:tc>
          <w:tcPr>
            <w:tcW w:w="794" w:type="dxa"/>
            <w:tcBorders>
              <w:left w:val="nil"/>
            </w:tcBorders>
            <w:shd w:val="clear" w:color="auto" w:fill="D9D9D9" w:themeFill="background1" w:themeFillShade="D9"/>
            <w:vAlign w:val="center"/>
          </w:tcPr>
          <w:p w14:paraId="60180AFD"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29.41%</w:t>
            </w:r>
          </w:p>
        </w:tc>
        <w:tc>
          <w:tcPr>
            <w:tcW w:w="623" w:type="dxa"/>
            <w:gridSpan w:val="2"/>
            <w:tcBorders>
              <w:right w:val="nil"/>
            </w:tcBorders>
            <w:vAlign w:val="center"/>
          </w:tcPr>
          <w:p w14:paraId="156A7BC8"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10</w:t>
            </w:r>
          </w:p>
        </w:tc>
        <w:tc>
          <w:tcPr>
            <w:tcW w:w="791" w:type="dxa"/>
            <w:tcBorders>
              <w:left w:val="nil"/>
            </w:tcBorders>
            <w:shd w:val="clear" w:color="auto" w:fill="D9D9D9" w:themeFill="background1" w:themeFillShade="D9"/>
            <w:vAlign w:val="center"/>
          </w:tcPr>
          <w:p w14:paraId="311B626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5.88%</w:t>
            </w:r>
          </w:p>
        </w:tc>
        <w:tc>
          <w:tcPr>
            <w:tcW w:w="627" w:type="dxa"/>
            <w:gridSpan w:val="2"/>
            <w:tcBorders>
              <w:right w:val="nil"/>
            </w:tcBorders>
            <w:vAlign w:val="center"/>
          </w:tcPr>
          <w:p w14:paraId="029ACC7C"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15</w:t>
            </w:r>
          </w:p>
        </w:tc>
        <w:tc>
          <w:tcPr>
            <w:tcW w:w="799" w:type="dxa"/>
            <w:tcBorders>
              <w:left w:val="nil"/>
            </w:tcBorders>
            <w:shd w:val="clear" w:color="auto" w:fill="D9D9D9" w:themeFill="background1" w:themeFillShade="D9"/>
            <w:vAlign w:val="center"/>
          </w:tcPr>
          <w:p w14:paraId="07A353F8"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8.82%</w:t>
            </w:r>
          </w:p>
        </w:tc>
        <w:tc>
          <w:tcPr>
            <w:tcW w:w="618" w:type="dxa"/>
            <w:tcBorders>
              <w:right w:val="nil"/>
            </w:tcBorders>
            <w:vAlign w:val="center"/>
          </w:tcPr>
          <w:p w14:paraId="1FD8F6F0"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16</w:t>
            </w:r>
          </w:p>
        </w:tc>
        <w:tc>
          <w:tcPr>
            <w:tcW w:w="793" w:type="dxa"/>
            <w:tcBorders>
              <w:left w:val="nil"/>
            </w:tcBorders>
            <w:shd w:val="clear" w:color="auto" w:fill="D9D9D9" w:themeFill="background1" w:themeFillShade="D9"/>
            <w:vAlign w:val="center"/>
          </w:tcPr>
          <w:p w14:paraId="6186153D"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9.41%</w:t>
            </w:r>
          </w:p>
        </w:tc>
      </w:tr>
      <w:tr w:rsidR="0092500A" w:rsidRPr="00333F62" w14:paraId="3820D088" w14:textId="77777777" w:rsidTr="00333F62">
        <w:trPr>
          <w:gridAfter w:val="1"/>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75B9E8C4"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businesses (n=100)</w:t>
            </w:r>
          </w:p>
        </w:tc>
        <w:tc>
          <w:tcPr>
            <w:tcW w:w="709" w:type="dxa"/>
            <w:tcBorders>
              <w:right w:val="nil"/>
            </w:tcBorders>
            <w:vAlign w:val="center"/>
          </w:tcPr>
          <w:p w14:paraId="78238C21"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29</w:t>
            </w:r>
          </w:p>
        </w:tc>
        <w:tc>
          <w:tcPr>
            <w:tcW w:w="795" w:type="dxa"/>
            <w:tcBorders>
              <w:top w:val="nil"/>
              <w:left w:val="nil"/>
              <w:bottom w:val="nil"/>
            </w:tcBorders>
            <w:shd w:val="clear" w:color="auto" w:fill="D9D9D9" w:themeFill="background1" w:themeFillShade="D9"/>
            <w:vAlign w:val="center"/>
          </w:tcPr>
          <w:p w14:paraId="06C3C19B"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29.00%</w:t>
            </w:r>
          </w:p>
        </w:tc>
        <w:tc>
          <w:tcPr>
            <w:tcW w:w="623" w:type="dxa"/>
            <w:gridSpan w:val="2"/>
            <w:tcBorders>
              <w:top w:val="nil"/>
              <w:bottom w:val="nil"/>
              <w:right w:val="nil"/>
            </w:tcBorders>
            <w:vAlign w:val="center"/>
          </w:tcPr>
          <w:p w14:paraId="1EE71547"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29</w:t>
            </w:r>
          </w:p>
        </w:tc>
        <w:tc>
          <w:tcPr>
            <w:tcW w:w="794" w:type="dxa"/>
            <w:tcBorders>
              <w:top w:val="nil"/>
              <w:left w:val="nil"/>
              <w:bottom w:val="nil"/>
            </w:tcBorders>
            <w:shd w:val="clear" w:color="auto" w:fill="D9D9D9" w:themeFill="background1" w:themeFillShade="D9"/>
            <w:vAlign w:val="center"/>
          </w:tcPr>
          <w:p w14:paraId="22280097"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29.00%</w:t>
            </w:r>
          </w:p>
        </w:tc>
        <w:tc>
          <w:tcPr>
            <w:tcW w:w="623" w:type="dxa"/>
            <w:gridSpan w:val="2"/>
            <w:tcBorders>
              <w:top w:val="nil"/>
              <w:bottom w:val="nil"/>
              <w:right w:val="nil"/>
            </w:tcBorders>
            <w:vAlign w:val="center"/>
          </w:tcPr>
          <w:p w14:paraId="73AB5261"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w:t>
            </w:r>
          </w:p>
        </w:tc>
        <w:tc>
          <w:tcPr>
            <w:tcW w:w="791" w:type="dxa"/>
            <w:tcBorders>
              <w:top w:val="nil"/>
              <w:left w:val="nil"/>
              <w:bottom w:val="nil"/>
            </w:tcBorders>
            <w:shd w:val="clear" w:color="auto" w:fill="D9D9D9" w:themeFill="background1" w:themeFillShade="D9"/>
            <w:vAlign w:val="center"/>
          </w:tcPr>
          <w:p w14:paraId="0E8455EB"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12.00%</w:t>
            </w:r>
          </w:p>
        </w:tc>
        <w:tc>
          <w:tcPr>
            <w:tcW w:w="627" w:type="dxa"/>
            <w:gridSpan w:val="2"/>
            <w:tcBorders>
              <w:top w:val="nil"/>
              <w:bottom w:val="nil"/>
              <w:right w:val="nil"/>
            </w:tcBorders>
            <w:vAlign w:val="center"/>
          </w:tcPr>
          <w:p w14:paraId="05E0C375"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18</w:t>
            </w:r>
          </w:p>
        </w:tc>
        <w:tc>
          <w:tcPr>
            <w:tcW w:w="799" w:type="dxa"/>
            <w:tcBorders>
              <w:top w:val="nil"/>
              <w:left w:val="nil"/>
              <w:bottom w:val="nil"/>
            </w:tcBorders>
            <w:shd w:val="clear" w:color="auto" w:fill="D9D9D9" w:themeFill="background1" w:themeFillShade="D9"/>
            <w:vAlign w:val="center"/>
          </w:tcPr>
          <w:p w14:paraId="1AB723FE"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18.00%</w:t>
            </w:r>
          </w:p>
        </w:tc>
        <w:tc>
          <w:tcPr>
            <w:tcW w:w="618" w:type="dxa"/>
            <w:tcBorders>
              <w:top w:val="nil"/>
              <w:bottom w:val="nil"/>
              <w:right w:val="nil"/>
            </w:tcBorders>
            <w:vAlign w:val="center"/>
          </w:tcPr>
          <w:p w14:paraId="7EEC7B7F"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w:t>
            </w:r>
          </w:p>
        </w:tc>
        <w:tc>
          <w:tcPr>
            <w:tcW w:w="793" w:type="dxa"/>
            <w:tcBorders>
              <w:top w:val="nil"/>
              <w:left w:val="nil"/>
              <w:bottom w:val="nil"/>
            </w:tcBorders>
            <w:shd w:val="clear" w:color="auto" w:fill="D9D9D9" w:themeFill="background1" w:themeFillShade="D9"/>
            <w:vAlign w:val="center"/>
          </w:tcPr>
          <w:p w14:paraId="514AA821"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12.00%</w:t>
            </w:r>
          </w:p>
        </w:tc>
      </w:tr>
      <w:tr w:rsidR="0037669C" w:rsidRPr="00333F62" w14:paraId="2E035625" w14:textId="77777777" w:rsidTr="00333F62">
        <w:trPr>
          <w:gridAfter w:val="1"/>
          <w:cnfStyle w:val="000000100000" w:firstRow="0" w:lastRow="0" w:firstColumn="0" w:lastColumn="0" w:oddVBand="0" w:evenVBand="0" w:oddHBand="1" w:evenHBand="0" w:firstRowFirstColumn="0" w:firstRowLastColumn="0" w:lastRowFirstColumn="0" w:lastRowLastColumn="0"/>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5DECC360"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specific social groups (n=73)</w:t>
            </w:r>
          </w:p>
        </w:tc>
        <w:tc>
          <w:tcPr>
            <w:tcW w:w="709" w:type="dxa"/>
            <w:tcBorders>
              <w:right w:val="nil"/>
            </w:tcBorders>
            <w:vAlign w:val="center"/>
          </w:tcPr>
          <w:p w14:paraId="5F102F23"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22</w:t>
            </w:r>
          </w:p>
        </w:tc>
        <w:tc>
          <w:tcPr>
            <w:tcW w:w="795" w:type="dxa"/>
            <w:tcBorders>
              <w:left w:val="nil"/>
            </w:tcBorders>
            <w:shd w:val="clear" w:color="auto" w:fill="D9D9D9" w:themeFill="background1" w:themeFillShade="D9"/>
            <w:vAlign w:val="center"/>
          </w:tcPr>
          <w:p w14:paraId="0AED35D3"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30.14%</w:t>
            </w:r>
          </w:p>
        </w:tc>
        <w:tc>
          <w:tcPr>
            <w:tcW w:w="623" w:type="dxa"/>
            <w:gridSpan w:val="2"/>
            <w:tcBorders>
              <w:right w:val="nil"/>
            </w:tcBorders>
            <w:vAlign w:val="center"/>
          </w:tcPr>
          <w:p w14:paraId="4936868A"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19</w:t>
            </w:r>
          </w:p>
        </w:tc>
        <w:tc>
          <w:tcPr>
            <w:tcW w:w="794" w:type="dxa"/>
            <w:tcBorders>
              <w:left w:val="nil"/>
            </w:tcBorders>
            <w:shd w:val="clear" w:color="auto" w:fill="D9D9D9" w:themeFill="background1" w:themeFillShade="D9"/>
            <w:vAlign w:val="center"/>
          </w:tcPr>
          <w:p w14:paraId="4BD44063"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26.03%</w:t>
            </w:r>
          </w:p>
        </w:tc>
        <w:tc>
          <w:tcPr>
            <w:tcW w:w="623" w:type="dxa"/>
            <w:gridSpan w:val="2"/>
            <w:tcBorders>
              <w:right w:val="nil"/>
            </w:tcBorders>
            <w:vAlign w:val="center"/>
          </w:tcPr>
          <w:p w14:paraId="28B6F128"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w:t>
            </w:r>
          </w:p>
        </w:tc>
        <w:tc>
          <w:tcPr>
            <w:tcW w:w="791" w:type="dxa"/>
            <w:tcBorders>
              <w:left w:val="nil"/>
            </w:tcBorders>
            <w:shd w:val="clear" w:color="auto" w:fill="D9D9D9" w:themeFill="background1" w:themeFillShade="D9"/>
            <w:vAlign w:val="center"/>
          </w:tcPr>
          <w:p w14:paraId="0D4E412F"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16.44%</w:t>
            </w:r>
          </w:p>
        </w:tc>
        <w:tc>
          <w:tcPr>
            <w:tcW w:w="627" w:type="dxa"/>
            <w:gridSpan w:val="2"/>
            <w:tcBorders>
              <w:right w:val="nil"/>
            </w:tcBorders>
            <w:vAlign w:val="center"/>
          </w:tcPr>
          <w:p w14:paraId="0E275DA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15</w:t>
            </w:r>
          </w:p>
        </w:tc>
        <w:tc>
          <w:tcPr>
            <w:tcW w:w="799" w:type="dxa"/>
            <w:tcBorders>
              <w:left w:val="nil"/>
            </w:tcBorders>
            <w:shd w:val="clear" w:color="auto" w:fill="D9D9D9" w:themeFill="background1" w:themeFillShade="D9"/>
            <w:vAlign w:val="center"/>
          </w:tcPr>
          <w:p w14:paraId="17407E4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20.55%</w:t>
            </w:r>
          </w:p>
        </w:tc>
        <w:tc>
          <w:tcPr>
            <w:tcW w:w="618" w:type="dxa"/>
            <w:tcBorders>
              <w:right w:val="nil"/>
            </w:tcBorders>
            <w:vAlign w:val="center"/>
          </w:tcPr>
          <w:p w14:paraId="20391C86"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w:t>
            </w:r>
          </w:p>
        </w:tc>
        <w:tc>
          <w:tcPr>
            <w:tcW w:w="793" w:type="dxa"/>
            <w:tcBorders>
              <w:left w:val="nil"/>
            </w:tcBorders>
            <w:shd w:val="clear" w:color="auto" w:fill="D9D9D9" w:themeFill="background1" w:themeFillShade="D9"/>
            <w:vAlign w:val="center"/>
          </w:tcPr>
          <w:p w14:paraId="4A07F308"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6.85%</w:t>
            </w:r>
          </w:p>
        </w:tc>
      </w:tr>
      <w:tr w:rsidR="0092500A" w:rsidRPr="00333F62" w14:paraId="286DA0D0" w14:textId="77777777" w:rsidTr="00333F62">
        <w:trPr>
          <w:gridAfter w:val="1"/>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510C93EB"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welfare- and education-providing institutions (n=93)</w:t>
            </w:r>
          </w:p>
        </w:tc>
        <w:tc>
          <w:tcPr>
            <w:tcW w:w="709" w:type="dxa"/>
            <w:tcBorders>
              <w:right w:val="nil"/>
            </w:tcBorders>
            <w:vAlign w:val="center"/>
          </w:tcPr>
          <w:p w14:paraId="6A938D56"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35</w:t>
            </w:r>
          </w:p>
        </w:tc>
        <w:tc>
          <w:tcPr>
            <w:tcW w:w="795" w:type="dxa"/>
            <w:tcBorders>
              <w:top w:val="nil"/>
              <w:left w:val="nil"/>
              <w:bottom w:val="nil"/>
            </w:tcBorders>
            <w:shd w:val="clear" w:color="auto" w:fill="D9D9D9" w:themeFill="background1" w:themeFillShade="D9"/>
            <w:vAlign w:val="center"/>
          </w:tcPr>
          <w:p w14:paraId="39A21CD2"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37.63%</w:t>
            </w:r>
          </w:p>
        </w:tc>
        <w:tc>
          <w:tcPr>
            <w:tcW w:w="623" w:type="dxa"/>
            <w:gridSpan w:val="2"/>
            <w:tcBorders>
              <w:top w:val="nil"/>
              <w:bottom w:val="nil"/>
              <w:right w:val="nil"/>
            </w:tcBorders>
            <w:vAlign w:val="center"/>
          </w:tcPr>
          <w:p w14:paraId="1B387271"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24</w:t>
            </w:r>
          </w:p>
        </w:tc>
        <w:tc>
          <w:tcPr>
            <w:tcW w:w="794" w:type="dxa"/>
            <w:tcBorders>
              <w:top w:val="nil"/>
              <w:left w:val="nil"/>
              <w:bottom w:val="nil"/>
            </w:tcBorders>
            <w:shd w:val="clear" w:color="auto" w:fill="D9D9D9" w:themeFill="background1" w:themeFillShade="D9"/>
            <w:vAlign w:val="center"/>
          </w:tcPr>
          <w:p w14:paraId="5F8B1DD5"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25.81%</w:t>
            </w:r>
          </w:p>
        </w:tc>
        <w:tc>
          <w:tcPr>
            <w:tcW w:w="623" w:type="dxa"/>
            <w:gridSpan w:val="2"/>
            <w:tcBorders>
              <w:top w:val="nil"/>
              <w:bottom w:val="nil"/>
              <w:right w:val="nil"/>
            </w:tcBorders>
            <w:vAlign w:val="center"/>
          </w:tcPr>
          <w:p w14:paraId="77046AD6"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10</w:t>
            </w:r>
          </w:p>
        </w:tc>
        <w:tc>
          <w:tcPr>
            <w:tcW w:w="791" w:type="dxa"/>
            <w:tcBorders>
              <w:top w:val="nil"/>
              <w:left w:val="nil"/>
              <w:bottom w:val="nil"/>
            </w:tcBorders>
            <w:shd w:val="clear" w:color="auto" w:fill="D9D9D9" w:themeFill="background1" w:themeFillShade="D9"/>
            <w:vAlign w:val="center"/>
          </w:tcPr>
          <w:p w14:paraId="7F839A9C"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10.75%</w:t>
            </w:r>
          </w:p>
        </w:tc>
        <w:tc>
          <w:tcPr>
            <w:tcW w:w="627" w:type="dxa"/>
            <w:gridSpan w:val="2"/>
            <w:tcBorders>
              <w:top w:val="nil"/>
              <w:bottom w:val="nil"/>
              <w:right w:val="nil"/>
            </w:tcBorders>
            <w:vAlign w:val="center"/>
          </w:tcPr>
          <w:p w14:paraId="76CF5113"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17</w:t>
            </w:r>
          </w:p>
        </w:tc>
        <w:tc>
          <w:tcPr>
            <w:tcW w:w="799" w:type="dxa"/>
            <w:tcBorders>
              <w:top w:val="nil"/>
              <w:left w:val="nil"/>
              <w:bottom w:val="nil"/>
            </w:tcBorders>
            <w:shd w:val="clear" w:color="auto" w:fill="D9D9D9" w:themeFill="background1" w:themeFillShade="D9"/>
            <w:vAlign w:val="center"/>
          </w:tcPr>
          <w:p w14:paraId="0A66303B"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18.28%</w:t>
            </w:r>
          </w:p>
        </w:tc>
        <w:tc>
          <w:tcPr>
            <w:tcW w:w="618" w:type="dxa"/>
            <w:tcBorders>
              <w:top w:val="nil"/>
              <w:bottom w:val="nil"/>
              <w:right w:val="nil"/>
            </w:tcBorders>
            <w:vAlign w:val="center"/>
          </w:tcPr>
          <w:p w14:paraId="0D54F152"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7</w:t>
            </w:r>
          </w:p>
        </w:tc>
        <w:tc>
          <w:tcPr>
            <w:tcW w:w="793" w:type="dxa"/>
            <w:tcBorders>
              <w:top w:val="nil"/>
              <w:left w:val="nil"/>
              <w:bottom w:val="nil"/>
            </w:tcBorders>
            <w:shd w:val="clear" w:color="auto" w:fill="D9D9D9" w:themeFill="background1" w:themeFillShade="D9"/>
            <w:vAlign w:val="center"/>
          </w:tcPr>
          <w:p w14:paraId="0EBA9EE0"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7.53%</w:t>
            </w:r>
          </w:p>
        </w:tc>
      </w:tr>
      <w:tr w:rsidR="0037669C" w:rsidRPr="00333F62" w14:paraId="3E9E3207" w14:textId="77777777" w:rsidTr="00333F62">
        <w:trPr>
          <w:gridAfter w:val="1"/>
          <w:cnfStyle w:val="000000100000" w:firstRow="0" w:lastRow="0" w:firstColumn="0" w:lastColumn="0" w:oddVBand="0" w:evenVBand="0" w:oddHBand="1" w:evenHBand="0" w:firstRowFirstColumn="0" w:firstRowLastColumn="0" w:lastRowFirstColumn="0" w:lastRowLastColumn="0"/>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10BF1033"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NGOs, advocacy or other civil society groups (n=53)</w:t>
            </w:r>
          </w:p>
        </w:tc>
        <w:tc>
          <w:tcPr>
            <w:tcW w:w="709" w:type="dxa"/>
            <w:tcBorders>
              <w:right w:val="nil"/>
            </w:tcBorders>
            <w:vAlign w:val="center"/>
          </w:tcPr>
          <w:p w14:paraId="0CDD36B1"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13</w:t>
            </w:r>
          </w:p>
        </w:tc>
        <w:tc>
          <w:tcPr>
            <w:tcW w:w="795" w:type="dxa"/>
            <w:tcBorders>
              <w:left w:val="nil"/>
            </w:tcBorders>
            <w:shd w:val="clear" w:color="auto" w:fill="D9D9D9" w:themeFill="background1" w:themeFillShade="D9"/>
            <w:vAlign w:val="center"/>
          </w:tcPr>
          <w:p w14:paraId="1D87E6B1"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24.53%</w:t>
            </w:r>
          </w:p>
        </w:tc>
        <w:tc>
          <w:tcPr>
            <w:tcW w:w="623" w:type="dxa"/>
            <w:gridSpan w:val="2"/>
            <w:tcBorders>
              <w:right w:val="nil"/>
            </w:tcBorders>
            <w:vAlign w:val="center"/>
          </w:tcPr>
          <w:p w14:paraId="01A9C53C"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20</w:t>
            </w:r>
          </w:p>
        </w:tc>
        <w:tc>
          <w:tcPr>
            <w:tcW w:w="794" w:type="dxa"/>
            <w:tcBorders>
              <w:left w:val="nil"/>
            </w:tcBorders>
            <w:shd w:val="clear" w:color="auto" w:fill="D9D9D9" w:themeFill="background1" w:themeFillShade="D9"/>
            <w:vAlign w:val="center"/>
          </w:tcPr>
          <w:p w14:paraId="6900335C"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37.74%</w:t>
            </w:r>
          </w:p>
        </w:tc>
        <w:tc>
          <w:tcPr>
            <w:tcW w:w="623" w:type="dxa"/>
            <w:gridSpan w:val="2"/>
            <w:tcBorders>
              <w:right w:val="nil"/>
            </w:tcBorders>
            <w:vAlign w:val="center"/>
          </w:tcPr>
          <w:p w14:paraId="47BF42D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w:t>
            </w:r>
          </w:p>
        </w:tc>
        <w:tc>
          <w:tcPr>
            <w:tcW w:w="791" w:type="dxa"/>
            <w:tcBorders>
              <w:left w:val="nil"/>
            </w:tcBorders>
            <w:shd w:val="clear" w:color="auto" w:fill="D9D9D9" w:themeFill="background1" w:themeFillShade="D9"/>
            <w:vAlign w:val="center"/>
          </w:tcPr>
          <w:p w14:paraId="0F73FF0F"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9.43%</w:t>
            </w:r>
          </w:p>
        </w:tc>
        <w:tc>
          <w:tcPr>
            <w:tcW w:w="627" w:type="dxa"/>
            <w:gridSpan w:val="2"/>
            <w:tcBorders>
              <w:right w:val="nil"/>
            </w:tcBorders>
            <w:vAlign w:val="center"/>
          </w:tcPr>
          <w:p w14:paraId="700CAAD4"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w:t>
            </w:r>
          </w:p>
        </w:tc>
        <w:tc>
          <w:tcPr>
            <w:tcW w:w="799" w:type="dxa"/>
            <w:tcBorders>
              <w:left w:val="nil"/>
            </w:tcBorders>
            <w:shd w:val="clear" w:color="auto" w:fill="D9D9D9" w:themeFill="background1" w:themeFillShade="D9"/>
            <w:vAlign w:val="center"/>
          </w:tcPr>
          <w:p w14:paraId="310272B0"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22.64%</w:t>
            </w:r>
          </w:p>
        </w:tc>
        <w:tc>
          <w:tcPr>
            <w:tcW w:w="618" w:type="dxa"/>
            <w:tcBorders>
              <w:right w:val="nil"/>
            </w:tcBorders>
            <w:vAlign w:val="center"/>
          </w:tcPr>
          <w:p w14:paraId="45F6A48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w:t>
            </w:r>
          </w:p>
        </w:tc>
        <w:tc>
          <w:tcPr>
            <w:tcW w:w="793" w:type="dxa"/>
            <w:tcBorders>
              <w:left w:val="nil"/>
            </w:tcBorders>
            <w:shd w:val="clear" w:color="auto" w:fill="D9D9D9" w:themeFill="background1" w:themeFillShade="D9"/>
            <w:vAlign w:val="center"/>
          </w:tcPr>
          <w:p w14:paraId="221299AC"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5.66%</w:t>
            </w:r>
          </w:p>
        </w:tc>
      </w:tr>
      <w:tr w:rsidR="0092500A" w:rsidRPr="00333F62" w14:paraId="65FB6A1F" w14:textId="77777777" w:rsidTr="00333F62">
        <w:trPr>
          <w:gridAfter w:val="1"/>
          <w:wAfter w:w="6" w:type="dxa"/>
          <w:trHeight w:val="1046"/>
        </w:trPr>
        <w:tc>
          <w:tcPr>
            <w:cnfStyle w:val="001000000000" w:firstRow="0" w:lastRow="0" w:firstColumn="1" w:lastColumn="0" w:oddVBand="0" w:evenVBand="0" w:oddHBand="0" w:evenHBand="0" w:firstRowFirstColumn="0" w:firstRowLastColumn="0" w:lastRowFirstColumn="0" w:lastRowLastColumn="0"/>
            <w:tcW w:w="1696" w:type="dxa"/>
            <w:tcBorders>
              <w:top w:val="nil"/>
              <w:bottom w:val="nil"/>
            </w:tcBorders>
          </w:tcPr>
          <w:p w14:paraId="55F20883"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policy-making, public administration, governmental agencies (n=117)</w:t>
            </w:r>
          </w:p>
        </w:tc>
        <w:tc>
          <w:tcPr>
            <w:tcW w:w="709" w:type="dxa"/>
            <w:tcBorders>
              <w:right w:val="nil"/>
            </w:tcBorders>
            <w:vAlign w:val="center"/>
          </w:tcPr>
          <w:p w14:paraId="413D7EDA"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33</w:t>
            </w:r>
          </w:p>
        </w:tc>
        <w:tc>
          <w:tcPr>
            <w:tcW w:w="795" w:type="dxa"/>
            <w:tcBorders>
              <w:top w:val="nil"/>
              <w:left w:val="nil"/>
              <w:bottom w:val="nil"/>
            </w:tcBorders>
            <w:shd w:val="clear" w:color="auto" w:fill="D9D9D9" w:themeFill="background1" w:themeFillShade="D9"/>
            <w:vAlign w:val="center"/>
          </w:tcPr>
          <w:p w14:paraId="6F38554C"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28.21%</w:t>
            </w:r>
          </w:p>
        </w:tc>
        <w:tc>
          <w:tcPr>
            <w:tcW w:w="623" w:type="dxa"/>
            <w:gridSpan w:val="2"/>
            <w:tcBorders>
              <w:top w:val="nil"/>
              <w:bottom w:val="nil"/>
              <w:right w:val="nil"/>
            </w:tcBorders>
            <w:vAlign w:val="center"/>
          </w:tcPr>
          <w:p w14:paraId="5F2D3839"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33</w:t>
            </w:r>
          </w:p>
        </w:tc>
        <w:tc>
          <w:tcPr>
            <w:tcW w:w="794" w:type="dxa"/>
            <w:tcBorders>
              <w:top w:val="nil"/>
              <w:left w:val="nil"/>
              <w:bottom w:val="nil"/>
            </w:tcBorders>
            <w:shd w:val="clear" w:color="auto" w:fill="D9D9D9" w:themeFill="background1" w:themeFillShade="D9"/>
            <w:vAlign w:val="center"/>
          </w:tcPr>
          <w:p w14:paraId="64D2C709"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28.21%</w:t>
            </w:r>
          </w:p>
        </w:tc>
        <w:tc>
          <w:tcPr>
            <w:tcW w:w="623" w:type="dxa"/>
            <w:gridSpan w:val="2"/>
            <w:tcBorders>
              <w:top w:val="nil"/>
              <w:bottom w:val="nil"/>
              <w:right w:val="nil"/>
            </w:tcBorders>
            <w:vAlign w:val="center"/>
          </w:tcPr>
          <w:p w14:paraId="052A866E"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15</w:t>
            </w:r>
          </w:p>
        </w:tc>
        <w:tc>
          <w:tcPr>
            <w:tcW w:w="791" w:type="dxa"/>
            <w:tcBorders>
              <w:top w:val="nil"/>
              <w:left w:val="nil"/>
              <w:bottom w:val="nil"/>
            </w:tcBorders>
            <w:shd w:val="clear" w:color="auto" w:fill="D9D9D9" w:themeFill="background1" w:themeFillShade="D9"/>
            <w:vAlign w:val="center"/>
          </w:tcPr>
          <w:p w14:paraId="4B73DB7D"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12.82%</w:t>
            </w:r>
          </w:p>
        </w:tc>
        <w:tc>
          <w:tcPr>
            <w:tcW w:w="627" w:type="dxa"/>
            <w:gridSpan w:val="2"/>
            <w:tcBorders>
              <w:top w:val="nil"/>
              <w:bottom w:val="nil"/>
              <w:right w:val="nil"/>
            </w:tcBorders>
            <w:vAlign w:val="center"/>
          </w:tcPr>
          <w:p w14:paraId="36B826B9"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31</w:t>
            </w:r>
          </w:p>
        </w:tc>
        <w:tc>
          <w:tcPr>
            <w:tcW w:w="799" w:type="dxa"/>
            <w:tcBorders>
              <w:top w:val="nil"/>
              <w:left w:val="nil"/>
              <w:bottom w:val="nil"/>
            </w:tcBorders>
            <w:shd w:val="clear" w:color="auto" w:fill="D9D9D9" w:themeFill="background1" w:themeFillShade="D9"/>
            <w:vAlign w:val="center"/>
          </w:tcPr>
          <w:p w14:paraId="51B258A7"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26.50%</w:t>
            </w:r>
          </w:p>
        </w:tc>
        <w:tc>
          <w:tcPr>
            <w:tcW w:w="618" w:type="dxa"/>
            <w:tcBorders>
              <w:top w:val="nil"/>
              <w:bottom w:val="nil"/>
              <w:right w:val="nil"/>
            </w:tcBorders>
            <w:vAlign w:val="center"/>
          </w:tcPr>
          <w:p w14:paraId="41FFE984"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w:t>
            </w:r>
          </w:p>
        </w:tc>
        <w:tc>
          <w:tcPr>
            <w:tcW w:w="793" w:type="dxa"/>
            <w:tcBorders>
              <w:top w:val="nil"/>
              <w:left w:val="nil"/>
              <w:bottom w:val="nil"/>
            </w:tcBorders>
            <w:shd w:val="clear" w:color="auto" w:fill="D9D9D9" w:themeFill="background1" w:themeFillShade="D9"/>
            <w:vAlign w:val="center"/>
          </w:tcPr>
          <w:p w14:paraId="11AE478B"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4.27%</w:t>
            </w:r>
          </w:p>
        </w:tc>
      </w:tr>
      <w:tr w:rsidR="0037669C" w:rsidRPr="00333F62" w14:paraId="1E0762EA" w14:textId="77777777" w:rsidTr="00333F62">
        <w:trPr>
          <w:gridAfter w:val="1"/>
          <w:cnfStyle w:val="000000100000" w:firstRow="0" w:lastRow="0" w:firstColumn="0" w:lastColumn="0" w:oddVBand="0" w:evenVBand="0" w:oddHBand="1" w:evenHBand="0" w:firstRowFirstColumn="0" w:firstRowLastColumn="0" w:lastRowFirstColumn="0" w:lastRowLastColumn="0"/>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7923242A"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academia (n=312)</w:t>
            </w:r>
          </w:p>
        </w:tc>
        <w:tc>
          <w:tcPr>
            <w:tcW w:w="709" w:type="dxa"/>
            <w:tcBorders>
              <w:right w:val="nil"/>
            </w:tcBorders>
            <w:vAlign w:val="center"/>
          </w:tcPr>
          <w:p w14:paraId="542F579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219</w:t>
            </w:r>
          </w:p>
        </w:tc>
        <w:tc>
          <w:tcPr>
            <w:tcW w:w="795" w:type="dxa"/>
            <w:tcBorders>
              <w:left w:val="nil"/>
            </w:tcBorders>
            <w:shd w:val="clear" w:color="auto" w:fill="D9D9D9" w:themeFill="background1" w:themeFillShade="D9"/>
            <w:vAlign w:val="center"/>
          </w:tcPr>
          <w:p w14:paraId="37403145"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70.19%</w:t>
            </w:r>
          </w:p>
        </w:tc>
        <w:tc>
          <w:tcPr>
            <w:tcW w:w="623" w:type="dxa"/>
            <w:gridSpan w:val="2"/>
            <w:tcBorders>
              <w:right w:val="nil"/>
            </w:tcBorders>
            <w:vAlign w:val="center"/>
          </w:tcPr>
          <w:p w14:paraId="34AEEFBF"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32</w:t>
            </w:r>
          </w:p>
        </w:tc>
        <w:tc>
          <w:tcPr>
            <w:tcW w:w="794" w:type="dxa"/>
            <w:tcBorders>
              <w:left w:val="nil"/>
            </w:tcBorders>
            <w:shd w:val="clear" w:color="auto" w:fill="D9D9D9" w:themeFill="background1" w:themeFillShade="D9"/>
            <w:vAlign w:val="center"/>
          </w:tcPr>
          <w:p w14:paraId="36303766"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10.26%</w:t>
            </w:r>
          </w:p>
        </w:tc>
        <w:tc>
          <w:tcPr>
            <w:tcW w:w="623" w:type="dxa"/>
            <w:gridSpan w:val="2"/>
            <w:tcBorders>
              <w:right w:val="nil"/>
            </w:tcBorders>
            <w:vAlign w:val="center"/>
          </w:tcPr>
          <w:p w14:paraId="72CA02B1"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21</w:t>
            </w:r>
          </w:p>
        </w:tc>
        <w:tc>
          <w:tcPr>
            <w:tcW w:w="791" w:type="dxa"/>
            <w:tcBorders>
              <w:left w:val="nil"/>
            </w:tcBorders>
            <w:shd w:val="clear" w:color="auto" w:fill="D9D9D9" w:themeFill="background1" w:themeFillShade="D9"/>
            <w:vAlign w:val="center"/>
          </w:tcPr>
          <w:p w14:paraId="4AD63ACF"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6.73%</w:t>
            </w:r>
          </w:p>
        </w:tc>
        <w:tc>
          <w:tcPr>
            <w:tcW w:w="627" w:type="dxa"/>
            <w:gridSpan w:val="2"/>
            <w:tcBorders>
              <w:right w:val="nil"/>
            </w:tcBorders>
            <w:vAlign w:val="center"/>
          </w:tcPr>
          <w:p w14:paraId="179AF071"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28</w:t>
            </w:r>
          </w:p>
        </w:tc>
        <w:tc>
          <w:tcPr>
            <w:tcW w:w="799" w:type="dxa"/>
            <w:tcBorders>
              <w:left w:val="nil"/>
            </w:tcBorders>
            <w:shd w:val="clear" w:color="auto" w:fill="D9D9D9" w:themeFill="background1" w:themeFillShade="D9"/>
            <w:vAlign w:val="center"/>
          </w:tcPr>
          <w:p w14:paraId="2E06DF5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8.97%</w:t>
            </w:r>
          </w:p>
        </w:tc>
        <w:tc>
          <w:tcPr>
            <w:tcW w:w="618" w:type="dxa"/>
            <w:tcBorders>
              <w:right w:val="nil"/>
            </w:tcBorders>
            <w:vAlign w:val="center"/>
          </w:tcPr>
          <w:p w14:paraId="58B2E099"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w:t>
            </w:r>
          </w:p>
        </w:tc>
        <w:tc>
          <w:tcPr>
            <w:tcW w:w="793" w:type="dxa"/>
            <w:tcBorders>
              <w:left w:val="nil"/>
            </w:tcBorders>
            <w:shd w:val="clear" w:color="auto" w:fill="D9D9D9" w:themeFill="background1" w:themeFillShade="D9"/>
            <w:vAlign w:val="center"/>
          </w:tcPr>
          <w:p w14:paraId="615F3F2C"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3.85%</w:t>
            </w:r>
          </w:p>
        </w:tc>
      </w:tr>
    </w:tbl>
    <w:p w14:paraId="49CDC9CF" w14:textId="61D5F81C" w:rsidR="0037669C" w:rsidRPr="003D1F31" w:rsidRDefault="0037669C" w:rsidP="0037669C">
      <w:pPr>
        <w:spacing w:line="276" w:lineRule="auto"/>
        <w:rPr>
          <w:rFonts w:ascii="Verdana" w:hAnsi="Verdana"/>
          <w:sz w:val="19"/>
          <w:szCs w:val="19"/>
        </w:rPr>
      </w:pPr>
    </w:p>
    <w:p w14:paraId="689C3A6A" w14:textId="39871A60" w:rsidR="0037669C" w:rsidRPr="003D1F31" w:rsidRDefault="00137D25" w:rsidP="00436DD4">
      <w:pPr>
        <w:spacing w:line="276" w:lineRule="auto"/>
        <w:jc w:val="both"/>
        <w:rPr>
          <w:rFonts w:ascii="Verdana" w:hAnsi="Verdana"/>
          <w:sz w:val="19"/>
          <w:szCs w:val="19"/>
        </w:rPr>
      </w:pPr>
      <w:r w:rsidRPr="003D1F31">
        <w:rPr>
          <w:rFonts w:ascii="Verdana" w:hAnsi="Verdana"/>
          <w:sz w:val="19"/>
          <w:szCs w:val="19"/>
        </w:rPr>
        <w:lastRenderedPageBreak/>
        <w:t xml:space="preserve">In the interviews </w:t>
      </w:r>
      <w:r w:rsidR="00436DD4" w:rsidRPr="003D1F31">
        <w:rPr>
          <w:rFonts w:ascii="Verdana" w:hAnsi="Verdana"/>
          <w:sz w:val="19"/>
          <w:szCs w:val="19"/>
        </w:rPr>
        <w:t xml:space="preserve">with the PIs, </w:t>
      </w:r>
      <w:r w:rsidRPr="003D1F31">
        <w:rPr>
          <w:rFonts w:ascii="Verdana" w:hAnsi="Verdana"/>
          <w:sz w:val="19"/>
          <w:szCs w:val="19"/>
        </w:rPr>
        <w:t xml:space="preserve">the intended dimensions </w:t>
      </w:r>
      <w:r w:rsidR="00436DD4" w:rsidRPr="003D1F31">
        <w:rPr>
          <w:rFonts w:ascii="Verdana" w:hAnsi="Verdana"/>
          <w:sz w:val="19"/>
          <w:szCs w:val="19"/>
        </w:rPr>
        <w:t>of change</w:t>
      </w:r>
      <w:r w:rsidR="00333F62">
        <w:rPr>
          <w:rFonts w:ascii="Verdana" w:hAnsi="Verdana"/>
          <w:sz w:val="19"/>
          <w:szCs w:val="19"/>
        </w:rPr>
        <w:t xml:space="preserve"> were further explored</w:t>
      </w:r>
      <w:r w:rsidRPr="003D1F31">
        <w:rPr>
          <w:rFonts w:ascii="Verdana" w:hAnsi="Verdana"/>
          <w:sz w:val="19"/>
          <w:szCs w:val="19"/>
        </w:rPr>
        <w:t xml:space="preserve">. As shown in </w:t>
      </w:r>
      <w:r w:rsidR="00333F62">
        <w:rPr>
          <w:rFonts w:ascii="Verdana" w:hAnsi="Verdana"/>
          <w:sz w:val="19"/>
          <w:szCs w:val="19"/>
        </w:rPr>
        <w:t>Figure 18</w:t>
      </w:r>
      <w:r w:rsidR="00436DD4" w:rsidRPr="003D1F31">
        <w:rPr>
          <w:rFonts w:ascii="Verdana" w:hAnsi="Verdana"/>
          <w:sz w:val="19"/>
          <w:szCs w:val="19"/>
        </w:rPr>
        <w:t xml:space="preserve">, </w:t>
      </w:r>
      <w:r w:rsidR="00333F62">
        <w:rPr>
          <w:rFonts w:ascii="Verdana" w:hAnsi="Verdana"/>
          <w:sz w:val="19"/>
          <w:szCs w:val="19"/>
        </w:rPr>
        <w:t>mostly</w:t>
      </w:r>
      <w:r w:rsidR="00436DD4" w:rsidRPr="003D1F31">
        <w:rPr>
          <w:rFonts w:ascii="Verdana" w:hAnsi="Verdana"/>
          <w:sz w:val="19"/>
          <w:szCs w:val="19"/>
        </w:rPr>
        <w:t xml:space="preserve"> the same change dimension already raised </w:t>
      </w:r>
      <w:r w:rsidR="00333F62">
        <w:rPr>
          <w:rFonts w:ascii="Verdana" w:hAnsi="Verdana"/>
          <w:sz w:val="19"/>
          <w:szCs w:val="19"/>
        </w:rPr>
        <w:t>by the</w:t>
      </w:r>
      <w:r w:rsidR="00436DD4" w:rsidRPr="003D1F31">
        <w:rPr>
          <w:rFonts w:ascii="Verdana" w:hAnsi="Verdana"/>
          <w:sz w:val="19"/>
          <w:szCs w:val="19"/>
        </w:rPr>
        <w:t xml:space="preserve"> survey</w:t>
      </w:r>
      <w:r w:rsidR="00333F62">
        <w:rPr>
          <w:rFonts w:ascii="Verdana" w:hAnsi="Verdana"/>
          <w:sz w:val="19"/>
          <w:szCs w:val="19"/>
        </w:rPr>
        <w:t xml:space="preserve"> were mentioned</w:t>
      </w:r>
      <w:r w:rsidR="00436DD4" w:rsidRPr="003D1F31">
        <w:rPr>
          <w:rFonts w:ascii="Verdana" w:hAnsi="Verdana"/>
          <w:sz w:val="19"/>
          <w:szCs w:val="19"/>
        </w:rPr>
        <w:t xml:space="preserve">, but </w:t>
      </w:r>
      <w:r w:rsidR="00333F62">
        <w:rPr>
          <w:rFonts w:ascii="Verdana" w:hAnsi="Verdana"/>
          <w:sz w:val="19"/>
          <w:szCs w:val="19"/>
        </w:rPr>
        <w:t>a</w:t>
      </w:r>
      <w:r w:rsidR="00436DD4" w:rsidRPr="003D1F31">
        <w:rPr>
          <w:rFonts w:ascii="Verdana" w:hAnsi="Verdana"/>
          <w:sz w:val="19"/>
          <w:szCs w:val="19"/>
        </w:rPr>
        <w:t xml:space="preserve"> “change in practices” category</w:t>
      </w:r>
      <w:r w:rsidR="00333F62">
        <w:rPr>
          <w:rFonts w:ascii="Verdana" w:hAnsi="Verdana"/>
          <w:sz w:val="19"/>
          <w:szCs w:val="19"/>
        </w:rPr>
        <w:t xml:space="preserve"> was explicitly added</w:t>
      </w:r>
      <w:r w:rsidR="00436DD4" w:rsidRPr="003D1F31">
        <w:rPr>
          <w:rFonts w:ascii="Verdana" w:hAnsi="Verdana"/>
          <w:sz w:val="19"/>
          <w:szCs w:val="19"/>
        </w:rPr>
        <w:t xml:space="preserve">. </w:t>
      </w:r>
    </w:p>
    <w:p w14:paraId="10BEDCDE" w14:textId="77777777" w:rsidR="00436DD4" w:rsidRPr="003D1F31" w:rsidRDefault="00436DD4" w:rsidP="00436DD4">
      <w:pPr>
        <w:pStyle w:val="BodyText"/>
        <w:jc w:val="both"/>
        <w:rPr>
          <w:rFonts w:ascii="Verdana" w:hAnsi="Verdana"/>
          <w:sz w:val="19"/>
          <w:szCs w:val="19"/>
          <w:lang w:val="en-GB"/>
        </w:rPr>
      </w:pPr>
    </w:p>
    <w:p w14:paraId="052BEB52" w14:textId="5824BAE8" w:rsidR="00436DD4" w:rsidRPr="00333F62" w:rsidRDefault="00333F62" w:rsidP="00333F62">
      <w:pPr>
        <w:pStyle w:val="Caption"/>
        <w:rPr>
          <w:rFonts w:ascii="Verdana" w:hAnsi="Verdana"/>
        </w:rPr>
      </w:pPr>
      <w:bookmarkStart w:id="86" w:name="_Toc106728184"/>
      <w:r w:rsidRPr="00333F62">
        <w:rPr>
          <w:rFonts w:ascii="Verdana" w:hAnsi="Verdana"/>
        </w:rPr>
        <w:t xml:space="preserve">Figure </w:t>
      </w:r>
      <w:r w:rsidRPr="00333F62">
        <w:rPr>
          <w:rFonts w:ascii="Verdana" w:hAnsi="Verdana"/>
        </w:rPr>
        <w:fldChar w:fldCharType="begin"/>
      </w:r>
      <w:r w:rsidRPr="00333F62">
        <w:rPr>
          <w:rFonts w:ascii="Verdana" w:hAnsi="Verdana"/>
        </w:rPr>
        <w:instrText xml:space="preserve"> SEQ Figure \* ARABIC </w:instrText>
      </w:r>
      <w:r w:rsidRPr="00333F62">
        <w:rPr>
          <w:rFonts w:ascii="Verdana" w:hAnsi="Verdana"/>
        </w:rPr>
        <w:fldChar w:fldCharType="separate"/>
      </w:r>
      <w:r w:rsidR="00442C16">
        <w:rPr>
          <w:rFonts w:ascii="Verdana" w:hAnsi="Verdana"/>
          <w:noProof/>
        </w:rPr>
        <w:t>18</w:t>
      </w:r>
      <w:r w:rsidRPr="00333F62">
        <w:rPr>
          <w:rFonts w:ascii="Verdana" w:hAnsi="Verdana"/>
        </w:rPr>
        <w:fldChar w:fldCharType="end"/>
      </w:r>
      <w:r w:rsidR="00436DD4" w:rsidRPr="00333F62">
        <w:rPr>
          <w:rFonts w:ascii="Verdana" w:hAnsi="Verdana"/>
        </w:rPr>
        <w:t>: Interview findings differentiated between change categories and target groups</w:t>
      </w:r>
      <w:bookmarkEnd w:id="86"/>
    </w:p>
    <w:p w14:paraId="25D7270E" w14:textId="77777777" w:rsidR="002426EF" w:rsidRPr="003D1F31" w:rsidRDefault="00D00E26">
      <w:pPr>
        <w:pStyle w:val="BodyText"/>
        <w:rPr>
          <w:rFonts w:ascii="Verdana" w:hAnsi="Verdana"/>
          <w:lang w:val="en-GB"/>
        </w:rPr>
      </w:pPr>
      <w:r w:rsidRPr="003D1F31">
        <w:rPr>
          <w:rFonts w:ascii="Verdana" w:hAnsi="Verdana"/>
          <w:noProof/>
          <w:lang w:val="de-AT" w:eastAsia="de-AT"/>
        </w:rPr>
        <w:drawing>
          <wp:inline distT="0" distB="0" distL="0" distR="0" wp14:anchorId="2170E844" wp14:editId="038B333A">
            <wp:extent cx="5679440" cy="3076575"/>
            <wp:effectExtent l="0" t="0" r="0" b="0"/>
            <wp:docPr id="22" name="Picture 95796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57969670"/>
                    <pic:cNvPicPr>
                      <a:picLocks noChangeAspect="1" noChangeArrowheads="1"/>
                    </pic:cNvPicPr>
                  </pic:nvPicPr>
                  <pic:blipFill>
                    <a:blip r:embed="rId37"/>
                    <a:stretch>
                      <a:fillRect/>
                    </a:stretch>
                  </pic:blipFill>
                  <pic:spPr bwMode="auto">
                    <a:xfrm>
                      <a:off x="0" y="0"/>
                      <a:ext cx="5679440" cy="3076575"/>
                    </a:xfrm>
                    <a:prstGeom prst="rect">
                      <a:avLst/>
                    </a:prstGeom>
                  </pic:spPr>
                </pic:pic>
              </a:graphicData>
            </a:graphic>
          </wp:inline>
        </w:drawing>
      </w:r>
    </w:p>
    <w:p w14:paraId="33ADCBF8" w14:textId="06F71497" w:rsidR="002426EF" w:rsidRPr="003D1F31" w:rsidRDefault="00D00E26">
      <w:pPr>
        <w:pStyle w:val="ListParagraph"/>
        <w:numPr>
          <w:ilvl w:val="0"/>
          <w:numId w:val="14"/>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Change in practices:</w:t>
      </w:r>
      <w:r w:rsidRPr="003D1F31">
        <w:rPr>
          <w:rFonts w:ascii="Verdana" w:eastAsia="Times New Roman" w:hAnsi="Verdana" w:cs="Times New Roman"/>
          <w:sz w:val="19"/>
          <w:szCs w:val="19"/>
        </w:rPr>
        <w:t xml:space="preserve"> One aspect of </w:t>
      </w:r>
      <w:r w:rsidR="00333F62">
        <w:rPr>
          <w:rFonts w:ascii="Verdana" w:eastAsia="Times New Roman" w:hAnsi="Verdana" w:cs="Times New Roman"/>
          <w:sz w:val="19"/>
          <w:szCs w:val="19"/>
        </w:rPr>
        <w:t xml:space="preserve">intended </w:t>
      </w:r>
      <w:r w:rsidRPr="003D1F31">
        <w:rPr>
          <w:rFonts w:ascii="Verdana" w:eastAsia="Times New Roman" w:hAnsi="Verdana" w:cs="Times New Roman"/>
          <w:sz w:val="19"/>
          <w:szCs w:val="19"/>
        </w:rPr>
        <w:t>change is the change in practices</w:t>
      </w:r>
      <w:r w:rsidR="00333F62">
        <w:rPr>
          <w:rFonts w:ascii="Verdana" w:eastAsia="Times New Roman" w:hAnsi="Verdana" w:cs="Times New Roman"/>
          <w:sz w:val="19"/>
          <w:szCs w:val="19"/>
        </w:rPr>
        <w:t>, which is the central object of a social innovation</w:t>
      </w:r>
      <w:r w:rsidRPr="003D1F31">
        <w:rPr>
          <w:rFonts w:ascii="Verdana" w:eastAsia="Times New Roman" w:hAnsi="Verdana" w:cs="Times New Roman"/>
          <w:sz w:val="19"/>
          <w:szCs w:val="19"/>
        </w:rPr>
        <w:t xml:space="preserve">. Practices can be seen as something that is performed regularly or habitually, such as actions that are perceived as standard in a given field. Several </w:t>
      </w:r>
      <w:r w:rsidR="000939A9">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aimed at changing practices. </w:t>
      </w:r>
      <w:r w:rsidR="000939A9">
        <w:rPr>
          <w:rFonts w:ascii="Verdana" w:eastAsia="Times New Roman" w:hAnsi="Verdana" w:cs="Times New Roman"/>
          <w:sz w:val="19"/>
          <w:szCs w:val="19"/>
        </w:rPr>
        <w:t>Some</w:t>
      </w:r>
      <w:r w:rsidRPr="003D1F31">
        <w:rPr>
          <w:rFonts w:ascii="Verdana" w:eastAsia="Times New Roman" w:hAnsi="Verdana" w:cs="Times New Roman"/>
          <w:sz w:val="19"/>
          <w:szCs w:val="19"/>
        </w:rPr>
        <w:t xml:space="preserve"> interviewees reported that the objective of their research was to change the way medical treatment is executed or how and in which situations doctors prescribe drugs. Others emphasized that their aim was to change political decision-making or the training for practitioners. While in many cases change in practices was an explicit goal of several projects, it was </w:t>
      </w:r>
      <w:r w:rsidR="000939A9">
        <w:rPr>
          <w:rFonts w:ascii="Verdana" w:eastAsia="Times New Roman" w:hAnsi="Verdana" w:cs="Times New Roman"/>
          <w:sz w:val="19"/>
          <w:szCs w:val="19"/>
        </w:rPr>
        <w:t>also emphasised</w:t>
      </w:r>
      <w:r w:rsidRPr="003D1F31">
        <w:rPr>
          <w:rFonts w:ascii="Verdana" w:eastAsia="Times New Roman" w:hAnsi="Verdana" w:cs="Times New Roman"/>
          <w:sz w:val="19"/>
          <w:szCs w:val="19"/>
        </w:rPr>
        <w:t xml:space="preserve"> that </w:t>
      </w:r>
      <w:r w:rsidR="00AE1F75" w:rsidRPr="003D1F31">
        <w:rPr>
          <w:rFonts w:ascii="Verdana" w:eastAsia="Times New Roman" w:hAnsi="Verdana" w:cs="Times New Roman"/>
          <w:sz w:val="19"/>
          <w:szCs w:val="19"/>
        </w:rPr>
        <w:t>such action-oriented</w:t>
      </w:r>
      <w:r w:rsidRPr="003D1F31">
        <w:rPr>
          <w:rFonts w:ascii="Verdana" w:eastAsia="Times New Roman" w:hAnsi="Verdana" w:cs="Times New Roman"/>
          <w:sz w:val="19"/>
          <w:szCs w:val="19"/>
        </w:rPr>
        <w:t xml:space="preserve"> change</w:t>
      </w:r>
      <w:r w:rsidR="000939A9">
        <w:rPr>
          <w:rFonts w:ascii="Verdana" w:eastAsia="Times New Roman" w:hAnsi="Verdana" w:cs="Times New Roman"/>
          <w:sz w:val="19"/>
          <w:szCs w:val="19"/>
        </w:rPr>
        <w:t xml:space="preserve"> in practices often</w:t>
      </w:r>
      <w:r w:rsidRPr="003D1F31">
        <w:rPr>
          <w:rFonts w:ascii="Verdana" w:eastAsia="Times New Roman" w:hAnsi="Verdana" w:cs="Times New Roman"/>
          <w:sz w:val="19"/>
          <w:szCs w:val="19"/>
        </w:rPr>
        <w:t xml:space="preserve"> takes</w:t>
      </w:r>
      <w:r w:rsidR="00AE1F75"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 xml:space="preserve">place </w:t>
      </w:r>
      <w:r w:rsidR="000939A9">
        <w:rPr>
          <w:rFonts w:ascii="Verdana" w:eastAsia="Times New Roman" w:hAnsi="Verdana" w:cs="Times New Roman"/>
          <w:sz w:val="19"/>
          <w:szCs w:val="19"/>
        </w:rPr>
        <w:t xml:space="preserve">only </w:t>
      </w:r>
      <w:r w:rsidRPr="003D1F31">
        <w:rPr>
          <w:rFonts w:ascii="Verdana" w:eastAsia="Times New Roman" w:hAnsi="Verdana" w:cs="Times New Roman"/>
          <w:sz w:val="19"/>
          <w:szCs w:val="19"/>
        </w:rPr>
        <w:t xml:space="preserve">incrementally over a longer </w:t>
      </w:r>
      <w:r w:rsidR="00AE1F75" w:rsidRPr="003D1F31">
        <w:rPr>
          <w:rFonts w:ascii="Verdana" w:eastAsia="Times New Roman" w:hAnsi="Verdana" w:cs="Times New Roman"/>
          <w:sz w:val="19"/>
          <w:szCs w:val="19"/>
        </w:rPr>
        <w:t>period</w:t>
      </w:r>
      <w:r w:rsidRPr="003D1F31">
        <w:rPr>
          <w:rFonts w:ascii="Verdana" w:eastAsia="Times New Roman" w:hAnsi="Verdana" w:cs="Times New Roman"/>
          <w:sz w:val="19"/>
          <w:szCs w:val="19"/>
        </w:rPr>
        <w:t xml:space="preserve">. Furthermore, a change in practice is often related to and follows a change in, for example, attitudes and behaviour. Hence, achieving a transformation of practices can be a complex and long process. </w:t>
      </w:r>
    </w:p>
    <w:p w14:paraId="2D76B11A" w14:textId="77777777" w:rsidR="002426EF" w:rsidRPr="003D1F31" w:rsidRDefault="002426EF">
      <w:pPr>
        <w:pStyle w:val="ListParagraph"/>
        <w:spacing w:line="276" w:lineRule="auto"/>
        <w:jc w:val="both"/>
        <w:rPr>
          <w:rFonts w:ascii="Verdana" w:eastAsia="Times New Roman" w:hAnsi="Verdana" w:cs="Times New Roman"/>
          <w:sz w:val="19"/>
          <w:szCs w:val="19"/>
        </w:rPr>
      </w:pPr>
    </w:p>
    <w:p w14:paraId="3D74FB47" w14:textId="463AA8B9" w:rsidR="002426EF" w:rsidRPr="003D1F31" w:rsidRDefault="00D00E26">
      <w:pPr>
        <w:pStyle w:val="ListParagraph"/>
        <w:numPr>
          <w:ilvl w:val="0"/>
          <w:numId w:val="14"/>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Change in behaviour: </w:t>
      </w:r>
      <w:r w:rsidRPr="003D1F31">
        <w:rPr>
          <w:rFonts w:ascii="Verdana" w:eastAsia="Times New Roman" w:hAnsi="Verdana" w:cs="Times New Roman"/>
          <w:sz w:val="19"/>
          <w:szCs w:val="19"/>
        </w:rPr>
        <w:t xml:space="preserve">Very similar to a change in practices is a change in behaviour. The difference is that while practices refer to </w:t>
      </w:r>
      <w:r w:rsidRPr="003D1F31">
        <w:rPr>
          <w:rFonts w:ascii="Verdana" w:eastAsia="Times New Roman" w:hAnsi="Verdana" w:cs="Times New Roman"/>
          <w:i/>
          <w:sz w:val="19"/>
          <w:szCs w:val="19"/>
        </w:rPr>
        <w:t>“the customary, habitual, or expected procedure or way of doing something”</w:t>
      </w:r>
      <w:r w:rsidRPr="003D1F31">
        <w:rPr>
          <w:rStyle w:val="FootnoteAnchor"/>
          <w:rFonts w:ascii="Verdana" w:eastAsia="Times New Roman" w:hAnsi="Verdana" w:cs="Times New Roman"/>
          <w:sz w:val="19"/>
          <w:szCs w:val="19"/>
        </w:rPr>
        <w:footnoteReference w:id="18"/>
      </w:r>
      <w:r w:rsidRPr="003D1F31">
        <w:rPr>
          <w:rFonts w:ascii="Verdana" w:eastAsia="Times New Roman" w:hAnsi="Verdana" w:cs="Times New Roman"/>
          <w:sz w:val="19"/>
          <w:szCs w:val="19"/>
        </w:rPr>
        <w:t xml:space="preserve">, behaviour is defined as </w:t>
      </w:r>
      <w:r w:rsidRPr="003D1F31">
        <w:rPr>
          <w:rFonts w:ascii="Verdana" w:eastAsia="Times New Roman" w:hAnsi="Verdana" w:cs="Times New Roman"/>
          <w:i/>
          <w:sz w:val="19"/>
          <w:szCs w:val="19"/>
        </w:rPr>
        <w:t>“the way in which one acts or conducts oneself, especially towards others”</w:t>
      </w:r>
      <w:r w:rsidRPr="003D1F31">
        <w:rPr>
          <w:rStyle w:val="FootnoteAnchor"/>
          <w:rFonts w:ascii="Verdana" w:eastAsia="Times New Roman" w:hAnsi="Verdana" w:cs="Times New Roman"/>
          <w:sz w:val="19"/>
          <w:szCs w:val="19"/>
        </w:rPr>
        <w:footnoteReference w:id="19"/>
      </w:r>
      <w:r w:rsidRPr="003D1F31">
        <w:rPr>
          <w:rFonts w:ascii="Verdana" w:eastAsia="Times New Roman" w:hAnsi="Verdana" w:cs="Times New Roman"/>
          <w:sz w:val="19"/>
          <w:szCs w:val="19"/>
        </w:rPr>
        <w:t xml:space="preserve">. While the definitions differ, a clear </w:t>
      </w:r>
      <w:r w:rsidR="00AE1F75" w:rsidRPr="003D1F31">
        <w:rPr>
          <w:rFonts w:ascii="Verdana" w:eastAsia="Times New Roman" w:hAnsi="Verdana" w:cs="Times New Roman"/>
          <w:sz w:val="19"/>
          <w:szCs w:val="19"/>
        </w:rPr>
        <w:t>demarcation between the two is not easily identifiable</w:t>
      </w:r>
      <w:r w:rsidRPr="003D1F31">
        <w:rPr>
          <w:rFonts w:ascii="Verdana" w:eastAsia="Times New Roman" w:hAnsi="Verdana" w:cs="Times New Roman"/>
          <w:sz w:val="19"/>
          <w:szCs w:val="19"/>
        </w:rPr>
        <w:t>, especially since behaviour</w:t>
      </w:r>
      <w:r w:rsidR="009B2D99">
        <w:rPr>
          <w:rFonts w:ascii="Verdana" w:eastAsia="Times New Roman" w:hAnsi="Verdana" w:cs="Times New Roman"/>
          <w:sz w:val="19"/>
          <w:szCs w:val="19"/>
        </w:rPr>
        <w:t>al change often results in practice changes</w:t>
      </w:r>
      <w:r w:rsidRPr="003D1F31">
        <w:rPr>
          <w:rFonts w:ascii="Verdana" w:eastAsia="Times New Roman" w:hAnsi="Verdana" w:cs="Times New Roman"/>
          <w:sz w:val="19"/>
          <w:szCs w:val="19"/>
        </w:rPr>
        <w:t xml:space="preserve"> when done frequently. </w:t>
      </w:r>
      <w:r w:rsidR="00AE1F75" w:rsidRPr="003D1F31">
        <w:rPr>
          <w:rFonts w:ascii="Verdana" w:eastAsia="Times New Roman" w:hAnsi="Verdana" w:cs="Times New Roman"/>
          <w:sz w:val="19"/>
          <w:szCs w:val="19"/>
        </w:rPr>
        <w:t xml:space="preserve">Both change dimensions are action-oriented and can be regarded as </w:t>
      </w:r>
      <w:r w:rsidR="009B2D99">
        <w:rPr>
          <w:rFonts w:ascii="Verdana" w:eastAsia="Times New Roman" w:hAnsi="Verdana" w:cs="Times New Roman"/>
          <w:sz w:val="19"/>
          <w:szCs w:val="19"/>
        </w:rPr>
        <w:t xml:space="preserve">elements </w:t>
      </w:r>
      <w:r w:rsidR="00AE1F75" w:rsidRPr="003D1F31">
        <w:rPr>
          <w:rFonts w:ascii="Verdana" w:eastAsia="Times New Roman" w:hAnsi="Verdana" w:cs="Times New Roman"/>
          <w:sz w:val="19"/>
          <w:szCs w:val="19"/>
        </w:rPr>
        <w:t>for contributions to social innovation. One</w:t>
      </w:r>
      <w:r w:rsidRPr="003D1F31">
        <w:rPr>
          <w:rFonts w:ascii="Verdana" w:eastAsia="Times New Roman" w:hAnsi="Verdana" w:cs="Times New Roman"/>
          <w:sz w:val="19"/>
          <w:szCs w:val="19"/>
        </w:rPr>
        <w:t xml:space="preserve"> interviewee said that one of his goals was to achieve a reflexive process for practitioners</w:t>
      </w:r>
      <w:r w:rsidR="009B2D99">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should ultimately change their behaviour in certain situations. However, he also stressed that once this behaviour</w:t>
      </w:r>
      <w:r w:rsidR="009B2D99">
        <w:rPr>
          <w:rFonts w:ascii="Verdana" w:eastAsia="Times New Roman" w:hAnsi="Verdana" w:cs="Times New Roman"/>
          <w:sz w:val="19"/>
          <w:szCs w:val="19"/>
        </w:rPr>
        <w:t>al</w:t>
      </w:r>
      <w:r w:rsidRPr="003D1F31">
        <w:rPr>
          <w:rFonts w:ascii="Verdana" w:eastAsia="Times New Roman" w:hAnsi="Verdana" w:cs="Times New Roman"/>
          <w:sz w:val="19"/>
          <w:szCs w:val="19"/>
        </w:rPr>
        <w:t xml:space="preserve"> change is incorporated, this could </w:t>
      </w:r>
      <w:r w:rsidRPr="003D1F31">
        <w:rPr>
          <w:rFonts w:ascii="Verdana" w:eastAsia="Times New Roman" w:hAnsi="Verdana" w:cs="Times New Roman"/>
          <w:sz w:val="19"/>
          <w:szCs w:val="19"/>
        </w:rPr>
        <w:lastRenderedPageBreak/>
        <w:t xml:space="preserve">also result in a change of practices. This </w:t>
      </w:r>
      <w:r w:rsidR="00AE1F75" w:rsidRPr="003D1F31">
        <w:rPr>
          <w:rFonts w:ascii="Verdana" w:eastAsia="Times New Roman" w:hAnsi="Verdana" w:cs="Times New Roman"/>
          <w:sz w:val="19"/>
          <w:szCs w:val="19"/>
        </w:rPr>
        <w:t xml:space="preserve">example </w:t>
      </w:r>
      <w:r w:rsidRPr="003D1F31">
        <w:rPr>
          <w:rFonts w:ascii="Verdana" w:eastAsia="Times New Roman" w:hAnsi="Verdana" w:cs="Times New Roman"/>
          <w:sz w:val="19"/>
          <w:szCs w:val="19"/>
        </w:rPr>
        <w:t>highlights the interconnecte</w:t>
      </w:r>
      <w:r w:rsidR="00AE1F75" w:rsidRPr="003D1F31">
        <w:rPr>
          <w:rFonts w:ascii="Verdana" w:eastAsia="Times New Roman" w:hAnsi="Verdana" w:cs="Times New Roman"/>
          <w:sz w:val="19"/>
          <w:szCs w:val="19"/>
        </w:rPr>
        <w:t>dness of behaviour and practice, but also shows that even a changed behaviour does not necessarily</w:t>
      </w:r>
      <w:r w:rsidR="009B2D99">
        <w:rPr>
          <w:rFonts w:ascii="Verdana" w:eastAsia="Times New Roman" w:hAnsi="Verdana" w:cs="Times New Roman"/>
          <w:sz w:val="19"/>
          <w:szCs w:val="19"/>
        </w:rPr>
        <w:t xml:space="preserve"> lead</w:t>
      </w:r>
      <w:r w:rsidR="00AE1F75" w:rsidRPr="003D1F31">
        <w:rPr>
          <w:rFonts w:ascii="Verdana" w:eastAsia="Times New Roman" w:hAnsi="Verdana" w:cs="Times New Roman"/>
          <w:sz w:val="19"/>
          <w:szCs w:val="19"/>
        </w:rPr>
        <w:t xml:space="preserve"> to regularly changed practices, </w:t>
      </w:r>
      <w:r w:rsidR="009B2D99">
        <w:rPr>
          <w:rFonts w:ascii="Verdana" w:eastAsia="Times New Roman" w:hAnsi="Verdana" w:cs="Times New Roman"/>
          <w:sz w:val="19"/>
          <w:szCs w:val="19"/>
        </w:rPr>
        <w:t xml:space="preserve">at least not immediately, especially </w:t>
      </w:r>
      <w:r w:rsidR="00AE1F75" w:rsidRPr="003D1F31">
        <w:rPr>
          <w:rFonts w:ascii="Verdana" w:eastAsia="Times New Roman" w:hAnsi="Verdana" w:cs="Times New Roman"/>
          <w:sz w:val="19"/>
          <w:szCs w:val="19"/>
        </w:rPr>
        <w:t>if, for instance the framework conditions oppose a more generic roll-out of new practices.</w:t>
      </w:r>
    </w:p>
    <w:p w14:paraId="1A8F6300" w14:textId="77777777" w:rsidR="002426EF" w:rsidRPr="003D1F31" w:rsidRDefault="002426EF">
      <w:pPr>
        <w:spacing w:line="276" w:lineRule="auto"/>
        <w:jc w:val="both"/>
        <w:rPr>
          <w:rFonts w:ascii="Verdana" w:eastAsia="Times New Roman" w:hAnsi="Verdana" w:cs="Times New Roman"/>
          <w:sz w:val="19"/>
          <w:szCs w:val="19"/>
        </w:rPr>
      </w:pPr>
    </w:p>
    <w:p w14:paraId="09D5BC89" w14:textId="065D0D96" w:rsidR="002426EF" w:rsidRPr="003D1F31" w:rsidRDefault="00D00E26">
      <w:pPr>
        <w:pStyle w:val="ListParagraph"/>
        <w:numPr>
          <w:ilvl w:val="0"/>
          <w:numId w:val="14"/>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Change in attitudes:</w:t>
      </w:r>
      <w:r w:rsidRPr="003D1F31">
        <w:rPr>
          <w:rFonts w:ascii="Verdana" w:eastAsia="Times New Roman" w:hAnsi="Verdana" w:cs="Times New Roman"/>
          <w:sz w:val="19"/>
          <w:szCs w:val="19"/>
        </w:rPr>
        <w:t xml:space="preserve"> </w:t>
      </w:r>
      <w:r w:rsidR="00385ADB">
        <w:rPr>
          <w:rFonts w:ascii="Verdana" w:eastAsia="Times New Roman" w:hAnsi="Verdana" w:cs="Times New Roman"/>
          <w:sz w:val="19"/>
          <w:szCs w:val="19"/>
        </w:rPr>
        <w:t>Several</w:t>
      </w:r>
      <w:r w:rsidRPr="003D1F31">
        <w:rPr>
          <w:rFonts w:ascii="Verdana" w:eastAsia="Times New Roman" w:hAnsi="Verdana" w:cs="Times New Roman"/>
          <w:sz w:val="19"/>
          <w:szCs w:val="19"/>
        </w:rPr>
        <w:t xml:space="preserve"> </w:t>
      </w:r>
      <w:r w:rsidR="00385ADB">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did not have the intention to initiate a change in practices or behaviour. Rather, their goal was to change the attitudes of a given sub-population or wider society. For instance, one interviewee who studied the effects of migration on housing and segregation argued that one important aspect that prohibits societal change is the attitude of policy-makers as well as the public. Accordingly, different stakeholders perceive recent migration flows negative</w:t>
      </w:r>
      <w:r w:rsidR="00AE1F75" w:rsidRPr="003D1F31">
        <w:rPr>
          <w:rFonts w:ascii="Verdana" w:eastAsia="Times New Roman" w:hAnsi="Verdana" w:cs="Times New Roman"/>
          <w:sz w:val="19"/>
          <w:szCs w:val="19"/>
        </w:rPr>
        <w:t>ly</w:t>
      </w:r>
      <w:r w:rsidRPr="003D1F31">
        <w:rPr>
          <w:rFonts w:ascii="Verdana" w:eastAsia="Times New Roman" w:hAnsi="Verdana" w:cs="Times New Roman"/>
          <w:sz w:val="19"/>
          <w:szCs w:val="19"/>
        </w:rPr>
        <w:t xml:space="preserve"> and </w:t>
      </w:r>
      <w:r w:rsidR="00AE1F75" w:rsidRPr="003D1F31">
        <w:rPr>
          <w:rFonts w:ascii="Verdana" w:eastAsia="Times New Roman" w:hAnsi="Verdana" w:cs="Times New Roman"/>
          <w:sz w:val="19"/>
          <w:szCs w:val="19"/>
        </w:rPr>
        <w:t xml:space="preserve">as a </w:t>
      </w:r>
      <w:r w:rsidRPr="003D1F31">
        <w:rPr>
          <w:rFonts w:ascii="Verdana" w:eastAsia="Times New Roman" w:hAnsi="Verdana" w:cs="Times New Roman"/>
          <w:sz w:val="19"/>
          <w:szCs w:val="19"/>
        </w:rPr>
        <w:t>potential for conflict, while this was not necessarily the case with past mig</w:t>
      </w:r>
      <w:r w:rsidR="00385ADB">
        <w:rPr>
          <w:rFonts w:ascii="Verdana" w:eastAsia="Times New Roman" w:hAnsi="Verdana" w:cs="Times New Roman"/>
          <w:sz w:val="19"/>
          <w:szCs w:val="19"/>
        </w:rPr>
        <w:t>ration flows. Hence, most often</w:t>
      </w:r>
      <w:r w:rsidRPr="003D1F31">
        <w:rPr>
          <w:rFonts w:ascii="Verdana" w:eastAsia="Times New Roman" w:hAnsi="Verdana" w:cs="Times New Roman"/>
          <w:sz w:val="19"/>
          <w:szCs w:val="19"/>
        </w:rPr>
        <w:t xml:space="preserve"> a change in attitudes and perceptions is essential when trying to </w:t>
      </w:r>
      <w:r w:rsidR="00385ADB">
        <w:rPr>
          <w:rFonts w:ascii="Verdana" w:eastAsia="Times New Roman" w:hAnsi="Verdana" w:cs="Times New Roman"/>
          <w:sz w:val="19"/>
          <w:szCs w:val="19"/>
        </w:rPr>
        <w:t>kick-off</w:t>
      </w:r>
      <w:r w:rsidRPr="003D1F31">
        <w:rPr>
          <w:rFonts w:ascii="Verdana" w:eastAsia="Times New Roman" w:hAnsi="Verdana" w:cs="Times New Roman"/>
          <w:sz w:val="19"/>
          <w:szCs w:val="19"/>
        </w:rPr>
        <w:t xml:space="preserve"> a change in behaviour or practices. Accordingly, when trying to accomplish a broader impact, it is also crucial to keep people who might not be obvious stakeholders (e.g., society as a whole) in mind. One interviewee, who </w:t>
      </w:r>
      <w:r w:rsidR="00385ADB">
        <w:rPr>
          <w:rFonts w:ascii="Verdana" w:eastAsia="Times New Roman" w:hAnsi="Verdana" w:cs="Times New Roman"/>
          <w:sz w:val="19"/>
          <w:szCs w:val="19"/>
        </w:rPr>
        <w:t>investigated</w:t>
      </w:r>
      <w:r w:rsidRPr="003D1F31">
        <w:rPr>
          <w:rFonts w:ascii="Verdana" w:eastAsia="Times New Roman" w:hAnsi="Verdana" w:cs="Times New Roman"/>
          <w:sz w:val="19"/>
          <w:szCs w:val="19"/>
        </w:rPr>
        <w:t xml:space="preserve"> medical treatment with antidepressants, stated:</w:t>
      </w:r>
    </w:p>
    <w:p w14:paraId="67AE9CD3" w14:textId="6E8F064F"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xml:space="preserve">“Another, further social component is the population's broad perception of psychotropic drugs. They are viewed critically in broad sections of the population, and I think part of this criticism also comes from the fact that they </w:t>
      </w:r>
      <w:r w:rsidR="00AE1F75" w:rsidRPr="003D1F31">
        <w:rPr>
          <w:rFonts w:ascii="Verdana" w:eastAsia="Times New Roman" w:hAnsi="Verdana" w:cs="Times New Roman"/>
          <w:iCs/>
          <w:sz w:val="16"/>
          <w:szCs w:val="16"/>
        </w:rPr>
        <w:t xml:space="preserve">(i.e. the prescription of drugs) </w:t>
      </w:r>
      <w:r w:rsidRPr="003D1F31">
        <w:rPr>
          <w:rFonts w:ascii="Verdana" w:eastAsia="Times New Roman" w:hAnsi="Verdana" w:cs="Times New Roman"/>
          <w:i/>
          <w:iCs/>
          <w:sz w:val="16"/>
          <w:szCs w:val="16"/>
        </w:rPr>
        <w:t>are not discontinued. A social component that is important for me is that this concern, this perception is addressed, and that it is perceived and taken up.” Interviewee 7</w:t>
      </w:r>
    </w:p>
    <w:p w14:paraId="30C32850" w14:textId="77777777" w:rsidR="002426EF" w:rsidRPr="003D1F31" w:rsidRDefault="002426EF">
      <w:pPr>
        <w:spacing w:line="276" w:lineRule="auto"/>
        <w:jc w:val="both"/>
        <w:rPr>
          <w:rFonts w:ascii="Verdana" w:eastAsia="Times New Roman" w:hAnsi="Verdana" w:cs="Times New Roman"/>
        </w:rPr>
      </w:pPr>
    </w:p>
    <w:p w14:paraId="49EE60D9" w14:textId="7CD32028" w:rsidR="002426EF" w:rsidRPr="003D1F31" w:rsidRDefault="00D00E26">
      <w:pPr>
        <w:pStyle w:val="ListParagraph"/>
        <w:numPr>
          <w:ilvl w:val="0"/>
          <w:numId w:val="14"/>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Change in awareness: </w:t>
      </w:r>
      <w:r w:rsidRPr="003D1F31">
        <w:rPr>
          <w:rFonts w:ascii="Verdana" w:eastAsia="Times New Roman" w:hAnsi="Verdana" w:cs="Times New Roman"/>
          <w:sz w:val="19"/>
          <w:szCs w:val="19"/>
        </w:rPr>
        <w:t>Another aspect that can be suspect to change is awareness. One-third of the interviewees said that one of their aims was to raise awareness regarding their research problem. This awareness-raising was either targeted at a specific group (e.g., decision-makers, institutions, businesses/industries) or directed at society at large. Again, the differentiation between a change in awareness and a change in attitude is often har</w:t>
      </w:r>
      <w:r w:rsidR="00385ADB">
        <w:rPr>
          <w:rFonts w:ascii="Verdana" w:eastAsia="Times New Roman" w:hAnsi="Verdana" w:cs="Times New Roman"/>
          <w:sz w:val="19"/>
          <w:szCs w:val="19"/>
        </w:rPr>
        <w:t>d to make. One interviewee</w:t>
      </w:r>
      <w:r w:rsidRPr="003D1F31">
        <w:rPr>
          <w:rFonts w:ascii="Verdana" w:eastAsia="Times New Roman" w:hAnsi="Verdana" w:cs="Times New Roman"/>
          <w:sz w:val="19"/>
          <w:szCs w:val="19"/>
        </w:rPr>
        <w:t xml:space="preserve">, for example, mentioned that in order to raise awareness amongst society, it is necessary to change the attitude of the media when reporting about an issue at stake. Accordingly, the interviewee stated that when working on a highly polarized problem, the press tends to have a hardened opinion towards this problem. This, however, influences both the attitude of society toward this problem as well as hinders the possibility to raise awareness about certain aspects of the issue. </w:t>
      </w:r>
      <w:r w:rsidR="00385ADB">
        <w:rPr>
          <w:rFonts w:ascii="Verdana" w:eastAsia="Times New Roman" w:hAnsi="Verdana" w:cs="Times New Roman"/>
          <w:sz w:val="19"/>
          <w:szCs w:val="19"/>
        </w:rPr>
        <w:t>A</w:t>
      </w:r>
      <w:r w:rsidRPr="003D1F31">
        <w:rPr>
          <w:rFonts w:ascii="Verdana" w:eastAsia="Times New Roman" w:hAnsi="Verdana" w:cs="Times New Roman"/>
          <w:sz w:val="19"/>
          <w:szCs w:val="19"/>
        </w:rPr>
        <w:t xml:space="preserve"> change in awareness </w:t>
      </w:r>
      <w:r w:rsidR="00AE1F75" w:rsidRPr="003D1F31">
        <w:rPr>
          <w:rFonts w:ascii="Verdana" w:eastAsia="Times New Roman" w:hAnsi="Verdana" w:cs="Times New Roman"/>
          <w:sz w:val="19"/>
          <w:szCs w:val="19"/>
        </w:rPr>
        <w:t>can act as ignition</w:t>
      </w:r>
      <w:r w:rsidRPr="003D1F31">
        <w:rPr>
          <w:rFonts w:ascii="Verdana" w:eastAsia="Times New Roman" w:hAnsi="Verdana" w:cs="Times New Roman"/>
          <w:sz w:val="19"/>
          <w:szCs w:val="19"/>
        </w:rPr>
        <w:t xml:space="preserve"> to a change in practices and hence can enhance or limit the opportunities for social innovation. Another interviewee summarised the link between a change in awareness and practices in the following way:</w:t>
      </w:r>
    </w:p>
    <w:p w14:paraId="5906523A"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 wouldn't say / it's still far from over, it's really hard to say what will really work and what won't, but that will probably be even more intense in the next few years because there are new areas. But what I can say is I believe that this continuous discussion between researchers, between doctoral students, other researchers and authorities and residents, so to speak, the awareness of the problem of how these processes are to be designed at all and the interest in adapting formats, new formats trying out, looking for new forms of dialogue, that we at least make our contribution from the research side.” Interviewee 9</w:t>
      </w:r>
    </w:p>
    <w:p w14:paraId="5D36DDFB" w14:textId="00224222" w:rsidR="002426EF" w:rsidRPr="003D1F31" w:rsidRDefault="002426EF">
      <w:pPr>
        <w:pStyle w:val="RTDBody"/>
      </w:pPr>
    </w:p>
    <w:p w14:paraId="1CEED022" w14:textId="6250EDB0" w:rsidR="002426EF" w:rsidRPr="00300C47" w:rsidRDefault="00D00E26">
      <w:pPr>
        <w:pStyle w:val="RTDHeading04"/>
        <w:tabs>
          <w:tab w:val="left" w:pos="709"/>
        </w:tabs>
        <w:ind w:left="709" w:hanging="709"/>
        <w:outlineLvl w:val="1"/>
        <w:rPr>
          <w:sz w:val="22"/>
          <w:szCs w:val="22"/>
        </w:rPr>
      </w:pPr>
      <w:bookmarkStart w:id="87" w:name="_Toc106728077"/>
      <w:r w:rsidRPr="00300C47">
        <w:rPr>
          <w:sz w:val="22"/>
          <w:szCs w:val="22"/>
        </w:rPr>
        <w:t>5.2</w:t>
      </w:r>
      <w:r w:rsidRPr="00300C47">
        <w:rPr>
          <w:sz w:val="22"/>
          <w:szCs w:val="22"/>
        </w:rPr>
        <w:tab/>
      </w:r>
      <w:r w:rsidR="00390D5F" w:rsidRPr="00300C47">
        <w:rPr>
          <w:sz w:val="22"/>
          <w:szCs w:val="22"/>
        </w:rPr>
        <w:t>Targeted</w:t>
      </w:r>
      <w:r w:rsidRPr="00300C47">
        <w:rPr>
          <w:sz w:val="22"/>
          <w:szCs w:val="22"/>
        </w:rPr>
        <w:t xml:space="preserve"> outcomes </w:t>
      </w:r>
      <w:r w:rsidR="00385ADB" w:rsidRPr="00300C47">
        <w:rPr>
          <w:sz w:val="22"/>
          <w:szCs w:val="22"/>
        </w:rPr>
        <w:t>and solutions</w:t>
      </w:r>
      <w:bookmarkEnd w:id="87"/>
    </w:p>
    <w:p w14:paraId="418ACAF7" w14:textId="501450EB" w:rsidR="00776E1C" w:rsidRPr="003D1F31" w:rsidRDefault="00853AF5" w:rsidP="00853AF5">
      <w:pPr>
        <w:jc w:val="both"/>
        <w:rPr>
          <w:rFonts w:ascii="Verdana" w:hAnsi="Verdana" w:cstheme="minorHAnsi"/>
          <w:sz w:val="19"/>
          <w:szCs w:val="19"/>
        </w:rPr>
      </w:pPr>
      <w:r w:rsidRPr="003D1F31">
        <w:rPr>
          <w:rFonts w:ascii="Verdana" w:hAnsi="Verdana"/>
          <w:sz w:val="19"/>
          <w:szCs w:val="19"/>
        </w:rPr>
        <w:t>The generation of solutions, both tangible and non-tangible, to certain social groups or the population</w:t>
      </w:r>
      <w:r w:rsidR="00776E1C" w:rsidRPr="003D1F31">
        <w:rPr>
          <w:rFonts w:ascii="Verdana" w:hAnsi="Verdana"/>
          <w:sz w:val="19"/>
          <w:szCs w:val="19"/>
        </w:rPr>
        <w:t xml:space="preserve">, </w:t>
      </w:r>
      <w:r w:rsidR="00385ADB">
        <w:rPr>
          <w:rFonts w:ascii="Verdana" w:hAnsi="Verdana"/>
          <w:sz w:val="19"/>
          <w:szCs w:val="19"/>
        </w:rPr>
        <w:t>or in more general words</w:t>
      </w:r>
      <w:r w:rsidR="00776E1C" w:rsidRPr="003D1F31">
        <w:rPr>
          <w:rFonts w:ascii="Verdana" w:hAnsi="Verdana"/>
          <w:sz w:val="19"/>
          <w:szCs w:val="19"/>
        </w:rPr>
        <w:t xml:space="preserve"> the generation of outcome</w:t>
      </w:r>
      <w:r w:rsidR="00385ADB">
        <w:rPr>
          <w:rFonts w:ascii="Verdana" w:hAnsi="Verdana"/>
          <w:sz w:val="19"/>
          <w:szCs w:val="19"/>
        </w:rPr>
        <w:t xml:space="preserve"> defined as a use of project results by the targeted groups</w:t>
      </w:r>
      <w:r w:rsidR="00776E1C" w:rsidRPr="003D1F31">
        <w:rPr>
          <w:rFonts w:ascii="Verdana" w:hAnsi="Verdana"/>
          <w:sz w:val="19"/>
          <w:szCs w:val="19"/>
        </w:rPr>
        <w:t xml:space="preserve">, </w:t>
      </w:r>
      <w:r w:rsidRPr="003D1F31">
        <w:rPr>
          <w:rFonts w:ascii="Verdana" w:hAnsi="Verdana"/>
          <w:sz w:val="19"/>
          <w:szCs w:val="19"/>
        </w:rPr>
        <w:t xml:space="preserve">is a central dimension of the definition of </w:t>
      </w:r>
      <w:r w:rsidR="00385ADB">
        <w:rPr>
          <w:rFonts w:ascii="Verdana" w:hAnsi="Verdana"/>
          <w:sz w:val="19"/>
          <w:szCs w:val="19"/>
        </w:rPr>
        <w:t>any</w:t>
      </w:r>
      <w:r w:rsidRPr="003D1F31">
        <w:rPr>
          <w:rFonts w:ascii="Verdana" w:hAnsi="Verdana"/>
          <w:sz w:val="19"/>
          <w:szCs w:val="19"/>
        </w:rPr>
        <w:t xml:space="preserve"> innovation</w:t>
      </w:r>
      <w:r w:rsidR="00385ADB">
        <w:rPr>
          <w:rFonts w:ascii="Verdana" w:hAnsi="Verdana"/>
          <w:sz w:val="19"/>
          <w:szCs w:val="19"/>
        </w:rPr>
        <w:t>, including social innovation</w:t>
      </w:r>
      <w:r w:rsidRPr="003D1F31">
        <w:rPr>
          <w:rFonts w:ascii="Verdana" w:hAnsi="Verdana"/>
          <w:sz w:val="19"/>
          <w:szCs w:val="19"/>
        </w:rPr>
        <w:t xml:space="preserve"> (see Table 1). </w:t>
      </w:r>
      <w:r w:rsidR="00776E1C" w:rsidRPr="003D1F31">
        <w:rPr>
          <w:rFonts w:ascii="Verdana" w:hAnsi="Verdana"/>
          <w:sz w:val="19"/>
          <w:szCs w:val="19"/>
        </w:rPr>
        <w:t>However, we need to be realistic: r</w:t>
      </w:r>
      <w:r w:rsidR="00776E1C" w:rsidRPr="003D1F31">
        <w:rPr>
          <w:rFonts w:ascii="Verdana" w:hAnsi="Verdana" w:cstheme="minorHAnsi"/>
          <w:sz w:val="19"/>
          <w:szCs w:val="19"/>
        </w:rPr>
        <w:t xml:space="preserve">esearch </w:t>
      </w:r>
      <w:r w:rsidR="00385ADB">
        <w:rPr>
          <w:rFonts w:ascii="Verdana" w:hAnsi="Verdana" w:cstheme="minorHAnsi"/>
          <w:sz w:val="19"/>
          <w:szCs w:val="19"/>
        </w:rPr>
        <w:lastRenderedPageBreak/>
        <w:t>contributions to any innovation</w:t>
      </w:r>
      <w:r w:rsidR="00776E1C" w:rsidRPr="003D1F31">
        <w:rPr>
          <w:rFonts w:ascii="Verdana" w:hAnsi="Verdana" w:cstheme="minorHAnsi"/>
          <w:sz w:val="19"/>
          <w:szCs w:val="19"/>
        </w:rPr>
        <w:t xml:space="preserve">, regardless of whether we speak about techno-economic innovations or social innovations, are usually at a preliminary stage and one input among others to successful innovations. Both the scholarly contribution to social innovations (SI) and the scholarly contribution to techno-economical innovations </w:t>
      </w:r>
      <w:r w:rsidR="00776E1C" w:rsidRPr="00385ADB">
        <w:rPr>
          <w:rFonts w:ascii="Verdana" w:hAnsi="Verdana" w:cstheme="minorHAnsi"/>
          <w:sz w:val="19"/>
          <w:szCs w:val="19"/>
          <w:u w:val="single"/>
        </w:rPr>
        <w:t>precede</w:t>
      </w:r>
      <w:r w:rsidR="00776E1C" w:rsidRPr="003D1F31">
        <w:rPr>
          <w:rFonts w:ascii="Verdana" w:hAnsi="Verdana" w:cstheme="minorHAnsi"/>
          <w:sz w:val="19"/>
          <w:szCs w:val="19"/>
        </w:rPr>
        <w:t xml:space="preserve"> the actual applications, which are usually outside the domain of academic research. Therefore, we refer in this study to the generation of </w:t>
      </w:r>
      <w:r w:rsidR="00776E1C" w:rsidRPr="003D1F31">
        <w:rPr>
          <w:rFonts w:ascii="Verdana" w:hAnsi="Verdana" w:cstheme="minorHAnsi"/>
          <w:sz w:val="19"/>
          <w:szCs w:val="19"/>
          <w:u w:val="single"/>
        </w:rPr>
        <w:t>potential</w:t>
      </w:r>
      <w:r w:rsidR="00776E1C" w:rsidRPr="003D1F31">
        <w:rPr>
          <w:rFonts w:ascii="Verdana" w:hAnsi="Verdana" w:cstheme="minorHAnsi"/>
          <w:sz w:val="19"/>
          <w:szCs w:val="19"/>
        </w:rPr>
        <w:t xml:space="preserve"> solutions and </w:t>
      </w:r>
      <w:r w:rsidR="00776E1C" w:rsidRPr="003D1F31">
        <w:rPr>
          <w:rFonts w:ascii="Verdana" w:hAnsi="Verdana" w:cstheme="minorHAnsi"/>
          <w:sz w:val="19"/>
          <w:szCs w:val="19"/>
          <w:u w:val="single"/>
        </w:rPr>
        <w:t>contributions</w:t>
      </w:r>
      <w:r w:rsidR="00776E1C" w:rsidRPr="003D1F31">
        <w:rPr>
          <w:rFonts w:ascii="Verdana" w:hAnsi="Verdana" w:cstheme="minorHAnsi"/>
          <w:sz w:val="19"/>
          <w:szCs w:val="19"/>
        </w:rPr>
        <w:t xml:space="preserve"> to outcome generation through the funded SNSF projects. </w:t>
      </w:r>
    </w:p>
    <w:p w14:paraId="046F04F0" w14:textId="1F3A2C20" w:rsidR="00853AF5" w:rsidRPr="003D1F31" w:rsidRDefault="00776E1C" w:rsidP="00853AF5">
      <w:pPr>
        <w:jc w:val="both"/>
        <w:rPr>
          <w:rFonts w:ascii="Verdana" w:hAnsi="Verdana"/>
          <w:sz w:val="19"/>
          <w:szCs w:val="19"/>
        </w:rPr>
      </w:pPr>
      <w:r w:rsidRPr="003D1F31">
        <w:rPr>
          <w:rFonts w:ascii="Verdana" w:hAnsi="Verdana" w:cstheme="minorHAnsi"/>
          <w:sz w:val="19"/>
          <w:szCs w:val="19"/>
        </w:rPr>
        <w:t xml:space="preserve">Moreover, we need to be aware that not every (technical, economic or social) innovation is necessarily based on scientific input, but it is undisputed that our society and economy are increasingly permeated by technology and knowledge and that scientific progress is increasingly needed to tackle the wicked </w:t>
      </w:r>
      <w:r w:rsidR="00385ADB">
        <w:rPr>
          <w:rFonts w:ascii="Verdana" w:hAnsi="Verdana" w:cstheme="minorHAnsi"/>
          <w:sz w:val="19"/>
          <w:szCs w:val="19"/>
        </w:rPr>
        <w:t>challenges</w:t>
      </w:r>
      <w:r w:rsidRPr="003D1F31">
        <w:rPr>
          <w:rFonts w:ascii="Verdana" w:hAnsi="Verdana" w:cstheme="minorHAnsi"/>
          <w:sz w:val="19"/>
          <w:szCs w:val="19"/>
        </w:rPr>
        <w:t xml:space="preserve"> our societies and our planet</w:t>
      </w:r>
      <w:r w:rsidR="00385ADB">
        <w:rPr>
          <w:rFonts w:ascii="Verdana" w:hAnsi="Verdana" w:cstheme="minorHAnsi"/>
          <w:sz w:val="19"/>
          <w:szCs w:val="19"/>
        </w:rPr>
        <w:t xml:space="preserve"> is confronted with</w:t>
      </w:r>
      <w:r w:rsidRPr="003D1F31">
        <w:rPr>
          <w:rFonts w:ascii="Verdana" w:hAnsi="Verdana" w:cstheme="minorHAnsi"/>
          <w:sz w:val="19"/>
          <w:szCs w:val="19"/>
        </w:rPr>
        <w:t>.</w:t>
      </w:r>
    </w:p>
    <w:p w14:paraId="4125D3D0" w14:textId="5776EFF4" w:rsidR="002925AC" w:rsidRPr="003D1F31" w:rsidRDefault="00776E1C" w:rsidP="00853AF5">
      <w:pPr>
        <w:pStyle w:val="BodyText"/>
        <w:jc w:val="both"/>
        <w:rPr>
          <w:rFonts w:ascii="Verdana" w:hAnsi="Verdana"/>
          <w:sz w:val="19"/>
          <w:szCs w:val="19"/>
          <w:lang w:val="en-GB"/>
        </w:rPr>
      </w:pPr>
      <w:r w:rsidRPr="003D1F31">
        <w:rPr>
          <w:rFonts w:ascii="Verdana" w:hAnsi="Verdana"/>
          <w:sz w:val="19"/>
          <w:szCs w:val="19"/>
          <w:lang w:val="en-GB"/>
        </w:rPr>
        <w:t>As expected, the survey results revealed that</w:t>
      </w:r>
      <w:r w:rsidR="002925AC" w:rsidRPr="003D1F31">
        <w:rPr>
          <w:rFonts w:ascii="Verdana" w:hAnsi="Verdana"/>
          <w:sz w:val="19"/>
          <w:szCs w:val="19"/>
          <w:lang w:val="en-GB"/>
        </w:rPr>
        <w:t xml:space="preserve"> the usual level of contribution of</w:t>
      </w:r>
      <w:r w:rsidRPr="003D1F31">
        <w:rPr>
          <w:rFonts w:ascii="Verdana" w:hAnsi="Verdana"/>
          <w:sz w:val="19"/>
          <w:szCs w:val="19"/>
          <w:lang w:val="en-GB"/>
        </w:rPr>
        <w:t xml:space="preserve"> r</w:t>
      </w:r>
      <w:r w:rsidR="00853AF5" w:rsidRPr="003D1F31">
        <w:rPr>
          <w:rFonts w:ascii="Verdana" w:hAnsi="Verdana"/>
          <w:sz w:val="19"/>
          <w:szCs w:val="19"/>
          <w:lang w:val="en-GB"/>
        </w:rPr>
        <w:t xml:space="preserve">esearch projects funded by SNSF </w:t>
      </w:r>
      <w:r w:rsidR="005170CD" w:rsidRPr="003D1F31">
        <w:rPr>
          <w:rFonts w:ascii="Verdana" w:hAnsi="Verdana"/>
          <w:sz w:val="19"/>
          <w:szCs w:val="19"/>
          <w:lang w:val="en-GB"/>
        </w:rPr>
        <w:t xml:space="preserve">to new or better services, products, </w:t>
      </w:r>
      <w:r w:rsidR="00853AF5" w:rsidRPr="003D1F31">
        <w:rPr>
          <w:rFonts w:ascii="Verdana" w:hAnsi="Verdana"/>
          <w:sz w:val="19"/>
          <w:szCs w:val="19"/>
          <w:lang w:val="en-GB"/>
        </w:rPr>
        <w:t>processes</w:t>
      </w:r>
      <w:r w:rsidR="005170CD" w:rsidRPr="003D1F31">
        <w:rPr>
          <w:rFonts w:ascii="Verdana" w:hAnsi="Verdana"/>
          <w:sz w:val="19"/>
          <w:szCs w:val="19"/>
          <w:lang w:val="en-GB"/>
        </w:rPr>
        <w:t xml:space="preserve"> or ways of doing things</w:t>
      </w:r>
      <w:r w:rsidR="002925AC" w:rsidRPr="003D1F31">
        <w:rPr>
          <w:rFonts w:ascii="Verdana" w:hAnsi="Verdana"/>
          <w:sz w:val="19"/>
          <w:szCs w:val="19"/>
          <w:lang w:val="en-GB"/>
        </w:rPr>
        <w:t xml:space="preserve"> </w:t>
      </w:r>
      <w:r w:rsidR="00823409" w:rsidRPr="003D1F31">
        <w:rPr>
          <w:rFonts w:ascii="Verdana" w:hAnsi="Verdana"/>
          <w:sz w:val="19"/>
          <w:szCs w:val="19"/>
          <w:lang w:val="en-GB"/>
        </w:rPr>
        <w:t xml:space="preserve">beyond academia </w:t>
      </w:r>
      <w:r w:rsidR="002925AC" w:rsidRPr="003D1F31">
        <w:rPr>
          <w:rFonts w:ascii="Verdana" w:hAnsi="Verdana"/>
          <w:sz w:val="19"/>
          <w:szCs w:val="19"/>
          <w:lang w:val="en-GB"/>
        </w:rPr>
        <w:t>is rather low</w:t>
      </w:r>
      <w:r w:rsidR="00853AF5" w:rsidRPr="003D1F31">
        <w:rPr>
          <w:rFonts w:ascii="Verdana" w:hAnsi="Verdana"/>
          <w:sz w:val="19"/>
          <w:szCs w:val="19"/>
          <w:lang w:val="en-GB"/>
        </w:rPr>
        <w:t>.</w:t>
      </w:r>
      <w:r w:rsidR="005170CD" w:rsidRPr="003D1F31">
        <w:rPr>
          <w:rStyle w:val="FootnoteReference"/>
          <w:rFonts w:ascii="Verdana" w:hAnsi="Verdana"/>
          <w:sz w:val="19"/>
          <w:szCs w:val="19"/>
          <w:lang w:val="en-GB"/>
        </w:rPr>
        <w:footnoteReference w:id="20"/>
      </w:r>
      <w:r w:rsidR="00853AF5" w:rsidRPr="003D1F31">
        <w:rPr>
          <w:rFonts w:ascii="Verdana" w:hAnsi="Verdana"/>
          <w:sz w:val="19"/>
          <w:szCs w:val="19"/>
          <w:lang w:val="en-GB"/>
        </w:rPr>
        <w:t xml:space="preserve"> Although the majority of respondents marked 3 or lower on a 0-10 scale for </w:t>
      </w:r>
      <w:r w:rsidR="005170CD" w:rsidRPr="003D1F31">
        <w:rPr>
          <w:rFonts w:ascii="Verdana" w:hAnsi="Verdana"/>
          <w:sz w:val="19"/>
          <w:szCs w:val="19"/>
          <w:lang w:val="en-GB"/>
        </w:rPr>
        <w:t>these</w:t>
      </w:r>
      <w:r w:rsidR="00853AF5" w:rsidRPr="003D1F31">
        <w:rPr>
          <w:rFonts w:ascii="Verdana" w:hAnsi="Verdana"/>
          <w:sz w:val="19"/>
          <w:szCs w:val="19"/>
          <w:lang w:val="en-GB"/>
        </w:rPr>
        <w:t xml:space="preserve"> </w:t>
      </w:r>
      <w:r w:rsidR="005170CD" w:rsidRPr="003D1F31">
        <w:rPr>
          <w:rFonts w:ascii="Verdana" w:hAnsi="Verdana"/>
          <w:sz w:val="19"/>
          <w:szCs w:val="19"/>
          <w:lang w:val="en-GB"/>
        </w:rPr>
        <w:t>specific result</w:t>
      </w:r>
      <w:r w:rsidR="00853AF5" w:rsidRPr="003D1F31">
        <w:rPr>
          <w:rFonts w:ascii="Verdana" w:hAnsi="Verdana"/>
          <w:sz w:val="19"/>
          <w:szCs w:val="19"/>
          <w:lang w:val="en-GB"/>
        </w:rPr>
        <w:t xml:space="preserve"> categories (see </w:t>
      </w:r>
      <w:r w:rsidR="00385ADB">
        <w:rPr>
          <w:rFonts w:ascii="Verdana" w:hAnsi="Verdana"/>
          <w:sz w:val="19"/>
          <w:szCs w:val="19"/>
          <w:lang w:val="en-GB"/>
        </w:rPr>
        <w:t>Figure 19</w:t>
      </w:r>
      <w:r w:rsidR="00853AF5" w:rsidRPr="003D1F31">
        <w:rPr>
          <w:rFonts w:ascii="Verdana" w:hAnsi="Verdana"/>
          <w:sz w:val="19"/>
          <w:szCs w:val="19"/>
          <w:lang w:val="en-GB"/>
        </w:rPr>
        <w:t xml:space="preserve">), around 40 % of the respondents </w:t>
      </w:r>
      <w:r w:rsidR="005170CD" w:rsidRPr="003D1F31">
        <w:rPr>
          <w:rFonts w:ascii="Verdana" w:hAnsi="Verdana"/>
          <w:sz w:val="19"/>
          <w:szCs w:val="19"/>
          <w:lang w:val="en-GB"/>
        </w:rPr>
        <w:t xml:space="preserve">(n= 355) </w:t>
      </w:r>
      <w:r w:rsidR="00853AF5" w:rsidRPr="003D1F31">
        <w:rPr>
          <w:rFonts w:ascii="Verdana" w:hAnsi="Verdana"/>
          <w:sz w:val="19"/>
          <w:szCs w:val="19"/>
          <w:lang w:val="en-GB"/>
        </w:rPr>
        <w:t>noted that their project</w:t>
      </w:r>
      <w:r w:rsidRPr="003D1F31">
        <w:rPr>
          <w:rFonts w:ascii="Verdana" w:hAnsi="Verdana"/>
          <w:sz w:val="19"/>
          <w:szCs w:val="19"/>
          <w:lang w:val="en-GB"/>
        </w:rPr>
        <w:t>s</w:t>
      </w:r>
      <w:r w:rsidR="00853AF5" w:rsidRPr="003D1F31">
        <w:rPr>
          <w:rFonts w:ascii="Verdana" w:hAnsi="Verdana"/>
          <w:sz w:val="19"/>
          <w:szCs w:val="19"/>
          <w:lang w:val="en-GB"/>
        </w:rPr>
        <w:t xml:space="preserve"> </w:t>
      </w:r>
      <w:r w:rsidRPr="003D1F31">
        <w:rPr>
          <w:rFonts w:ascii="Verdana" w:hAnsi="Verdana"/>
          <w:sz w:val="19"/>
          <w:szCs w:val="19"/>
          <w:lang w:val="en-GB"/>
        </w:rPr>
        <w:t>at least</w:t>
      </w:r>
      <w:r w:rsidR="00853AF5" w:rsidRPr="003D1F31">
        <w:rPr>
          <w:rFonts w:ascii="Verdana" w:hAnsi="Verdana"/>
          <w:sz w:val="19"/>
          <w:szCs w:val="19"/>
          <w:lang w:val="en-GB"/>
        </w:rPr>
        <w:t xml:space="preserve"> somewhat contributed to new </w:t>
      </w:r>
      <w:r w:rsidR="002925AC" w:rsidRPr="003D1F31">
        <w:rPr>
          <w:rFonts w:ascii="Verdana" w:hAnsi="Verdana"/>
          <w:sz w:val="19"/>
          <w:szCs w:val="19"/>
          <w:lang w:val="en-GB"/>
        </w:rPr>
        <w:t xml:space="preserve">or better </w:t>
      </w:r>
      <w:r w:rsidR="00853AF5" w:rsidRPr="003D1F31">
        <w:rPr>
          <w:rFonts w:ascii="Verdana" w:hAnsi="Verdana"/>
          <w:sz w:val="19"/>
          <w:szCs w:val="19"/>
          <w:lang w:val="en-GB"/>
        </w:rPr>
        <w:t>products</w:t>
      </w:r>
      <w:r w:rsidR="005170CD" w:rsidRPr="003D1F31">
        <w:rPr>
          <w:rFonts w:ascii="Verdana" w:hAnsi="Verdana"/>
          <w:sz w:val="19"/>
          <w:szCs w:val="19"/>
          <w:lang w:val="en-GB"/>
        </w:rPr>
        <w:t>,</w:t>
      </w:r>
      <w:r w:rsidR="00853AF5" w:rsidRPr="003D1F31">
        <w:rPr>
          <w:rFonts w:ascii="Verdana" w:hAnsi="Verdana"/>
          <w:sz w:val="19"/>
          <w:szCs w:val="19"/>
          <w:lang w:val="en-GB"/>
        </w:rPr>
        <w:t xml:space="preserve"> services</w:t>
      </w:r>
      <w:r w:rsidR="002925AC" w:rsidRPr="003D1F31">
        <w:rPr>
          <w:rFonts w:ascii="Verdana" w:hAnsi="Verdana"/>
          <w:sz w:val="19"/>
          <w:szCs w:val="19"/>
          <w:lang w:val="en-GB"/>
        </w:rPr>
        <w:t>,</w:t>
      </w:r>
      <w:r w:rsidR="005170CD" w:rsidRPr="003D1F31">
        <w:rPr>
          <w:rFonts w:ascii="Verdana" w:hAnsi="Verdana"/>
          <w:sz w:val="19"/>
          <w:szCs w:val="19"/>
          <w:lang w:val="en-GB"/>
        </w:rPr>
        <w:t xml:space="preserve"> processes</w:t>
      </w:r>
      <w:r w:rsidR="00853AF5" w:rsidRPr="003D1F31">
        <w:rPr>
          <w:rFonts w:ascii="Verdana" w:hAnsi="Verdana"/>
          <w:sz w:val="19"/>
          <w:szCs w:val="19"/>
          <w:lang w:val="en-GB"/>
        </w:rPr>
        <w:t xml:space="preserve"> </w:t>
      </w:r>
      <w:r w:rsidR="002925AC" w:rsidRPr="003D1F31">
        <w:rPr>
          <w:rFonts w:ascii="Verdana" w:hAnsi="Verdana"/>
          <w:sz w:val="19"/>
          <w:szCs w:val="19"/>
          <w:lang w:val="en-GB"/>
        </w:rPr>
        <w:t xml:space="preserve">or ways of doing things </w:t>
      </w:r>
      <w:r w:rsidR="00853AF5" w:rsidRPr="003D1F31">
        <w:rPr>
          <w:rFonts w:ascii="Verdana" w:hAnsi="Verdana"/>
          <w:sz w:val="19"/>
          <w:szCs w:val="19"/>
          <w:lang w:val="en-GB"/>
        </w:rPr>
        <w:t>for the general population</w:t>
      </w:r>
      <w:r w:rsidR="00823409" w:rsidRPr="003D1F31">
        <w:rPr>
          <w:rFonts w:ascii="Verdana" w:hAnsi="Verdana"/>
          <w:sz w:val="19"/>
          <w:szCs w:val="19"/>
          <w:lang w:val="en-GB"/>
        </w:rPr>
        <w:t xml:space="preserve"> (4 or higher on a 0-10 scale)</w:t>
      </w:r>
      <w:r w:rsidR="00853AF5" w:rsidRPr="003D1F31">
        <w:rPr>
          <w:rFonts w:ascii="Verdana" w:hAnsi="Verdana"/>
          <w:sz w:val="19"/>
          <w:szCs w:val="19"/>
          <w:lang w:val="en-GB"/>
        </w:rPr>
        <w:t xml:space="preserve">. </w:t>
      </w:r>
      <w:r w:rsidR="005170CD" w:rsidRPr="003D1F31">
        <w:rPr>
          <w:rFonts w:ascii="Verdana" w:hAnsi="Verdana"/>
          <w:sz w:val="19"/>
          <w:szCs w:val="19"/>
          <w:lang w:val="en-GB"/>
        </w:rPr>
        <w:t xml:space="preserve">Among </w:t>
      </w:r>
      <w:r w:rsidR="00385ADB">
        <w:rPr>
          <w:rFonts w:ascii="Verdana" w:hAnsi="Verdana"/>
          <w:sz w:val="19"/>
          <w:szCs w:val="19"/>
          <w:lang w:val="en-GB"/>
        </w:rPr>
        <w:t>those</w:t>
      </w:r>
      <w:r w:rsidR="005170CD" w:rsidRPr="003D1F31">
        <w:rPr>
          <w:rFonts w:ascii="Verdana" w:hAnsi="Verdana"/>
          <w:sz w:val="19"/>
          <w:szCs w:val="19"/>
          <w:lang w:val="en-GB"/>
        </w:rPr>
        <w:t xml:space="preserve">, </w:t>
      </w:r>
      <w:r w:rsidR="00853AF5" w:rsidRPr="003D1F31">
        <w:rPr>
          <w:rFonts w:ascii="Verdana" w:hAnsi="Verdana"/>
          <w:sz w:val="19"/>
          <w:szCs w:val="19"/>
          <w:lang w:val="en-GB"/>
        </w:rPr>
        <w:t xml:space="preserve">18 % stated that </w:t>
      </w:r>
      <w:r w:rsidR="002925AC" w:rsidRPr="003D1F31">
        <w:rPr>
          <w:rFonts w:ascii="Verdana" w:hAnsi="Verdana"/>
          <w:sz w:val="19"/>
          <w:szCs w:val="19"/>
          <w:lang w:val="en-GB"/>
        </w:rPr>
        <w:t>the level of</w:t>
      </w:r>
      <w:r w:rsidR="005170CD" w:rsidRPr="003D1F31">
        <w:rPr>
          <w:rFonts w:ascii="Verdana" w:hAnsi="Verdana"/>
          <w:sz w:val="19"/>
          <w:szCs w:val="19"/>
          <w:lang w:val="en-GB"/>
        </w:rPr>
        <w:t xml:space="preserve"> contributions to new</w:t>
      </w:r>
      <w:r w:rsidR="002925AC" w:rsidRPr="003D1F31">
        <w:rPr>
          <w:rFonts w:ascii="Verdana" w:hAnsi="Verdana"/>
          <w:sz w:val="19"/>
          <w:szCs w:val="19"/>
          <w:lang w:val="en-GB"/>
        </w:rPr>
        <w:t xml:space="preserve"> or better</w:t>
      </w:r>
      <w:r w:rsidR="005170CD" w:rsidRPr="003D1F31">
        <w:rPr>
          <w:rFonts w:ascii="Verdana" w:hAnsi="Verdana"/>
          <w:sz w:val="19"/>
          <w:szCs w:val="19"/>
          <w:lang w:val="en-GB"/>
        </w:rPr>
        <w:t xml:space="preserve"> </w:t>
      </w:r>
      <w:r w:rsidR="002925AC" w:rsidRPr="003D1F31">
        <w:rPr>
          <w:rFonts w:ascii="Verdana" w:hAnsi="Verdana"/>
          <w:sz w:val="19"/>
          <w:szCs w:val="19"/>
          <w:lang w:val="en-GB"/>
        </w:rPr>
        <w:t xml:space="preserve">services, products, </w:t>
      </w:r>
      <w:r w:rsidR="00853AF5" w:rsidRPr="003D1F31">
        <w:rPr>
          <w:rFonts w:ascii="Verdana" w:hAnsi="Verdana"/>
          <w:sz w:val="19"/>
          <w:szCs w:val="19"/>
          <w:lang w:val="en-GB"/>
        </w:rPr>
        <w:t xml:space="preserve">processes </w:t>
      </w:r>
      <w:r w:rsidR="002925AC" w:rsidRPr="003D1F31">
        <w:rPr>
          <w:rFonts w:ascii="Verdana" w:hAnsi="Verdana"/>
          <w:sz w:val="19"/>
          <w:szCs w:val="19"/>
          <w:lang w:val="en-GB"/>
        </w:rPr>
        <w:t>or ways of doing things to</w:t>
      </w:r>
      <w:r w:rsidR="00853AF5" w:rsidRPr="003D1F31">
        <w:rPr>
          <w:rFonts w:ascii="Verdana" w:hAnsi="Verdana"/>
          <w:sz w:val="19"/>
          <w:szCs w:val="19"/>
          <w:lang w:val="en-GB"/>
        </w:rPr>
        <w:t xml:space="preserve"> benefited the general population</w:t>
      </w:r>
      <w:r w:rsidR="002925AC" w:rsidRPr="003D1F31">
        <w:rPr>
          <w:rFonts w:ascii="Verdana" w:hAnsi="Verdana"/>
          <w:sz w:val="19"/>
          <w:szCs w:val="19"/>
          <w:lang w:val="en-GB"/>
        </w:rPr>
        <w:t xml:space="preserve"> was high</w:t>
      </w:r>
      <w:r w:rsidR="00385ADB">
        <w:rPr>
          <w:rFonts w:ascii="Verdana" w:hAnsi="Verdana"/>
          <w:sz w:val="19"/>
          <w:szCs w:val="19"/>
          <w:lang w:val="en-GB"/>
        </w:rPr>
        <w:t xml:space="preserve"> (7 or higher on a 0-10 scale). </w:t>
      </w:r>
    </w:p>
    <w:p w14:paraId="727AAADF" w14:textId="3A1D4A6B" w:rsidR="00853AF5" w:rsidRPr="003D1F31" w:rsidRDefault="005170CD" w:rsidP="00853AF5">
      <w:pPr>
        <w:pStyle w:val="BodyText"/>
        <w:jc w:val="both"/>
        <w:rPr>
          <w:rFonts w:ascii="Verdana" w:hAnsi="Verdana"/>
          <w:sz w:val="19"/>
          <w:szCs w:val="19"/>
          <w:lang w:val="en-GB"/>
        </w:rPr>
      </w:pPr>
      <w:r w:rsidRPr="003D1F31">
        <w:rPr>
          <w:rFonts w:ascii="Verdana" w:hAnsi="Verdana"/>
          <w:sz w:val="19"/>
          <w:szCs w:val="19"/>
          <w:lang w:val="en-GB"/>
        </w:rPr>
        <w:t xml:space="preserve">17% (n= 354) </w:t>
      </w:r>
      <w:r w:rsidR="002925AC" w:rsidRPr="003D1F31">
        <w:rPr>
          <w:rFonts w:ascii="Verdana" w:hAnsi="Verdana"/>
          <w:sz w:val="19"/>
          <w:szCs w:val="19"/>
          <w:lang w:val="en-GB"/>
        </w:rPr>
        <w:t xml:space="preserve">of the surveyed PIs responded that their SNSF funded projects had a high degree of </w:t>
      </w:r>
      <w:r w:rsidR="001F57C9">
        <w:rPr>
          <w:rFonts w:ascii="Verdana" w:hAnsi="Verdana"/>
          <w:sz w:val="19"/>
          <w:szCs w:val="19"/>
          <w:lang w:val="en-GB"/>
        </w:rPr>
        <w:t>benefit for</w:t>
      </w:r>
      <w:r w:rsidR="002925AC" w:rsidRPr="003D1F31">
        <w:rPr>
          <w:rFonts w:ascii="Verdana" w:hAnsi="Verdana"/>
          <w:sz w:val="19"/>
          <w:szCs w:val="19"/>
          <w:lang w:val="en-GB"/>
        </w:rPr>
        <w:t xml:space="preserve"> policy-makers, public administration or governmental agencies</w:t>
      </w:r>
      <w:r w:rsidR="001F57C9">
        <w:rPr>
          <w:rFonts w:ascii="Verdana" w:hAnsi="Verdana"/>
          <w:sz w:val="19"/>
          <w:szCs w:val="19"/>
          <w:lang w:val="en-GB"/>
        </w:rPr>
        <w:t xml:space="preserve"> in form of </w:t>
      </w:r>
      <w:r w:rsidR="001F57C9" w:rsidRPr="003D1F31">
        <w:rPr>
          <w:rFonts w:ascii="Verdana" w:hAnsi="Verdana"/>
          <w:sz w:val="19"/>
          <w:szCs w:val="19"/>
          <w:lang w:val="en-GB"/>
        </w:rPr>
        <w:t>new or improved services, products, processes or ways of doing things</w:t>
      </w:r>
      <w:r w:rsidR="002925AC" w:rsidRPr="003D1F31">
        <w:rPr>
          <w:rFonts w:ascii="Verdana" w:hAnsi="Verdana"/>
          <w:sz w:val="19"/>
          <w:szCs w:val="19"/>
          <w:lang w:val="en-GB"/>
        </w:rPr>
        <w:t xml:space="preserve">. 12% indicated a high level of </w:t>
      </w:r>
      <w:r w:rsidR="001F57C9">
        <w:rPr>
          <w:rFonts w:ascii="Verdana" w:hAnsi="Verdana"/>
          <w:sz w:val="19"/>
          <w:szCs w:val="19"/>
          <w:lang w:val="en-GB"/>
        </w:rPr>
        <w:t>benefit</w:t>
      </w:r>
      <w:r w:rsidR="002925AC" w:rsidRPr="003D1F31">
        <w:rPr>
          <w:rFonts w:ascii="Verdana" w:hAnsi="Verdana"/>
          <w:sz w:val="19"/>
          <w:szCs w:val="19"/>
          <w:lang w:val="en-GB"/>
        </w:rPr>
        <w:t xml:space="preserve"> for welfare and educational institutions; 11% to businesses and 9% to specific social groups. </w:t>
      </w:r>
      <w:r w:rsidR="00823409" w:rsidRPr="003D1F31">
        <w:rPr>
          <w:rFonts w:ascii="Verdana" w:hAnsi="Verdana"/>
          <w:sz w:val="19"/>
          <w:szCs w:val="19"/>
          <w:lang w:val="en-GB"/>
        </w:rPr>
        <w:t xml:space="preserve">NGOs, advocacy or civil society groups </w:t>
      </w:r>
      <w:r w:rsidR="001F57C9" w:rsidRPr="001F57C9">
        <w:rPr>
          <w:rFonts w:ascii="Verdana" w:hAnsi="Verdana"/>
          <w:sz w:val="19"/>
          <w:szCs w:val="19"/>
          <w:lang w:val="en-GB"/>
        </w:rPr>
        <w:t>were the least addressed by new or improved services</w:t>
      </w:r>
      <w:r w:rsidR="001F57C9" w:rsidRPr="003D1F31">
        <w:rPr>
          <w:rFonts w:ascii="Verdana" w:hAnsi="Verdana"/>
          <w:sz w:val="19"/>
          <w:szCs w:val="19"/>
          <w:lang w:val="en-GB"/>
        </w:rPr>
        <w:t xml:space="preserve"> products, processes or ways of doing things</w:t>
      </w:r>
      <w:r w:rsidR="001F57C9">
        <w:rPr>
          <w:rFonts w:ascii="Verdana" w:hAnsi="Verdana"/>
          <w:sz w:val="19"/>
          <w:szCs w:val="19"/>
          <w:lang w:val="en-GB"/>
        </w:rPr>
        <w:t xml:space="preserve"> through the SNSF funded projects</w:t>
      </w:r>
      <w:r w:rsidR="001F57C9" w:rsidRPr="001F57C9">
        <w:rPr>
          <w:rFonts w:ascii="Verdana" w:hAnsi="Verdana"/>
          <w:sz w:val="19"/>
          <w:szCs w:val="19"/>
          <w:lang w:val="en-GB"/>
        </w:rPr>
        <w:t xml:space="preserve"> </w:t>
      </w:r>
      <w:r w:rsidR="00823409" w:rsidRPr="003D1F31">
        <w:rPr>
          <w:rFonts w:ascii="Verdana" w:hAnsi="Verdana"/>
          <w:sz w:val="19"/>
          <w:szCs w:val="19"/>
          <w:lang w:val="en-GB"/>
        </w:rPr>
        <w:t>(see Figure</w:t>
      </w:r>
      <w:r w:rsidR="001F57C9">
        <w:rPr>
          <w:rFonts w:ascii="Verdana" w:hAnsi="Verdana"/>
          <w:sz w:val="19"/>
          <w:szCs w:val="19"/>
          <w:lang w:val="en-GB"/>
        </w:rPr>
        <w:t xml:space="preserve"> 19</w:t>
      </w:r>
      <w:r w:rsidR="00823409" w:rsidRPr="003D1F31">
        <w:rPr>
          <w:rFonts w:ascii="Verdana" w:hAnsi="Verdana"/>
          <w:sz w:val="19"/>
          <w:szCs w:val="19"/>
          <w:lang w:val="en-GB"/>
        </w:rPr>
        <w:t xml:space="preserve">). </w:t>
      </w:r>
    </w:p>
    <w:p w14:paraId="64B40A1D" w14:textId="77777777" w:rsidR="002426EF" w:rsidRPr="003D1F31" w:rsidRDefault="002426EF">
      <w:pPr>
        <w:rPr>
          <w:rFonts w:ascii="Verdana" w:hAnsi="Verdana"/>
          <w:sz w:val="19"/>
          <w:szCs w:val="19"/>
        </w:rPr>
      </w:pPr>
    </w:p>
    <w:p w14:paraId="7298009E" w14:textId="4805B2D3" w:rsidR="002426EF" w:rsidRPr="003D1F31" w:rsidRDefault="00D00E26">
      <w:pPr>
        <w:pStyle w:val="Caption"/>
        <w:keepNext/>
        <w:rPr>
          <w:rFonts w:ascii="Verdana" w:hAnsi="Verdana"/>
        </w:rPr>
      </w:pPr>
      <w:bookmarkStart w:id="88" w:name="_Ref100043181"/>
      <w:bookmarkStart w:id="89" w:name="_Toc100567221"/>
      <w:bookmarkStart w:id="90" w:name="_Toc106728185"/>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19</w:t>
      </w:r>
      <w:r w:rsidRPr="003D1F31">
        <w:rPr>
          <w:rFonts w:ascii="Verdana" w:hAnsi="Verdana"/>
        </w:rPr>
        <w:fldChar w:fldCharType="end"/>
      </w:r>
      <w:bookmarkEnd w:id="88"/>
      <w:r w:rsidRPr="003D1F31">
        <w:rPr>
          <w:rFonts w:ascii="Verdana" w:hAnsi="Verdana"/>
        </w:rPr>
        <w:t>: Direct contribution to target group(s)</w:t>
      </w:r>
      <w:bookmarkEnd w:id="89"/>
      <w:bookmarkEnd w:id="90"/>
    </w:p>
    <w:p w14:paraId="4C5CB205" w14:textId="77777777" w:rsidR="002426EF" w:rsidRPr="003D1F31" w:rsidRDefault="00D00E26">
      <w:pPr>
        <w:pStyle w:val="BodyText"/>
        <w:rPr>
          <w:lang w:val="en-GB"/>
        </w:rPr>
      </w:pPr>
      <w:r w:rsidRPr="003D1F31">
        <w:rPr>
          <w:noProof/>
          <w:lang w:val="de-AT" w:eastAsia="de-AT"/>
        </w:rPr>
        <w:drawing>
          <wp:inline distT="0" distB="0" distL="0" distR="0" wp14:anchorId="0E38E63B" wp14:editId="37E514B7">
            <wp:extent cx="5731510" cy="2865755"/>
            <wp:effectExtent l="0" t="0" r="0" b="0"/>
            <wp:docPr id="23"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46"/>
                    <pic:cNvPicPr>
                      <a:picLocks noChangeAspect="1" noChangeArrowheads="1"/>
                    </pic:cNvPicPr>
                  </pic:nvPicPr>
                  <pic:blipFill>
                    <a:blip r:embed="rId38"/>
                    <a:stretch>
                      <a:fillRect/>
                    </a:stretch>
                  </pic:blipFill>
                  <pic:spPr bwMode="auto">
                    <a:xfrm>
                      <a:off x="0" y="0"/>
                      <a:ext cx="5731510" cy="2865755"/>
                    </a:xfrm>
                    <a:prstGeom prst="rect">
                      <a:avLst/>
                    </a:prstGeom>
                  </pic:spPr>
                </pic:pic>
              </a:graphicData>
            </a:graphic>
          </wp:inline>
        </w:drawing>
      </w:r>
    </w:p>
    <w:p w14:paraId="1B265724" w14:textId="77777777" w:rsidR="002426EF" w:rsidRPr="003D1F31" w:rsidRDefault="002426EF">
      <w:pPr>
        <w:pStyle w:val="BodyText"/>
        <w:rPr>
          <w:rFonts w:ascii="Verdana" w:hAnsi="Verdana"/>
          <w:sz w:val="19"/>
          <w:szCs w:val="19"/>
          <w:lang w:val="en-GB"/>
        </w:rPr>
      </w:pPr>
    </w:p>
    <w:p w14:paraId="28E9B415" w14:textId="50CC46E8" w:rsidR="002426EF" w:rsidRPr="003D1F31" w:rsidRDefault="001F57C9" w:rsidP="002D4EBF">
      <w:pPr>
        <w:pStyle w:val="BodyText"/>
        <w:jc w:val="both"/>
        <w:rPr>
          <w:rFonts w:ascii="Verdana" w:hAnsi="Verdana"/>
          <w:sz w:val="19"/>
          <w:szCs w:val="19"/>
          <w:lang w:val="en-GB"/>
        </w:rPr>
      </w:pPr>
      <w:r>
        <w:rPr>
          <w:rFonts w:ascii="Verdana" w:hAnsi="Verdana"/>
          <w:sz w:val="19"/>
          <w:szCs w:val="19"/>
          <w:lang w:val="en-GB"/>
        </w:rPr>
        <w:t>As shown in Table 9</w:t>
      </w:r>
      <w:r w:rsidR="002D4EBF" w:rsidRPr="003D1F31">
        <w:rPr>
          <w:rFonts w:ascii="Verdana" w:hAnsi="Verdana"/>
          <w:sz w:val="19"/>
          <w:szCs w:val="19"/>
          <w:lang w:val="en-GB"/>
        </w:rPr>
        <w:t xml:space="preserve">, the question </w:t>
      </w:r>
      <w:r w:rsidR="002D4EBF" w:rsidRPr="003D1F31">
        <w:rPr>
          <w:rFonts w:ascii="Verdana" w:hAnsi="Verdana"/>
          <w:i/>
          <w:sz w:val="19"/>
          <w:szCs w:val="19"/>
          <w:lang w:val="en-GB"/>
        </w:rPr>
        <w:t xml:space="preserve">“to what degree has your project contributed to new or better services, products, processes or ways of doing things … </w:t>
      </w:r>
      <w:r w:rsidR="002D4EBF" w:rsidRPr="001F57C9">
        <w:rPr>
          <w:rFonts w:ascii="Verdana" w:hAnsi="Verdana"/>
          <w:i/>
          <w:sz w:val="19"/>
          <w:szCs w:val="19"/>
          <w:u w:val="single"/>
          <w:lang w:val="en-GB"/>
        </w:rPr>
        <w:t>towards academia</w:t>
      </w:r>
      <w:r w:rsidR="002D4EBF" w:rsidRPr="003D1F31">
        <w:rPr>
          <w:rFonts w:ascii="Verdana" w:hAnsi="Verdana"/>
          <w:i/>
          <w:sz w:val="19"/>
          <w:szCs w:val="19"/>
          <w:lang w:val="en-GB"/>
        </w:rPr>
        <w:t>”</w:t>
      </w:r>
      <w:r w:rsidR="002D4EBF" w:rsidRPr="003D1F31">
        <w:rPr>
          <w:rFonts w:ascii="Verdana" w:hAnsi="Verdana"/>
          <w:sz w:val="19"/>
          <w:szCs w:val="19"/>
          <w:lang w:val="en-GB"/>
        </w:rPr>
        <w:t xml:space="preserve"> was also raised. As expected, almost ¾ of the </w:t>
      </w:r>
      <w:r>
        <w:rPr>
          <w:rFonts w:ascii="Verdana" w:hAnsi="Verdana"/>
          <w:sz w:val="19"/>
          <w:szCs w:val="19"/>
          <w:lang w:val="en-GB"/>
        </w:rPr>
        <w:t xml:space="preserve">survey </w:t>
      </w:r>
      <w:r w:rsidR="002D4EBF" w:rsidRPr="003D1F31">
        <w:rPr>
          <w:rFonts w:ascii="Verdana" w:hAnsi="Verdana"/>
          <w:sz w:val="19"/>
          <w:szCs w:val="19"/>
          <w:lang w:val="en-GB"/>
        </w:rPr>
        <w:t xml:space="preserve">respondents (n= 357) mentioned a high degree (7 or more on a </w:t>
      </w:r>
      <w:r w:rsidR="00525419" w:rsidRPr="003D1F31">
        <w:rPr>
          <w:rFonts w:ascii="Verdana" w:hAnsi="Verdana"/>
          <w:sz w:val="19"/>
          <w:szCs w:val="19"/>
          <w:lang w:val="en-GB"/>
        </w:rPr>
        <w:t>0-10 scale)</w:t>
      </w:r>
      <w:r>
        <w:rPr>
          <w:rFonts w:ascii="Verdana" w:hAnsi="Verdana"/>
          <w:sz w:val="19"/>
          <w:szCs w:val="19"/>
          <w:lang w:val="en-GB"/>
        </w:rPr>
        <w:t xml:space="preserve"> of benefitting academia </w:t>
      </w:r>
      <w:r w:rsidRPr="001F57C9">
        <w:rPr>
          <w:rFonts w:ascii="Verdana" w:hAnsi="Verdana"/>
          <w:sz w:val="19"/>
          <w:szCs w:val="19"/>
          <w:lang w:val="en-GB"/>
        </w:rPr>
        <w:t>by new or improved services</w:t>
      </w:r>
      <w:r w:rsidRPr="003D1F31">
        <w:rPr>
          <w:rFonts w:ascii="Verdana" w:hAnsi="Verdana"/>
          <w:sz w:val="19"/>
          <w:szCs w:val="19"/>
          <w:lang w:val="en-GB"/>
        </w:rPr>
        <w:t xml:space="preserve"> products, processes or ways of doing things</w:t>
      </w:r>
      <w:r>
        <w:rPr>
          <w:rFonts w:ascii="Verdana" w:hAnsi="Verdana"/>
          <w:sz w:val="19"/>
          <w:szCs w:val="19"/>
          <w:lang w:val="en-GB"/>
        </w:rPr>
        <w:t xml:space="preserve">. </w:t>
      </w:r>
      <w:r w:rsidR="00525419" w:rsidRPr="003D1F31">
        <w:rPr>
          <w:rFonts w:ascii="Verdana" w:hAnsi="Verdana"/>
          <w:sz w:val="19"/>
          <w:szCs w:val="19"/>
          <w:lang w:val="en-GB"/>
        </w:rPr>
        <w:t>We interpret this as the (high) direct contribution</w:t>
      </w:r>
      <w:r>
        <w:rPr>
          <w:rFonts w:ascii="Verdana" w:hAnsi="Verdana"/>
          <w:sz w:val="19"/>
          <w:szCs w:val="19"/>
          <w:lang w:val="en-GB"/>
        </w:rPr>
        <w:t>,</w:t>
      </w:r>
      <w:r w:rsidR="00525419" w:rsidRPr="003D1F31">
        <w:rPr>
          <w:rFonts w:ascii="Verdana" w:hAnsi="Verdana"/>
          <w:sz w:val="19"/>
          <w:szCs w:val="19"/>
          <w:lang w:val="en-GB"/>
        </w:rPr>
        <w:t xml:space="preserve"> </w:t>
      </w:r>
      <w:r>
        <w:rPr>
          <w:rFonts w:ascii="Verdana" w:hAnsi="Verdana"/>
          <w:sz w:val="19"/>
          <w:szCs w:val="19"/>
          <w:lang w:val="en-GB"/>
        </w:rPr>
        <w:t>which</w:t>
      </w:r>
      <w:r w:rsidR="00525419" w:rsidRPr="003D1F31">
        <w:rPr>
          <w:rFonts w:ascii="Verdana" w:hAnsi="Verdana"/>
          <w:sz w:val="19"/>
          <w:szCs w:val="19"/>
          <w:lang w:val="en-GB"/>
        </w:rPr>
        <w:t xml:space="preserve"> </w:t>
      </w:r>
      <w:r>
        <w:rPr>
          <w:rFonts w:ascii="Verdana" w:hAnsi="Verdana"/>
          <w:sz w:val="19"/>
          <w:szCs w:val="19"/>
          <w:lang w:val="en-GB"/>
        </w:rPr>
        <w:t xml:space="preserve">SNSF funded </w:t>
      </w:r>
      <w:r w:rsidR="00525419" w:rsidRPr="003D1F31">
        <w:rPr>
          <w:rFonts w:ascii="Verdana" w:hAnsi="Verdana"/>
          <w:sz w:val="19"/>
          <w:szCs w:val="19"/>
          <w:lang w:val="en-GB"/>
        </w:rPr>
        <w:t xml:space="preserve">projects have made to the progress of science </w:t>
      </w:r>
      <w:r>
        <w:rPr>
          <w:rFonts w:ascii="Verdana" w:hAnsi="Verdana"/>
          <w:sz w:val="19"/>
          <w:szCs w:val="19"/>
          <w:lang w:val="en-GB"/>
        </w:rPr>
        <w:t>through</w:t>
      </w:r>
      <w:r w:rsidR="00525419" w:rsidRPr="003D1F31">
        <w:rPr>
          <w:rFonts w:ascii="Verdana" w:hAnsi="Verdana"/>
          <w:sz w:val="19"/>
          <w:szCs w:val="19"/>
          <w:lang w:val="en-GB"/>
        </w:rPr>
        <w:t xml:space="preserve"> newly generated knowledge. Only 13% </w:t>
      </w:r>
      <w:r>
        <w:rPr>
          <w:rFonts w:ascii="Verdana" w:hAnsi="Verdana"/>
          <w:sz w:val="19"/>
          <w:szCs w:val="19"/>
          <w:lang w:val="en-GB"/>
        </w:rPr>
        <w:t xml:space="preserve">of the respondents </w:t>
      </w:r>
      <w:r w:rsidR="00525419" w:rsidRPr="003D1F31">
        <w:rPr>
          <w:rFonts w:ascii="Verdana" w:hAnsi="Verdana"/>
          <w:sz w:val="19"/>
          <w:szCs w:val="19"/>
          <w:lang w:val="en-GB"/>
        </w:rPr>
        <w:t>have classified their contribution as low in this respect.</w:t>
      </w:r>
    </w:p>
    <w:p w14:paraId="3FC1429A" w14:textId="77777777" w:rsidR="002426EF" w:rsidRPr="003D1F31" w:rsidRDefault="002426EF">
      <w:pPr>
        <w:pStyle w:val="BodyText"/>
        <w:rPr>
          <w:rFonts w:ascii="Verdana" w:hAnsi="Verdana"/>
          <w:sz w:val="19"/>
          <w:szCs w:val="19"/>
          <w:lang w:val="en-GB"/>
        </w:rPr>
      </w:pPr>
    </w:p>
    <w:p w14:paraId="7424DECA" w14:textId="2961A83B" w:rsidR="002426EF" w:rsidRPr="003D1F31" w:rsidRDefault="00D00E26">
      <w:pPr>
        <w:pStyle w:val="Caption"/>
        <w:keepNext/>
        <w:rPr>
          <w:rFonts w:ascii="Verdana" w:hAnsi="Verdana"/>
        </w:rPr>
      </w:pPr>
      <w:bookmarkStart w:id="91" w:name="_Ref100043206"/>
      <w:bookmarkStart w:id="92" w:name="_Toc100567252"/>
      <w:bookmarkStart w:id="93" w:name="_Toc106728157"/>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12</w:t>
      </w:r>
      <w:r w:rsidRPr="003D1F31">
        <w:rPr>
          <w:rFonts w:ascii="Verdana" w:hAnsi="Verdana"/>
        </w:rPr>
        <w:fldChar w:fldCharType="end"/>
      </w:r>
      <w:bookmarkEnd w:id="91"/>
      <w:r w:rsidRPr="003D1F31">
        <w:rPr>
          <w:rFonts w:ascii="Verdana" w:hAnsi="Verdana"/>
        </w:rPr>
        <w:t>: Direct contribution to target group(s)</w:t>
      </w:r>
      <w:bookmarkEnd w:id="92"/>
      <w:bookmarkEnd w:id="93"/>
    </w:p>
    <w:tbl>
      <w:tblPr>
        <w:tblStyle w:val="ListTable3"/>
        <w:tblW w:w="9209" w:type="dxa"/>
        <w:tblLayout w:type="fixed"/>
        <w:tblLook w:val="04A0" w:firstRow="1" w:lastRow="0" w:firstColumn="1" w:lastColumn="0" w:noHBand="0" w:noVBand="1"/>
      </w:tblPr>
      <w:tblGrid>
        <w:gridCol w:w="844"/>
        <w:gridCol w:w="566"/>
        <w:gridCol w:w="26"/>
        <w:gridCol w:w="570"/>
        <w:gridCol w:w="22"/>
        <w:gridCol w:w="572"/>
        <w:gridCol w:w="22"/>
        <w:gridCol w:w="573"/>
        <w:gridCol w:w="22"/>
        <w:gridCol w:w="572"/>
        <w:gridCol w:w="22"/>
        <w:gridCol w:w="571"/>
        <w:gridCol w:w="22"/>
        <w:gridCol w:w="573"/>
        <w:gridCol w:w="22"/>
        <w:gridCol w:w="572"/>
        <w:gridCol w:w="22"/>
        <w:gridCol w:w="571"/>
        <w:gridCol w:w="22"/>
        <w:gridCol w:w="572"/>
        <w:gridCol w:w="22"/>
        <w:gridCol w:w="573"/>
        <w:gridCol w:w="22"/>
        <w:gridCol w:w="572"/>
        <w:gridCol w:w="22"/>
        <w:gridCol w:w="571"/>
        <w:gridCol w:w="22"/>
        <w:gridCol w:w="620"/>
        <w:gridCol w:w="27"/>
      </w:tblGrid>
      <w:tr w:rsidR="002426EF" w:rsidRPr="001F57C9" w14:paraId="4D448320" w14:textId="77777777" w:rsidTr="001F57C9">
        <w:trPr>
          <w:gridAfter w:val="1"/>
          <w:cnfStyle w:val="100000000000" w:firstRow="1" w:lastRow="0" w:firstColumn="0" w:lastColumn="0" w:oddVBand="0" w:evenVBand="0" w:oddHBand="0" w:evenHBand="0" w:firstRowFirstColumn="0" w:firstRowLastColumn="0" w:lastRowFirstColumn="0" w:lastRowLastColumn="0"/>
          <w:wAfter w:w="22" w:type="dxa"/>
          <w:trHeight w:val="276"/>
        </w:trPr>
        <w:tc>
          <w:tcPr>
            <w:cnfStyle w:val="001000000100" w:firstRow="0" w:lastRow="0" w:firstColumn="1" w:lastColumn="0" w:oddVBand="0" w:evenVBand="0" w:oddHBand="0" w:evenHBand="0" w:firstRowFirstColumn="1" w:firstRowLastColumn="0" w:lastRowFirstColumn="0" w:lastRowLastColumn="0"/>
            <w:tcW w:w="846" w:type="dxa"/>
            <w:vAlign w:val="bottom"/>
          </w:tcPr>
          <w:p w14:paraId="4583EB36" w14:textId="77777777" w:rsidR="002426EF" w:rsidRPr="001F57C9" w:rsidRDefault="002426EF">
            <w:pPr>
              <w:pStyle w:val="BodyText"/>
              <w:jc w:val="center"/>
              <w:rPr>
                <w:rFonts w:ascii="Verdana" w:hAnsi="Verdana"/>
                <w:sz w:val="14"/>
                <w:szCs w:val="14"/>
                <w:lang w:val="en-GB"/>
              </w:rPr>
            </w:pPr>
          </w:p>
        </w:tc>
        <w:tc>
          <w:tcPr>
            <w:tcW w:w="1165" w:type="dxa"/>
            <w:gridSpan w:val="3"/>
            <w:tcBorders>
              <w:left w:val="nil"/>
              <w:bottom w:val="nil"/>
              <w:right w:val="nil"/>
            </w:tcBorders>
            <w:vAlign w:val="bottom"/>
          </w:tcPr>
          <w:p w14:paraId="70E34BF5"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the general population (n=355)</w:t>
            </w:r>
          </w:p>
        </w:tc>
        <w:tc>
          <w:tcPr>
            <w:tcW w:w="1189" w:type="dxa"/>
            <w:gridSpan w:val="4"/>
            <w:tcBorders>
              <w:left w:val="nil"/>
              <w:bottom w:val="nil"/>
              <w:right w:val="nil"/>
            </w:tcBorders>
            <w:vAlign w:val="bottom"/>
          </w:tcPr>
          <w:p w14:paraId="5AE5F1EF"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busi</w:t>
            </w:r>
            <w:r w:rsidRPr="001F57C9">
              <w:rPr>
                <w:rFonts w:ascii="Verdana" w:eastAsia="Calibri" w:hAnsi="Verdana"/>
                <w:color w:val="FFFFFF"/>
                <w:sz w:val="14"/>
                <w:szCs w:val="14"/>
                <w:lang w:val="en-GB"/>
              </w:rPr>
              <w:softHyphen/>
              <w:t>nesses (n=352)</w:t>
            </w:r>
          </w:p>
        </w:tc>
        <w:tc>
          <w:tcPr>
            <w:tcW w:w="1187" w:type="dxa"/>
            <w:gridSpan w:val="4"/>
            <w:tcBorders>
              <w:left w:val="nil"/>
              <w:bottom w:val="nil"/>
              <w:right w:val="nil"/>
            </w:tcBorders>
            <w:vAlign w:val="bottom"/>
          </w:tcPr>
          <w:p w14:paraId="427F4873"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specific social groups</w:t>
            </w:r>
            <w:r w:rsidRPr="001F57C9">
              <w:rPr>
                <w:rStyle w:val="FootnoteAnchor"/>
                <w:rFonts w:ascii="Verdana" w:eastAsia="Calibri" w:hAnsi="Verdana"/>
                <w:color w:val="FFFFFF"/>
                <w:sz w:val="14"/>
                <w:szCs w:val="14"/>
                <w:lang w:val="en-GB"/>
              </w:rPr>
              <w:footnoteReference w:id="21"/>
            </w:r>
            <w:r w:rsidRPr="001F57C9">
              <w:rPr>
                <w:rFonts w:ascii="Verdana" w:eastAsia="Calibri" w:hAnsi="Verdana"/>
                <w:color w:val="FFFFFF"/>
                <w:sz w:val="14"/>
                <w:szCs w:val="14"/>
                <w:lang w:val="en-GB"/>
              </w:rPr>
              <w:t xml:space="preserve"> (n=353)</w:t>
            </w:r>
          </w:p>
        </w:tc>
        <w:tc>
          <w:tcPr>
            <w:tcW w:w="1189" w:type="dxa"/>
            <w:gridSpan w:val="4"/>
            <w:tcBorders>
              <w:left w:val="nil"/>
              <w:bottom w:val="nil"/>
              <w:right w:val="nil"/>
            </w:tcBorders>
            <w:vAlign w:val="bottom"/>
          </w:tcPr>
          <w:p w14:paraId="4F426ADC"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welfare- and education-providing institutions</w:t>
            </w:r>
            <w:r w:rsidRPr="001F57C9">
              <w:rPr>
                <w:rStyle w:val="FootnoteAnchor"/>
                <w:rFonts w:ascii="Verdana" w:eastAsia="Calibri" w:hAnsi="Verdana"/>
                <w:color w:val="FFFFFF"/>
                <w:sz w:val="14"/>
                <w:szCs w:val="14"/>
                <w:lang w:val="en-GB"/>
              </w:rPr>
              <w:footnoteReference w:id="22"/>
            </w:r>
            <w:r w:rsidRPr="001F57C9">
              <w:rPr>
                <w:rFonts w:ascii="Verdana" w:eastAsia="Calibri" w:hAnsi="Verdana"/>
                <w:color w:val="FFFFFF"/>
                <w:sz w:val="14"/>
                <w:szCs w:val="14"/>
                <w:lang w:val="en-GB"/>
              </w:rPr>
              <w:t xml:space="preserve"> (n=354)</w:t>
            </w:r>
          </w:p>
        </w:tc>
        <w:tc>
          <w:tcPr>
            <w:tcW w:w="1187" w:type="dxa"/>
            <w:gridSpan w:val="4"/>
            <w:tcBorders>
              <w:left w:val="nil"/>
              <w:bottom w:val="nil"/>
              <w:right w:val="nil"/>
            </w:tcBorders>
            <w:vAlign w:val="bottom"/>
          </w:tcPr>
          <w:p w14:paraId="20929925"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NGOs, advocacy or other civil society groups (n=347)</w:t>
            </w:r>
          </w:p>
        </w:tc>
        <w:tc>
          <w:tcPr>
            <w:tcW w:w="1189" w:type="dxa"/>
            <w:gridSpan w:val="4"/>
            <w:tcBorders>
              <w:left w:val="nil"/>
              <w:bottom w:val="nil"/>
              <w:right w:val="nil"/>
            </w:tcBorders>
            <w:vAlign w:val="bottom"/>
          </w:tcPr>
          <w:p w14:paraId="3309E06E"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policy-making, public admini</w:t>
            </w:r>
            <w:r w:rsidRPr="001F57C9">
              <w:rPr>
                <w:rFonts w:ascii="Verdana" w:eastAsia="Calibri" w:hAnsi="Verdana"/>
                <w:color w:val="FFFFFF"/>
                <w:sz w:val="14"/>
                <w:szCs w:val="14"/>
                <w:lang w:val="en-GB"/>
              </w:rPr>
              <w:softHyphen/>
              <w:t>stration, govern</w:t>
            </w:r>
            <w:r w:rsidRPr="001F57C9">
              <w:rPr>
                <w:rFonts w:ascii="Verdana" w:eastAsia="Calibri" w:hAnsi="Verdana"/>
                <w:color w:val="FFFFFF"/>
                <w:sz w:val="14"/>
                <w:szCs w:val="14"/>
                <w:lang w:val="en-GB"/>
              </w:rPr>
              <w:softHyphen/>
              <w:t>mental agencies (n=354)</w:t>
            </w:r>
          </w:p>
        </w:tc>
        <w:tc>
          <w:tcPr>
            <w:tcW w:w="1235" w:type="dxa"/>
            <w:gridSpan w:val="4"/>
            <w:tcBorders>
              <w:left w:val="nil"/>
              <w:bottom w:val="nil"/>
            </w:tcBorders>
            <w:vAlign w:val="bottom"/>
          </w:tcPr>
          <w:p w14:paraId="1CF3BA73"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academia (n=357)</w:t>
            </w:r>
          </w:p>
        </w:tc>
      </w:tr>
      <w:tr w:rsidR="002426EF" w:rsidRPr="001F57C9" w14:paraId="0DD86641"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bottom"/>
          </w:tcPr>
          <w:p w14:paraId="5867490D" w14:textId="77777777" w:rsidR="002426EF" w:rsidRPr="001F57C9" w:rsidRDefault="00D00E26">
            <w:pPr>
              <w:pStyle w:val="BodyText"/>
              <w:spacing w:before="144" w:after="144"/>
              <w:rPr>
                <w:rFonts w:ascii="Verdana" w:hAnsi="Verdana"/>
                <w:sz w:val="14"/>
                <w:szCs w:val="14"/>
                <w:lang w:val="en-GB"/>
              </w:rPr>
            </w:pPr>
            <w:r w:rsidRPr="001F57C9">
              <w:rPr>
                <w:rFonts w:ascii="Verdana" w:eastAsia="Calibri" w:hAnsi="Verdana"/>
                <w:sz w:val="14"/>
                <w:szCs w:val="14"/>
                <w:lang w:val="en-GB"/>
              </w:rPr>
              <w:t>re</w:t>
            </w:r>
            <w:r w:rsidRPr="001F57C9">
              <w:rPr>
                <w:rFonts w:ascii="Verdana" w:eastAsia="Calibri" w:hAnsi="Verdana"/>
                <w:sz w:val="14"/>
                <w:szCs w:val="14"/>
                <w:lang w:val="en-GB"/>
              </w:rPr>
              <w:softHyphen/>
              <w:t>sponse</w:t>
            </w:r>
          </w:p>
        </w:tc>
        <w:tc>
          <w:tcPr>
            <w:tcW w:w="567" w:type="dxa"/>
            <w:tcBorders>
              <w:left w:val="nil"/>
              <w:right w:val="nil"/>
            </w:tcBorders>
            <w:vAlign w:val="bottom"/>
          </w:tcPr>
          <w:p w14:paraId="0D6A5D2E"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3" w:type="dxa"/>
            <w:gridSpan w:val="2"/>
            <w:tcBorders>
              <w:left w:val="nil"/>
              <w:right w:val="nil"/>
            </w:tcBorders>
            <w:shd w:val="clear" w:color="auto" w:fill="D9D9D9" w:themeFill="background1" w:themeFillShade="D9"/>
            <w:vAlign w:val="bottom"/>
          </w:tcPr>
          <w:p w14:paraId="44855EF0"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4" w:type="dxa"/>
            <w:gridSpan w:val="2"/>
            <w:tcBorders>
              <w:left w:val="nil"/>
              <w:right w:val="nil"/>
            </w:tcBorders>
            <w:vAlign w:val="bottom"/>
          </w:tcPr>
          <w:p w14:paraId="4B9803FD"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5" w:type="dxa"/>
            <w:gridSpan w:val="2"/>
            <w:tcBorders>
              <w:left w:val="nil"/>
              <w:right w:val="nil"/>
            </w:tcBorders>
            <w:shd w:val="clear" w:color="auto" w:fill="D9D9D9" w:themeFill="background1" w:themeFillShade="D9"/>
            <w:vAlign w:val="bottom"/>
          </w:tcPr>
          <w:p w14:paraId="21DDE2D8"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4" w:type="dxa"/>
            <w:gridSpan w:val="2"/>
            <w:tcBorders>
              <w:left w:val="nil"/>
              <w:right w:val="nil"/>
            </w:tcBorders>
            <w:vAlign w:val="bottom"/>
          </w:tcPr>
          <w:p w14:paraId="58543B74"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3" w:type="dxa"/>
            <w:gridSpan w:val="2"/>
            <w:tcBorders>
              <w:left w:val="nil"/>
              <w:right w:val="nil"/>
            </w:tcBorders>
            <w:shd w:val="clear" w:color="auto" w:fill="D9D9D9" w:themeFill="background1" w:themeFillShade="D9"/>
            <w:vAlign w:val="bottom"/>
          </w:tcPr>
          <w:p w14:paraId="3279B9D1"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5" w:type="dxa"/>
            <w:gridSpan w:val="2"/>
            <w:tcBorders>
              <w:left w:val="nil"/>
              <w:right w:val="nil"/>
            </w:tcBorders>
            <w:vAlign w:val="bottom"/>
          </w:tcPr>
          <w:p w14:paraId="02DA5741"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4" w:type="dxa"/>
            <w:gridSpan w:val="2"/>
            <w:tcBorders>
              <w:left w:val="nil"/>
              <w:right w:val="nil"/>
            </w:tcBorders>
            <w:shd w:val="clear" w:color="auto" w:fill="D9D9D9" w:themeFill="background1" w:themeFillShade="D9"/>
            <w:vAlign w:val="bottom"/>
          </w:tcPr>
          <w:p w14:paraId="0D52014E"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3" w:type="dxa"/>
            <w:gridSpan w:val="2"/>
            <w:tcBorders>
              <w:left w:val="nil"/>
              <w:right w:val="nil"/>
            </w:tcBorders>
            <w:vAlign w:val="bottom"/>
          </w:tcPr>
          <w:p w14:paraId="1E08B2A8"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4" w:type="dxa"/>
            <w:gridSpan w:val="2"/>
            <w:tcBorders>
              <w:left w:val="nil"/>
              <w:right w:val="nil"/>
            </w:tcBorders>
            <w:shd w:val="clear" w:color="auto" w:fill="D9D9D9" w:themeFill="background1" w:themeFillShade="D9"/>
            <w:vAlign w:val="bottom"/>
          </w:tcPr>
          <w:p w14:paraId="4EBA8CAC"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5" w:type="dxa"/>
            <w:gridSpan w:val="2"/>
            <w:tcBorders>
              <w:left w:val="nil"/>
              <w:right w:val="nil"/>
            </w:tcBorders>
            <w:vAlign w:val="bottom"/>
          </w:tcPr>
          <w:p w14:paraId="65B36F2C"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4" w:type="dxa"/>
            <w:gridSpan w:val="2"/>
            <w:tcBorders>
              <w:left w:val="nil"/>
              <w:right w:val="nil"/>
            </w:tcBorders>
            <w:shd w:val="clear" w:color="auto" w:fill="D9D9D9" w:themeFill="background1" w:themeFillShade="D9"/>
            <w:vAlign w:val="bottom"/>
          </w:tcPr>
          <w:p w14:paraId="2FBCD47C"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3" w:type="dxa"/>
            <w:gridSpan w:val="2"/>
            <w:tcBorders>
              <w:left w:val="nil"/>
              <w:right w:val="nil"/>
            </w:tcBorders>
            <w:vAlign w:val="bottom"/>
          </w:tcPr>
          <w:p w14:paraId="7A30694B"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642" w:type="dxa"/>
            <w:gridSpan w:val="2"/>
            <w:tcBorders>
              <w:left w:val="nil"/>
            </w:tcBorders>
            <w:shd w:val="clear" w:color="auto" w:fill="D9D9D9" w:themeFill="background1" w:themeFillShade="D9"/>
            <w:vAlign w:val="bottom"/>
          </w:tcPr>
          <w:p w14:paraId="2E4450B1"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r>
      <w:tr w:rsidR="002426EF" w:rsidRPr="001F57C9" w14:paraId="25AC9B0C" w14:textId="77777777" w:rsidTr="001F57C9">
        <w:trPr>
          <w:gridAfter w:val="1"/>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bottom w:val="nil"/>
            </w:tcBorders>
            <w:vAlign w:val="center"/>
          </w:tcPr>
          <w:p w14:paraId="41D777D2"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0</w:t>
            </w:r>
          </w:p>
        </w:tc>
        <w:tc>
          <w:tcPr>
            <w:tcW w:w="567" w:type="dxa"/>
            <w:tcBorders>
              <w:top w:val="nil"/>
              <w:left w:val="nil"/>
              <w:bottom w:val="nil"/>
              <w:right w:val="nil"/>
            </w:tcBorders>
            <w:vAlign w:val="center"/>
          </w:tcPr>
          <w:p w14:paraId="021C939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116</w:t>
            </w:r>
          </w:p>
        </w:tc>
        <w:tc>
          <w:tcPr>
            <w:tcW w:w="593" w:type="dxa"/>
            <w:gridSpan w:val="2"/>
            <w:tcBorders>
              <w:top w:val="nil"/>
              <w:left w:val="nil"/>
              <w:bottom w:val="nil"/>
              <w:right w:val="nil"/>
            </w:tcBorders>
            <w:shd w:val="clear" w:color="auto" w:fill="D9D9D9" w:themeFill="background1" w:themeFillShade="D9"/>
            <w:vAlign w:val="center"/>
          </w:tcPr>
          <w:p w14:paraId="1D56318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32.68</w:t>
            </w:r>
          </w:p>
        </w:tc>
        <w:tc>
          <w:tcPr>
            <w:tcW w:w="594" w:type="dxa"/>
            <w:gridSpan w:val="2"/>
            <w:tcBorders>
              <w:top w:val="nil"/>
              <w:left w:val="nil"/>
              <w:bottom w:val="nil"/>
              <w:right w:val="nil"/>
            </w:tcBorders>
            <w:vAlign w:val="center"/>
          </w:tcPr>
          <w:p w14:paraId="0EB74B6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177</w:t>
            </w:r>
          </w:p>
        </w:tc>
        <w:tc>
          <w:tcPr>
            <w:tcW w:w="595" w:type="dxa"/>
            <w:gridSpan w:val="2"/>
            <w:tcBorders>
              <w:top w:val="nil"/>
              <w:left w:val="nil"/>
              <w:bottom w:val="nil"/>
              <w:right w:val="nil"/>
            </w:tcBorders>
            <w:shd w:val="clear" w:color="auto" w:fill="D9D9D9" w:themeFill="background1" w:themeFillShade="D9"/>
            <w:vAlign w:val="center"/>
          </w:tcPr>
          <w:p w14:paraId="28D3CDB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50.28</w:t>
            </w:r>
          </w:p>
        </w:tc>
        <w:tc>
          <w:tcPr>
            <w:tcW w:w="594" w:type="dxa"/>
            <w:gridSpan w:val="2"/>
            <w:tcBorders>
              <w:top w:val="nil"/>
              <w:left w:val="nil"/>
              <w:bottom w:val="nil"/>
              <w:right w:val="nil"/>
            </w:tcBorders>
            <w:vAlign w:val="center"/>
          </w:tcPr>
          <w:p w14:paraId="60869FAB"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223</w:t>
            </w:r>
          </w:p>
        </w:tc>
        <w:tc>
          <w:tcPr>
            <w:tcW w:w="593" w:type="dxa"/>
            <w:gridSpan w:val="2"/>
            <w:tcBorders>
              <w:top w:val="nil"/>
              <w:left w:val="nil"/>
              <w:bottom w:val="nil"/>
              <w:right w:val="nil"/>
            </w:tcBorders>
            <w:shd w:val="clear" w:color="auto" w:fill="D9D9D9" w:themeFill="background1" w:themeFillShade="D9"/>
            <w:vAlign w:val="center"/>
          </w:tcPr>
          <w:p w14:paraId="27A84EF2"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63.17</w:t>
            </w:r>
          </w:p>
        </w:tc>
        <w:tc>
          <w:tcPr>
            <w:tcW w:w="595" w:type="dxa"/>
            <w:gridSpan w:val="2"/>
            <w:tcBorders>
              <w:top w:val="nil"/>
              <w:left w:val="nil"/>
              <w:bottom w:val="nil"/>
              <w:right w:val="nil"/>
            </w:tcBorders>
            <w:vAlign w:val="center"/>
          </w:tcPr>
          <w:p w14:paraId="7EE95BF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200</w:t>
            </w:r>
          </w:p>
        </w:tc>
        <w:tc>
          <w:tcPr>
            <w:tcW w:w="594" w:type="dxa"/>
            <w:gridSpan w:val="2"/>
            <w:tcBorders>
              <w:top w:val="nil"/>
              <w:left w:val="nil"/>
              <w:bottom w:val="nil"/>
              <w:right w:val="nil"/>
            </w:tcBorders>
            <w:shd w:val="clear" w:color="auto" w:fill="D9D9D9" w:themeFill="background1" w:themeFillShade="D9"/>
            <w:vAlign w:val="center"/>
          </w:tcPr>
          <w:p w14:paraId="597B4DC8"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56.50</w:t>
            </w:r>
          </w:p>
        </w:tc>
        <w:tc>
          <w:tcPr>
            <w:tcW w:w="593" w:type="dxa"/>
            <w:gridSpan w:val="2"/>
            <w:tcBorders>
              <w:top w:val="nil"/>
              <w:left w:val="nil"/>
              <w:bottom w:val="nil"/>
              <w:right w:val="nil"/>
            </w:tcBorders>
            <w:vAlign w:val="center"/>
          </w:tcPr>
          <w:p w14:paraId="6A63CD24"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241</w:t>
            </w:r>
          </w:p>
        </w:tc>
        <w:tc>
          <w:tcPr>
            <w:tcW w:w="594" w:type="dxa"/>
            <w:gridSpan w:val="2"/>
            <w:tcBorders>
              <w:top w:val="nil"/>
              <w:left w:val="nil"/>
              <w:bottom w:val="nil"/>
              <w:right w:val="nil"/>
            </w:tcBorders>
            <w:shd w:val="clear" w:color="auto" w:fill="D9D9D9" w:themeFill="background1" w:themeFillShade="D9"/>
            <w:vAlign w:val="center"/>
          </w:tcPr>
          <w:p w14:paraId="11C1D5F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69.45</w:t>
            </w:r>
          </w:p>
        </w:tc>
        <w:tc>
          <w:tcPr>
            <w:tcW w:w="595" w:type="dxa"/>
            <w:gridSpan w:val="2"/>
            <w:tcBorders>
              <w:top w:val="nil"/>
              <w:left w:val="nil"/>
              <w:bottom w:val="nil"/>
              <w:right w:val="nil"/>
            </w:tcBorders>
            <w:vAlign w:val="center"/>
          </w:tcPr>
          <w:p w14:paraId="543A302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185</w:t>
            </w:r>
          </w:p>
        </w:tc>
        <w:tc>
          <w:tcPr>
            <w:tcW w:w="594" w:type="dxa"/>
            <w:gridSpan w:val="2"/>
            <w:tcBorders>
              <w:top w:val="nil"/>
              <w:left w:val="nil"/>
              <w:bottom w:val="nil"/>
              <w:right w:val="nil"/>
            </w:tcBorders>
            <w:shd w:val="clear" w:color="auto" w:fill="D9D9D9" w:themeFill="background1" w:themeFillShade="D9"/>
            <w:vAlign w:val="center"/>
          </w:tcPr>
          <w:p w14:paraId="5757518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52.26</w:t>
            </w:r>
          </w:p>
        </w:tc>
        <w:tc>
          <w:tcPr>
            <w:tcW w:w="593" w:type="dxa"/>
            <w:gridSpan w:val="2"/>
            <w:tcBorders>
              <w:top w:val="nil"/>
              <w:left w:val="nil"/>
              <w:bottom w:val="nil"/>
              <w:right w:val="nil"/>
            </w:tcBorders>
            <w:vAlign w:val="center"/>
          </w:tcPr>
          <w:p w14:paraId="4BE00C8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29</w:t>
            </w:r>
          </w:p>
        </w:tc>
        <w:tc>
          <w:tcPr>
            <w:tcW w:w="642" w:type="dxa"/>
            <w:gridSpan w:val="2"/>
            <w:tcBorders>
              <w:top w:val="nil"/>
              <w:left w:val="nil"/>
              <w:bottom w:val="nil"/>
            </w:tcBorders>
            <w:shd w:val="clear" w:color="auto" w:fill="D9D9D9" w:themeFill="background1" w:themeFillShade="D9"/>
            <w:vAlign w:val="center"/>
          </w:tcPr>
          <w:p w14:paraId="6D4C5D85"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8.12</w:t>
            </w:r>
          </w:p>
        </w:tc>
      </w:tr>
      <w:tr w:rsidR="002426EF" w:rsidRPr="001F57C9" w14:paraId="685C4255"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9C4EC34"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1</w:t>
            </w:r>
          </w:p>
        </w:tc>
        <w:tc>
          <w:tcPr>
            <w:tcW w:w="567" w:type="dxa"/>
            <w:tcBorders>
              <w:left w:val="nil"/>
              <w:right w:val="nil"/>
            </w:tcBorders>
            <w:vAlign w:val="center"/>
          </w:tcPr>
          <w:p w14:paraId="42A686B8"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26</w:t>
            </w:r>
          </w:p>
        </w:tc>
        <w:tc>
          <w:tcPr>
            <w:tcW w:w="593" w:type="dxa"/>
            <w:gridSpan w:val="2"/>
            <w:tcBorders>
              <w:left w:val="nil"/>
              <w:right w:val="nil"/>
            </w:tcBorders>
            <w:shd w:val="clear" w:color="auto" w:fill="D9D9D9" w:themeFill="background1" w:themeFillShade="D9"/>
            <w:vAlign w:val="center"/>
          </w:tcPr>
          <w:p w14:paraId="098B160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7.32</w:t>
            </w:r>
          </w:p>
        </w:tc>
        <w:tc>
          <w:tcPr>
            <w:tcW w:w="594" w:type="dxa"/>
            <w:gridSpan w:val="2"/>
            <w:tcBorders>
              <w:left w:val="nil"/>
              <w:right w:val="nil"/>
            </w:tcBorders>
            <w:vAlign w:val="center"/>
          </w:tcPr>
          <w:p w14:paraId="37D94544"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32</w:t>
            </w:r>
          </w:p>
        </w:tc>
        <w:tc>
          <w:tcPr>
            <w:tcW w:w="595" w:type="dxa"/>
            <w:gridSpan w:val="2"/>
            <w:tcBorders>
              <w:left w:val="nil"/>
              <w:right w:val="nil"/>
            </w:tcBorders>
            <w:shd w:val="clear" w:color="auto" w:fill="D9D9D9" w:themeFill="background1" w:themeFillShade="D9"/>
            <w:vAlign w:val="center"/>
          </w:tcPr>
          <w:p w14:paraId="25430E0F"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9.09</w:t>
            </w:r>
          </w:p>
        </w:tc>
        <w:tc>
          <w:tcPr>
            <w:tcW w:w="594" w:type="dxa"/>
            <w:gridSpan w:val="2"/>
            <w:tcBorders>
              <w:left w:val="nil"/>
              <w:right w:val="nil"/>
            </w:tcBorders>
            <w:vAlign w:val="center"/>
          </w:tcPr>
          <w:p w14:paraId="187F0C73"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30</w:t>
            </w:r>
          </w:p>
        </w:tc>
        <w:tc>
          <w:tcPr>
            <w:tcW w:w="593" w:type="dxa"/>
            <w:gridSpan w:val="2"/>
            <w:tcBorders>
              <w:left w:val="nil"/>
              <w:right w:val="nil"/>
            </w:tcBorders>
            <w:shd w:val="clear" w:color="auto" w:fill="D9D9D9" w:themeFill="background1" w:themeFillShade="D9"/>
            <w:vAlign w:val="center"/>
          </w:tcPr>
          <w:p w14:paraId="5D0D57B1"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8.50</w:t>
            </w:r>
          </w:p>
        </w:tc>
        <w:tc>
          <w:tcPr>
            <w:tcW w:w="595" w:type="dxa"/>
            <w:gridSpan w:val="2"/>
            <w:tcBorders>
              <w:left w:val="nil"/>
              <w:right w:val="nil"/>
            </w:tcBorders>
            <w:vAlign w:val="center"/>
          </w:tcPr>
          <w:p w14:paraId="63E9F8D1"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32</w:t>
            </w:r>
          </w:p>
        </w:tc>
        <w:tc>
          <w:tcPr>
            <w:tcW w:w="594" w:type="dxa"/>
            <w:gridSpan w:val="2"/>
            <w:tcBorders>
              <w:left w:val="nil"/>
              <w:right w:val="nil"/>
            </w:tcBorders>
            <w:shd w:val="clear" w:color="auto" w:fill="D9D9D9" w:themeFill="background1" w:themeFillShade="D9"/>
            <w:vAlign w:val="center"/>
          </w:tcPr>
          <w:p w14:paraId="21FB49C3"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9.04</w:t>
            </w:r>
          </w:p>
        </w:tc>
        <w:tc>
          <w:tcPr>
            <w:tcW w:w="593" w:type="dxa"/>
            <w:gridSpan w:val="2"/>
            <w:tcBorders>
              <w:left w:val="nil"/>
              <w:right w:val="nil"/>
            </w:tcBorders>
            <w:vAlign w:val="center"/>
          </w:tcPr>
          <w:p w14:paraId="40497D8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27</w:t>
            </w:r>
          </w:p>
        </w:tc>
        <w:tc>
          <w:tcPr>
            <w:tcW w:w="594" w:type="dxa"/>
            <w:gridSpan w:val="2"/>
            <w:tcBorders>
              <w:left w:val="nil"/>
              <w:right w:val="nil"/>
            </w:tcBorders>
            <w:shd w:val="clear" w:color="auto" w:fill="D9D9D9" w:themeFill="background1" w:themeFillShade="D9"/>
            <w:vAlign w:val="center"/>
          </w:tcPr>
          <w:p w14:paraId="5E618D04"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7.78</w:t>
            </w:r>
          </w:p>
        </w:tc>
        <w:tc>
          <w:tcPr>
            <w:tcW w:w="595" w:type="dxa"/>
            <w:gridSpan w:val="2"/>
            <w:tcBorders>
              <w:left w:val="nil"/>
              <w:right w:val="nil"/>
            </w:tcBorders>
            <w:vAlign w:val="center"/>
          </w:tcPr>
          <w:p w14:paraId="5F6BBEA6"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26</w:t>
            </w:r>
          </w:p>
        </w:tc>
        <w:tc>
          <w:tcPr>
            <w:tcW w:w="594" w:type="dxa"/>
            <w:gridSpan w:val="2"/>
            <w:tcBorders>
              <w:left w:val="nil"/>
              <w:right w:val="nil"/>
            </w:tcBorders>
            <w:shd w:val="clear" w:color="auto" w:fill="D9D9D9" w:themeFill="background1" w:themeFillShade="D9"/>
            <w:vAlign w:val="center"/>
          </w:tcPr>
          <w:p w14:paraId="437DCB3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7.34</w:t>
            </w:r>
          </w:p>
        </w:tc>
        <w:tc>
          <w:tcPr>
            <w:tcW w:w="593" w:type="dxa"/>
            <w:gridSpan w:val="2"/>
            <w:tcBorders>
              <w:left w:val="nil"/>
              <w:right w:val="nil"/>
            </w:tcBorders>
            <w:vAlign w:val="center"/>
          </w:tcPr>
          <w:p w14:paraId="4BEA89F9"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w:t>
            </w:r>
          </w:p>
        </w:tc>
        <w:tc>
          <w:tcPr>
            <w:tcW w:w="642" w:type="dxa"/>
            <w:gridSpan w:val="2"/>
            <w:tcBorders>
              <w:left w:val="nil"/>
            </w:tcBorders>
            <w:shd w:val="clear" w:color="auto" w:fill="D9D9D9" w:themeFill="background1" w:themeFillShade="D9"/>
            <w:vAlign w:val="center"/>
          </w:tcPr>
          <w:p w14:paraId="7FBBF2B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0.84</w:t>
            </w:r>
          </w:p>
        </w:tc>
      </w:tr>
      <w:tr w:rsidR="002426EF" w:rsidRPr="001F57C9" w14:paraId="4D7B4ED8" w14:textId="77777777" w:rsidTr="001F57C9">
        <w:trPr>
          <w:gridAfter w:val="1"/>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bottom w:val="nil"/>
            </w:tcBorders>
            <w:vAlign w:val="center"/>
          </w:tcPr>
          <w:p w14:paraId="36699284"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2</w:t>
            </w:r>
          </w:p>
        </w:tc>
        <w:tc>
          <w:tcPr>
            <w:tcW w:w="567" w:type="dxa"/>
            <w:tcBorders>
              <w:top w:val="nil"/>
              <w:left w:val="nil"/>
              <w:bottom w:val="nil"/>
              <w:right w:val="nil"/>
            </w:tcBorders>
            <w:vAlign w:val="center"/>
          </w:tcPr>
          <w:p w14:paraId="0B26B16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39</w:t>
            </w:r>
          </w:p>
        </w:tc>
        <w:tc>
          <w:tcPr>
            <w:tcW w:w="593" w:type="dxa"/>
            <w:gridSpan w:val="2"/>
            <w:tcBorders>
              <w:top w:val="nil"/>
              <w:left w:val="nil"/>
              <w:bottom w:val="nil"/>
              <w:right w:val="nil"/>
            </w:tcBorders>
            <w:shd w:val="clear" w:color="auto" w:fill="D9D9D9" w:themeFill="background1" w:themeFillShade="D9"/>
            <w:vAlign w:val="center"/>
          </w:tcPr>
          <w:p w14:paraId="6670F2B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10.99</w:t>
            </w:r>
          </w:p>
        </w:tc>
        <w:tc>
          <w:tcPr>
            <w:tcW w:w="594" w:type="dxa"/>
            <w:gridSpan w:val="2"/>
            <w:tcBorders>
              <w:top w:val="nil"/>
              <w:left w:val="nil"/>
              <w:bottom w:val="nil"/>
              <w:right w:val="nil"/>
            </w:tcBorders>
            <w:vAlign w:val="center"/>
          </w:tcPr>
          <w:p w14:paraId="161C541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w:t>
            </w:r>
          </w:p>
        </w:tc>
        <w:tc>
          <w:tcPr>
            <w:tcW w:w="595" w:type="dxa"/>
            <w:gridSpan w:val="2"/>
            <w:tcBorders>
              <w:top w:val="nil"/>
              <w:left w:val="nil"/>
              <w:bottom w:val="nil"/>
              <w:right w:val="nil"/>
            </w:tcBorders>
            <w:shd w:val="clear" w:color="auto" w:fill="D9D9D9" w:themeFill="background1" w:themeFillShade="D9"/>
            <w:vAlign w:val="center"/>
          </w:tcPr>
          <w:p w14:paraId="57D1ADC5"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10.23</w:t>
            </w:r>
          </w:p>
        </w:tc>
        <w:tc>
          <w:tcPr>
            <w:tcW w:w="594" w:type="dxa"/>
            <w:gridSpan w:val="2"/>
            <w:tcBorders>
              <w:top w:val="nil"/>
              <w:left w:val="nil"/>
              <w:bottom w:val="nil"/>
              <w:right w:val="nil"/>
            </w:tcBorders>
            <w:vAlign w:val="center"/>
          </w:tcPr>
          <w:p w14:paraId="2204551B"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24</w:t>
            </w:r>
          </w:p>
        </w:tc>
        <w:tc>
          <w:tcPr>
            <w:tcW w:w="593" w:type="dxa"/>
            <w:gridSpan w:val="2"/>
            <w:tcBorders>
              <w:top w:val="nil"/>
              <w:left w:val="nil"/>
              <w:bottom w:val="nil"/>
              <w:right w:val="nil"/>
            </w:tcBorders>
            <w:shd w:val="clear" w:color="auto" w:fill="D9D9D9" w:themeFill="background1" w:themeFillShade="D9"/>
            <w:vAlign w:val="center"/>
          </w:tcPr>
          <w:p w14:paraId="1B41ADED"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6.80</w:t>
            </w:r>
          </w:p>
        </w:tc>
        <w:tc>
          <w:tcPr>
            <w:tcW w:w="595" w:type="dxa"/>
            <w:gridSpan w:val="2"/>
            <w:tcBorders>
              <w:top w:val="nil"/>
              <w:left w:val="nil"/>
              <w:bottom w:val="nil"/>
              <w:right w:val="nil"/>
            </w:tcBorders>
            <w:vAlign w:val="center"/>
          </w:tcPr>
          <w:p w14:paraId="41BA0AA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21</w:t>
            </w:r>
          </w:p>
        </w:tc>
        <w:tc>
          <w:tcPr>
            <w:tcW w:w="594" w:type="dxa"/>
            <w:gridSpan w:val="2"/>
            <w:tcBorders>
              <w:top w:val="nil"/>
              <w:left w:val="nil"/>
              <w:bottom w:val="nil"/>
              <w:right w:val="nil"/>
            </w:tcBorders>
            <w:shd w:val="clear" w:color="auto" w:fill="D9D9D9" w:themeFill="background1" w:themeFillShade="D9"/>
            <w:vAlign w:val="center"/>
          </w:tcPr>
          <w:p w14:paraId="1937934B"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5.93</w:t>
            </w:r>
          </w:p>
        </w:tc>
        <w:tc>
          <w:tcPr>
            <w:tcW w:w="593" w:type="dxa"/>
            <w:gridSpan w:val="2"/>
            <w:tcBorders>
              <w:top w:val="nil"/>
              <w:left w:val="nil"/>
              <w:bottom w:val="nil"/>
              <w:right w:val="nil"/>
            </w:tcBorders>
            <w:vAlign w:val="center"/>
          </w:tcPr>
          <w:p w14:paraId="041A69E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w:t>
            </w:r>
          </w:p>
        </w:tc>
        <w:tc>
          <w:tcPr>
            <w:tcW w:w="594" w:type="dxa"/>
            <w:gridSpan w:val="2"/>
            <w:tcBorders>
              <w:top w:val="nil"/>
              <w:left w:val="nil"/>
              <w:bottom w:val="nil"/>
              <w:right w:val="nil"/>
            </w:tcBorders>
            <w:shd w:val="clear" w:color="auto" w:fill="D9D9D9" w:themeFill="background1" w:themeFillShade="D9"/>
            <w:vAlign w:val="center"/>
          </w:tcPr>
          <w:p w14:paraId="045EA675"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6.34</w:t>
            </w:r>
          </w:p>
        </w:tc>
        <w:tc>
          <w:tcPr>
            <w:tcW w:w="595" w:type="dxa"/>
            <w:gridSpan w:val="2"/>
            <w:tcBorders>
              <w:top w:val="nil"/>
              <w:left w:val="nil"/>
              <w:bottom w:val="nil"/>
              <w:right w:val="nil"/>
            </w:tcBorders>
            <w:vAlign w:val="center"/>
          </w:tcPr>
          <w:p w14:paraId="3E24858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25</w:t>
            </w:r>
          </w:p>
        </w:tc>
        <w:tc>
          <w:tcPr>
            <w:tcW w:w="594" w:type="dxa"/>
            <w:gridSpan w:val="2"/>
            <w:tcBorders>
              <w:top w:val="nil"/>
              <w:left w:val="nil"/>
              <w:bottom w:val="nil"/>
              <w:right w:val="nil"/>
            </w:tcBorders>
            <w:shd w:val="clear" w:color="auto" w:fill="D9D9D9" w:themeFill="background1" w:themeFillShade="D9"/>
            <w:vAlign w:val="center"/>
          </w:tcPr>
          <w:p w14:paraId="1A249B7D"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7.06</w:t>
            </w:r>
          </w:p>
        </w:tc>
        <w:tc>
          <w:tcPr>
            <w:tcW w:w="593" w:type="dxa"/>
            <w:gridSpan w:val="2"/>
            <w:tcBorders>
              <w:top w:val="nil"/>
              <w:left w:val="nil"/>
              <w:bottom w:val="nil"/>
              <w:right w:val="nil"/>
            </w:tcBorders>
            <w:vAlign w:val="center"/>
          </w:tcPr>
          <w:p w14:paraId="096DCA6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8</w:t>
            </w:r>
          </w:p>
        </w:tc>
        <w:tc>
          <w:tcPr>
            <w:tcW w:w="642" w:type="dxa"/>
            <w:gridSpan w:val="2"/>
            <w:tcBorders>
              <w:top w:val="nil"/>
              <w:left w:val="nil"/>
              <w:bottom w:val="nil"/>
            </w:tcBorders>
            <w:shd w:val="clear" w:color="auto" w:fill="D9D9D9" w:themeFill="background1" w:themeFillShade="D9"/>
            <w:vAlign w:val="center"/>
          </w:tcPr>
          <w:p w14:paraId="53FA898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2.24</w:t>
            </w:r>
          </w:p>
        </w:tc>
      </w:tr>
      <w:tr w:rsidR="002426EF" w:rsidRPr="001F57C9" w14:paraId="6D85E170"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E8C9AE6"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3</w:t>
            </w:r>
          </w:p>
        </w:tc>
        <w:tc>
          <w:tcPr>
            <w:tcW w:w="567" w:type="dxa"/>
            <w:tcBorders>
              <w:left w:val="nil"/>
              <w:right w:val="nil"/>
            </w:tcBorders>
            <w:vAlign w:val="center"/>
          </w:tcPr>
          <w:p w14:paraId="431F28A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33</w:t>
            </w:r>
          </w:p>
        </w:tc>
        <w:tc>
          <w:tcPr>
            <w:tcW w:w="593" w:type="dxa"/>
            <w:gridSpan w:val="2"/>
            <w:tcBorders>
              <w:left w:val="nil"/>
              <w:right w:val="nil"/>
            </w:tcBorders>
            <w:shd w:val="clear" w:color="auto" w:fill="D9D9D9" w:themeFill="background1" w:themeFillShade="D9"/>
            <w:vAlign w:val="center"/>
          </w:tcPr>
          <w:p w14:paraId="1D671989"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9.30</w:t>
            </w:r>
          </w:p>
        </w:tc>
        <w:tc>
          <w:tcPr>
            <w:tcW w:w="594" w:type="dxa"/>
            <w:gridSpan w:val="2"/>
            <w:tcBorders>
              <w:left w:val="nil"/>
              <w:right w:val="nil"/>
            </w:tcBorders>
            <w:vAlign w:val="center"/>
          </w:tcPr>
          <w:p w14:paraId="174B5D36"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27</w:t>
            </w:r>
          </w:p>
        </w:tc>
        <w:tc>
          <w:tcPr>
            <w:tcW w:w="595" w:type="dxa"/>
            <w:gridSpan w:val="2"/>
            <w:tcBorders>
              <w:left w:val="nil"/>
              <w:right w:val="nil"/>
            </w:tcBorders>
            <w:shd w:val="clear" w:color="auto" w:fill="D9D9D9" w:themeFill="background1" w:themeFillShade="D9"/>
            <w:vAlign w:val="center"/>
          </w:tcPr>
          <w:p w14:paraId="41439C2F"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7.67</w:t>
            </w:r>
          </w:p>
        </w:tc>
        <w:tc>
          <w:tcPr>
            <w:tcW w:w="594" w:type="dxa"/>
            <w:gridSpan w:val="2"/>
            <w:tcBorders>
              <w:left w:val="nil"/>
              <w:right w:val="nil"/>
            </w:tcBorders>
            <w:vAlign w:val="center"/>
          </w:tcPr>
          <w:p w14:paraId="59CBA06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3" w:type="dxa"/>
            <w:gridSpan w:val="2"/>
            <w:tcBorders>
              <w:left w:val="nil"/>
              <w:right w:val="nil"/>
            </w:tcBorders>
            <w:shd w:val="clear" w:color="auto" w:fill="D9D9D9" w:themeFill="background1" w:themeFillShade="D9"/>
            <w:vAlign w:val="center"/>
          </w:tcPr>
          <w:p w14:paraId="73D637E8"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3.68</w:t>
            </w:r>
          </w:p>
        </w:tc>
        <w:tc>
          <w:tcPr>
            <w:tcW w:w="595" w:type="dxa"/>
            <w:gridSpan w:val="2"/>
            <w:tcBorders>
              <w:left w:val="nil"/>
              <w:right w:val="nil"/>
            </w:tcBorders>
            <w:vAlign w:val="center"/>
          </w:tcPr>
          <w:p w14:paraId="7C2BB5F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w:t>
            </w:r>
          </w:p>
        </w:tc>
        <w:tc>
          <w:tcPr>
            <w:tcW w:w="594" w:type="dxa"/>
            <w:gridSpan w:val="2"/>
            <w:tcBorders>
              <w:left w:val="nil"/>
              <w:right w:val="nil"/>
            </w:tcBorders>
            <w:shd w:val="clear" w:color="auto" w:fill="D9D9D9" w:themeFill="background1" w:themeFillShade="D9"/>
            <w:vAlign w:val="center"/>
          </w:tcPr>
          <w:p w14:paraId="33F0BA2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6.21</w:t>
            </w:r>
          </w:p>
        </w:tc>
        <w:tc>
          <w:tcPr>
            <w:tcW w:w="593" w:type="dxa"/>
            <w:gridSpan w:val="2"/>
            <w:tcBorders>
              <w:left w:val="nil"/>
              <w:right w:val="nil"/>
            </w:tcBorders>
            <w:vAlign w:val="center"/>
          </w:tcPr>
          <w:p w14:paraId="3521E932"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16</w:t>
            </w:r>
          </w:p>
        </w:tc>
        <w:tc>
          <w:tcPr>
            <w:tcW w:w="594" w:type="dxa"/>
            <w:gridSpan w:val="2"/>
            <w:tcBorders>
              <w:left w:val="nil"/>
              <w:right w:val="nil"/>
            </w:tcBorders>
            <w:shd w:val="clear" w:color="auto" w:fill="D9D9D9" w:themeFill="background1" w:themeFillShade="D9"/>
            <w:vAlign w:val="center"/>
          </w:tcPr>
          <w:p w14:paraId="70FBEF24"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4.61</w:t>
            </w:r>
          </w:p>
        </w:tc>
        <w:tc>
          <w:tcPr>
            <w:tcW w:w="595" w:type="dxa"/>
            <w:gridSpan w:val="2"/>
            <w:tcBorders>
              <w:left w:val="nil"/>
              <w:right w:val="nil"/>
            </w:tcBorders>
            <w:vAlign w:val="center"/>
          </w:tcPr>
          <w:p w14:paraId="0C1218F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w:t>
            </w:r>
          </w:p>
        </w:tc>
        <w:tc>
          <w:tcPr>
            <w:tcW w:w="594" w:type="dxa"/>
            <w:gridSpan w:val="2"/>
            <w:tcBorders>
              <w:left w:val="nil"/>
              <w:right w:val="nil"/>
            </w:tcBorders>
            <w:shd w:val="clear" w:color="auto" w:fill="D9D9D9" w:themeFill="background1" w:themeFillShade="D9"/>
            <w:vAlign w:val="center"/>
          </w:tcPr>
          <w:p w14:paraId="2D5469F6"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6.21</w:t>
            </w:r>
          </w:p>
        </w:tc>
        <w:tc>
          <w:tcPr>
            <w:tcW w:w="593" w:type="dxa"/>
            <w:gridSpan w:val="2"/>
            <w:tcBorders>
              <w:left w:val="nil"/>
              <w:right w:val="nil"/>
            </w:tcBorders>
            <w:vAlign w:val="center"/>
          </w:tcPr>
          <w:p w14:paraId="1A71DEFB"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8</w:t>
            </w:r>
          </w:p>
        </w:tc>
        <w:tc>
          <w:tcPr>
            <w:tcW w:w="642" w:type="dxa"/>
            <w:gridSpan w:val="2"/>
            <w:tcBorders>
              <w:left w:val="nil"/>
            </w:tcBorders>
            <w:shd w:val="clear" w:color="auto" w:fill="D9D9D9" w:themeFill="background1" w:themeFillShade="D9"/>
            <w:vAlign w:val="center"/>
          </w:tcPr>
          <w:p w14:paraId="1D840A2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2.24</w:t>
            </w:r>
          </w:p>
        </w:tc>
      </w:tr>
      <w:tr w:rsidR="002426EF" w:rsidRPr="001F57C9" w14:paraId="0304A36F" w14:textId="77777777" w:rsidTr="001F57C9">
        <w:trPr>
          <w:gridAfter w:val="1"/>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bottom w:val="nil"/>
            </w:tcBorders>
            <w:vAlign w:val="center"/>
          </w:tcPr>
          <w:p w14:paraId="44268823"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4</w:t>
            </w:r>
          </w:p>
        </w:tc>
        <w:tc>
          <w:tcPr>
            <w:tcW w:w="567" w:type="dxa"/>
            <w:tcBorders>
              <w:top w:val="nil"/>
              <w:left w:val="nil"/>
              <w:bottom w:val="nil"/>
              <w:right w:val="nil"/>
            </w:tcBorders>
            <w:vAlign w:val="center"/>
          </w:tcPr>
          <w:p w14:paraId="154189B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15</w:t>
            </w:r>
          </w:p>
        </w:tc>
        <w:tc>
          <w:tcPr>
            <w:tcW w:w="593" w:type="dxa"/>
            <w:gridSpan w:val="2"/>
            <w:tcBorders>
              <w:top w:val="nil"/>
              <w:left w:val="nil"/>
              <w:bottom w:val="nil"/>
              <w:right w:val="nil"/>
            </w:tcBorders>
            <w:shd w:val="clear" w:color="auto" w:fill="D9D9D9" w:themeFill="background1" w:themeFillShade="D9"/>
            <w:vAlign w:val="center"/>
          </w:tcPr>
          <w:p w14:paraId="0E4C497C"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4.23</w:t>
            </w:r>
          </w:p>
        </w:tc>
        <w:tc>
          <w:tcPr>
            <w:tcW w:w="594" w:type="dxa"/>
            <w:gridSpan w:val="2"/>
            <w:tcBorders>
              <w:top w:val="nil"/>
              <w:left w:val="nil"/>
              <w:bottom w:val="nil"/>
              <w:right w:val="nil"/>
            </w:tcBorders>
            <w:vAlign w:val="center"/>
          </w:tcPr>
          <w:p w14:paraId="1FABC90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5" w:type="dxa"/>
            <w:gridSpan w:val="2"/>
            <w:tcBorders>
              <w:top w:val="nil"/>
              <w:left w:val="nil"/>
              <w:bottom w:val="nil"/>
              <w:right w:val="nil"/>
            </w:tcBorders>
            <w:shd w:val="clear" w:color="auto" w:fill="D9D9D9" w:themeFill="background1" w:themeFillShade="D9"/>
            <w:vAlign w:val="center"/>
          </w:tcPr>
          <w:p w14:paraId="1C4BE71D"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3.69</w:t>
            </w:r>
          </w:p>
        </w:tc>
        <w:tc>
          <w:tcPr>
            <w:tcW w:w="594" w:type="dxa"/>
            <w:gridSpan w:val="2"/>
            <w:tcBorders>
              <w:top w:val="nil"/>
              <w:left w:val="nil"/>
              <w:bottom w:val="nil"/>
              <w:right w:val="nil"/>
            </w:tcBorders>
            <w:vAlign w:val="center"/>
          </w:tcPr>
          <w:p w14:paraId="26EE07A6"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8</w:t>
            </w:r>
          </w:p>
        </w:tc>
        <w:tc>
          <w:tcPr>
            <w:tcW w:w="593" w:type="dxa"/>
            <w:gridSpan w:val="2"/>
            <w:tcBorders>
              <w:top w:val="nil"/>
              <w:left w:val="nil"/>
              <w:bottom w:val="nil"/>
              <w:right w:val="nil"/>
            </w:tcBorders>
            <w:shd w:val="clear" w:color="auto" w:fill="D9D9D9" w:themeFill="background1" w:themeFillShade="D9"/>
            <w:vAlign w:val="center"/>
          </w:tcPr>
          <w:p w14:paraId="14A8230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2.27</w:t>
            </w:r>
          </w:p>
        </w:tc>
        <w:tc>
          <w:tcPr>
            <w:tcW w:w="595" w:type="dxa"/>
            <w:gridSpan w:val="2"/>
            <w:tcBorders>
              <w:top w:val="nil"/>
              <w:left w:val="nil"/>
              <w:bottom w:val="nil"/>
              <w:right w:val="nil"/>
            </w:tcBorders>
            <w:vAlign w:val="center"/>
          </w:tcPr>
          <w:p w14:paraId="115588F6"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4" w:type="dxa"/>
            <w:gridSpan w:val="2"/>
            <w:tcBorders>
              <w:top w:val="nil"/>
              <w:left w:val="nil"/>
              <w:bottom w:val="nil"/>
              <w:right w:val="nil"/>
            </w:tcBorders>
            <w:shd w:val="clear" w:color="auto" w:fill="D9D9D9" w:themeFill="background1" w:themeFillShade="D9"/>
            <w:vAlign w:val="center"/>
          </w:tcPr>
          <w:p w14:paraId="1973F3AD"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3.67</w:t>
            </w:r>
          </w:p>
        </w:tc>
        <w:tc>
          <w:tcPr>
            <w:tcW w:w="593" w:type="dxa"/>
            <w:gridSpan w:val="2"/>
            <w:tcBorders>
              <w:top w:val="nil"/>
              <w:left w:val="nil"/>
              <w:bottom w:val="nil"/>
              <w:right w:val="nil"/>
            </w:tcBorders>
            <w:vAlign w:val="center"/>
          </w:tcPr>
          <w:p w14:paraId="1057F111"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w:t>
            </w:r>
          </w:p>
        </w:tc>
        <w:tc>
          <w:tcPr>
            <w:tcW w:w="594" w:type="dxa"/>
            <w:gridSpan w:val="2"/>
            <w:tcBorders>
              <w:top w:val="nil"/>
              <w:left w:val="nil"/>
              <w:bottom w:val="nil"/>
              <w:right w:val="nil"/>
            </w:tcBorders>
            <w:shd w:val="clear" w:color="auto" w:fill="D9D9D9" w:themeFill="background1" w:themeFillShade="D9"/>
            <w:vAlign w:val="center"/>
          </w:tcPr>
          <w:p w14:paraId="18C7DC04"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2.02</w:t>
            </w:r>
          </w:p>
        </w:tc>
        <w:tc>
          <w:tcPr>
            <w:tcW w:w="595" w:type="dxa"/>
            <w:gridSpan w:val="2"/>
            <w:tcBorders>
              <w:top w:val="nil"/>
              <w:left w:val="nil"/>
              <w:bottom w:val="nil"/>
              <w:right w:val="nil"/>
            </w:tcBorders>
            <w:vAlign w:val="center"/>
          </w:tcPr>
          <w:p w14:paraId="465039D4"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w:t>
            </w:r>
          </w:p>
        </w:tc>
        <w:tc>
          <w:tcPr>
            <w:tcW w:w="594" w:type="dxa"/>
            <w:gridSpan w:val="2"/>
            <w:tcBorders>
              <w:top w:val="nil"/>
              <w:left w:val="nil"/>
              <w:bottom w:val="nil"/>
              <w:right w:val="nil"/>
            </w:tcBorders>
            <w:shd w:val="clear" w:color="auto" w:fill="D9D9D9" w:themeFill="background1" w:themeFillShade="D9"/>
            <w:vAlign w:val="center"/>
          </w:tcPr>
          <w:p w14:paraId="0EC75296"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3.11</w:t>
            </w:r>
          </w:p>
        </w:tc>
        <w:tc>
          <w:tcPr>
            <w:tcW w:w="593" w:type="dxa"/>
            <w:gridSpan w:val="2"/>
            <w:tcBorders>
              <w:top w:val="nil"/>
              <w:left w:val="nil"/>
              <w:bottom w:val="nil"/>
              <w:right w:val="nil"/>
            </w:tcBorders>
            <w:vAlign w:val="center"/>
          </w:tcPr>
          <w:p w14:paraId="0FB7EC6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w:t>
            </w:r>
          </w:p>
        </w:tc>
        <w:tc>
          <w:tcPr>
            <w:tcW w:w="642" w:type="dxa"/>
            <w:gridSpan w:val="2"/>
            <w:tcBorders>
              <w:top w:val="nil"/>
              <w:left w:val="nil"/>
              <w:bottom w:val="nil"/>
            </w:tcBorders>
            <w:shd w:val="clear" w:color="auto" w:fill="D9D9D9" w:themeFill="background1" w:themeFillShade="D9"/>
            <w:vAlign w:val="center"/>
          </w:tcPr>
          <w:p w14:paraId="1DF60AA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2.80</w:t>
            </w:r>
          </w:p>
        </w:tc>
      </w:tr>
      <w:tr w:rsidR="002426EF" w:rsidRPr="001F57C9" w14:paraId="1306EA33"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3FE9437"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lastRenderedPageBreak/>
              <w:t>5</w:t>
            </w:r>
          </w:p>
        </w:tc>
        <w:tc>
          <w:tcPr>
            <w:tcW w:w="567" w:type="dxa"/>
            <w:tcBorders>
              <w:left w:val="nil"/>
              <w:right w:val="nil"/>
            </w:tcBorders>
            <w:vAlign w:val="center"/>
          </w:tcPr>
          <w:p w14:paraId="3888F958"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40</w:t>
            </w:r>
          </w:p>
        </w:tc>
        <w:tc>
          <w:tcPr>
            <w:tcW w:w="593" w:type="dxa"/>
            <w:gridSpan w:val="2"/>
            <w:tcBorders>
              <w:left w:val="nil"/>
              <w:right w:val="nil"/>
            </w:tcBorders>
            <w:shd w:val="clear" w:color="auto" w:fill="D9D9D9" w:themeFill="background1" w:themeFillShade="D9"/>
            <w:vAlign w:val="center"/>
          </w:tcPr>
          <w:p w14:paraId="79D27D02"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11.27</w:t>
            </w:r>
          </w:p>
        </w:tc>
        <w:tc>
          <w:tcPr>
            <w:tcW w:w="594" w:type="dxa"/>
            <w:gridSpan w:val="2"/>
            <w:tcBorders>
              <w:left w:val="nil"/>
              <w:right w:val="nil"/>
            </w:tcBorders>
            <w:vAlign w:val="center"/>
          </w:tcPr>
          <w:p w14:paraId="1B129FF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24</w:t>
            </w:r>
          </w:p>
        </w:tc>
        <w:tc>
          <w:tcPr>
            <w:tcW w:w="595" w:type="dxa"/>
            <w:gridSpan w:val="2"/>
            <w:tcBorders>
              <w:left w:val="nil"/>
              <w:right w:val="nil"/>
            </w:tcBorders>
            <w:shd w:val="clear" w:color="auto" w:fill="D9D9D9" w:themeFill="background1" w:themeFillShade="D9"/>
            <w:vAlign w:val="center"/>
          </w:tcPr>
          <w:p w14:paraId="3490032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6.82</w:t>
            </w:r>
          </w:p>
        </w:tc>
        <w:tc>
          <w:tcPr>
            <w:tcW w:w="594" w:type="dxa"/>
            <w:gridSpan w:val="2"/>
            <w:tcBorders>
              <w:left w:val="nil"/>
              <w:right w:val="nil"/>
            </w:tcBorders>
            <w:vAlign w:val="center"/>
          </w:tcPr>
          <w:p w14:paraId="13D6A88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3" w:type="dxa"/>
            <w:gridSpan w:val="2"/>
            <w:tcBorders>
              <w:left w:val="nil"/>
              <w:right w:val="nil"/>
            </w:tcBorders>
            <w:shd w:val="clear" w:color="auto" w:fill="D9D9D9" w:themeFill="background1" w:themeFillShade="D9"/>
            <w:vAlign w:val="center"/>
          </w:tcPr>
          <w:p w14:paraId="2D0BC19F"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3.68</w:t>
            </w:r>
          </w:p>
        </w:tc>
        <w:tc>
          <w:tcPr>
            <w:tcW w:w="595" w:type="dxa"/>
            <w:gridSpan w:val="2"/>
            <w:tcBorders>
              <w:left w:val="nil"/>
              <w:right w:val="nil"/>
            </w:tcBorders>
            <w:vAlign w:val="center"/>
          </w:tcPr>
          <w:p w14:paraId="370FB94B"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12</w:t>
            </w:r>
          </w:p>
        </w:tc>
        <w:tc>
          <w:tcPr>
            <w:tcW w:w="594" w:type="dxa"/>
            <w:gridSpan w:val="2"/>
            <w:tcBorders>
              <w:left w:val="nil"/>
              <w:right w:val="nil"/>
            </w:tcBorders>
            <w:shd w:val="clear" w:color="auto" w:fill="D9D9D9" w:themeFill="background1" w:themeFillShade="D9"/>
            <w:vAlign w:val="center"/>
          </w:tcPr>
          <w:p w14:paraId="7144457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3.39</w:t>
            </w:r>
          </w:p>
        </w:tc>
        <w:tc>
          <w:tcPr>
            <w:tcW w:w="593" w:type="dxa"/>
            <w:gridSpan w:val="2"/>
            <w:tcBorders>
              <w:left w:val="nil"/>
              <w:right w:val="nil"/>
            </w:tcBorders>
            <w:vAlign w:val="center"/>
          </w:tcPr>
          <w:p w14:paraId="632AC50B"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w:t>
            </w:r>
          </w:p>
        </w:tc>
        <w:tc>
          <w:tcPr>
            <w:tcW w:w="594" w:type="dxa"/>
            <w:gridSpan w:val="2"/>
            <w:tcBorders>
              <w:left w:val="nil"/>
              <w:right w:val="nil"/>
            </w:tcBorders>
            <w:shd w:val="clear" w:color="auto" w:fill="D9D9D9" w:themeFill="background1" w:themeFillShade="D9"/>
            <w:vAlign w:val="center"/>
          </w:tcPr>
          <w:p w14:paraId="7AD621E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2.88</w:t>
            </w:r>
          </w:p>
        </w:tc>
        <w:tc>
          <w:tcPr>
            <w:tcW w:w="595" w:type="dxa"/>
            <w:gridSpan w:val="2"/>
            <w:tcBorders>
              <w:left w:val="nil"/>
              <w:right w:val="nil"/>
            </w:tcBorders>
            <w:vAlign w:val="center"/>
          </w:tcPr>
          <w:p w14:paraId="03E015EF"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20</w:t>
            </w:r>
          </w:p>
        </w:tc>
        <w:tc>
          <w:tcPr>
            <w:tcW w:w="594" w:type="dxa"/>
            <w:gridSpan w:val="2"/>
            <w:tcBorders>
              <w:left w:val="nil"/>
              <w:right w:val="nil"/>
            </w:tcBorders>
            <w:shd w:val="clear" w:color="auto" w:fill="D9D9D9" w:themeFill="background1" w:themeFillShade="D9"/>
            <w:vAlign w:val="center"/>
          </w:tcPr>
          <w:p w14:paraId="46B6121E"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5.65</w:t>
            </w:r>
          </w:p>
        </w:tc>
        <w:tc>
          <w:tcPr>
            <w:tcW w:w="593" w:type="dxa"/>
            <w:gridSpan w:val="2"/>
            <w:tcBorders>
              <w:left w:val="nil"/>
              <w:right w:val="nil"/>
            </w:tcBorders>
            <w:vAlign w:val="center"/>
          </w:tcPr>
          <w:p w14:paraId="51E1EDC0"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27</w:t>
            </w:r>
          </w:p>
        </w:tc>
        <w:tc>
          <w:tcPr>
            <w:tcW w:w="642" w:type="dxa"/>
            <w:gridSpan w:val="2"/>
            <w:tcBorders>
              <w:left w:val="nil"/>
            </w:tcBorders>
            <w:shd w:val="clear" w:color="auto" w:fill="D9D9D9" w:themeFill="background1" w:themeFillShade="D9"/>
            <w:vAlign w:val="center"/>
          </w:tcPr>
          <w:p w14:paraId="636ACB52"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7.56</w:t>
            </w:r>
          </w:p>
        </w:tc>
      </w:tr>
      <w:tr w:rsidR="002426EF" w:rsidRPr="001F57C9" w14:paraId="03E2BCCA" w14:textId="77777777" w:rsidTr="001F57C9">
        <w:trPr>
          <w:gridAfter w:val="1"/>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bottom w:val="nil"/>
            </w:tcBorders>
            <w:vAlign w:val="center"/>
          </w:tcPr>
          <w:p w14:paraId="0B535F1A"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6</w:t>
            </w:r>
          </w:p>
        </w:tc>
        <w:tc>
          <w:tcPr>
            <w:tcW w:w="567" w:type="dxa"/>
            <w:tcBorders>
              <w:top w:val="nil"/>
              <w:left w:val="nil"/>
              <w:bottom w:val="nil"/>
              <w:right w:val="nil"/>
            </w:tcBorders>
            <w:vAlign w:val="center"/>
          </w:tcPr>
          <w:p w14:paraId="1874213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21</w:t>
            </w:r>
          </w:p>
        </w:tc>
        <w:tc>
          <w:tcPr>
            <w:tcW w:w="593" w:type="dxa"/>
            <w:gridSpan w:val="2"/>
            <w:tcBorders>
              <w:top w:val="nil"/>
              <w:left w:val="nil"/>
              <w:bottom w:val="nil"/>
              <w:right w:val="nil"/>
            </w:tcBorders>
            <w:shd w:val="clear" w:color="auto" w:fill="D9D9D9" w:themeFill="background1" w:themeFillShade="D9"/>
            <w:vAlign w:val="center"/>
          </w:tcPr>
          <w:p w14:paraId="3A2C153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5.92</w:t>
            </w:r>
          </w:p>
        </w:tc>
        <w:tc>
          <w:tcPr>
            <w:tcW w:w="594" w:type="dxa"/>
            <w:gridSpan w:val="2"/>
            <w:tcBorders>
              <w:top w:val="nil"/>
              <w:left w:val="nil"/>
              <w:bottom w:val="nil"/>
              <w:right w:val="nil"/>
            </w:tcBorders>
            <w:vAlign w:val="center"/>
          </w:tcPr>
          <w:p w14:paraId="48371368"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w:t>
            </w:r>
          </w:p>
        </w:tc>
        <w:tc>
          <w:tcPr>
            <w:tcW w:w="595" w:type="dxa"/>
            <w:gridSpan w:val="2"/>
            <w:tcBorders>
              <w:top w:val="nil"/>
              <w:left w:val="nil"/>
              <w:bottom w:val="nil"/>
              <w:right w:val="nil"/>
            </w:tcBorders>
            <w:shd w:val="clear" w:color="auto" w:fill="D9D9D9" w:themeFill="background1" w:themeFillShade="D9"/>
            <w:vAlign w:val="center"/>
          </w:tcPr>
          <w:p w14:paraId="03F0659C"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1.14</w:t>
            </w:r>
          </w:p>
        </w:tc>
        <w:tc>
          <w:tcPr>
            <w:tcW w:w="594" w:type="dxa"/>
            <w:gridSpan w:val="2"/>
            <w:tcBorders>
              <w:top w:val="nil"/>
              <w:left w:val="nil"/>
              <w:bottom w:val="nil"/>
              <w:right w:val="nil"/>
            </w:tcBorders>
            <w:vAlign w:val="center"/>
          </w:tcPr>
          <w:p w14:paraId="3876C992"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w:t>
            </w:r>
          </w:p>
        </w:tc>
        <w:tc>
          <w:tcPr>
            <w:tcW w:w="593" w:type="dxa"/>
            <w:gridSpan w:val="2"/>
            <w:tcBorders>
              <w:top w:val="nil"/>
              <w:left w:val="nil"/>
              <w:bottom w:val="nil"/>
              <w:right w:val="nil"/>
            </w:tcBorders>
            <w:shd w:val="clear" w:color="auto" w:fill="D9D9D9" w:themeFill="background1" w:themeFillShade="D9"/>
            <w:vAlign w:val="center"/>
          </w:tcPr>
          <w:p w14:paraId="401FACD9"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2.83</w:t>
            </w:r>
          </w:p>
        </w:tc>
        <w:tc>
          <w:tcPr>
            <w:tcW w:w="595" w:type="dxa"/>
            <w:gridSpan w:val="2"/>
            <w:tcBorders>
              <w:top w:val="nil"/>
              <w:left w:val="nil"/>
              <w:bottom w:val="nil"/>
              <w:right w:val="nil"/>
            </w:tcBorders>
            <w:vAlign w:val="center"/>
          </w:tcPr>
          <w:p w14:paraId="1A36CD4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w:t>
            </w:r>
          </w:p>
        </w:tc>
        <w:tc>
          <w:tcPr>
            <w:tcW w:w="594" w:type="dxa"/>
            <w:gridSpan w:val="2"/>
            <w:tcBorders>
              <w:top w:val="nil"/>
              <w:left w:val="nil"/>
              <w:bottom w:val="nil"/>
              <w:right w:val="nil"/>
            </w:tcBorders>
            <w:shd w:val="clear" w:color="auto" w:fill="D9D9D9" w:themeFill="background1" w:themeFillShade="D9"/>
            <w:vAlign w:val="center"/>
          </w:tcPr>
          <w:p w14:paraId="436D414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3.11</w:t>
            </w:r>
          </w:p>
        </w:tc>
        <w:tc>
          <w:tcPr>
            <w:tcW w:w="593" w:type="dxa"/>
            <w:gridSpan w:val="2"/>
            <w:tcBorders>
              <w:top w:val="nil"/>
              <w:left w:val="nil"/>
              <w:bottom w:val="nil"/>
              <w:right w:val="nil"/>
            </w:tcBorders>
            <w:vAlign w:val="center"/>
          </w:tcPr>
          <w:p w14:paraId="516F2F7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w:t>
            </w:r>
          </w:p>
        </w:tc>
        <w:tc>
          <w:tcPr>
            <w:tcW w:w="594" w:type="dxa"/>
            <w:gridSpan w:val="2"/>
            <w:tcBorders>
              <w:top w:val="nil"/>
              <w:left w:val="nil"/>
              <w:bottom w:val="nil"/>
              <w:right w:val="nil"/>
            </w:tcBorders>
            <w:shd w:val="clear" w:color="auto" w:fill="D9D9D9" w:themeFill="background1" w:themeFillShade="D9"/>
            <w:vAlign w:val="center"/>
          </w:tcPr>
          <w:p w14:paraId="317DCCA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1.15</w:t>
            </w:r>
          </w:p>
        </w:tc>
        <w:tc>
          <w:tcPr>
            <w:tcW w:w="595" w:type="dxa"/>
            <w:gridSpan w:val="2"/>
            <w:tcBorders>
              <w:top w:val="nil"/>
              <w:left w:val="nil"/>
              <w:bottom w:val="nil"/>
              <w:right w:val="nil"/>
            </w:tcBorders>
            <w:vAlign w:val="center"/>
          </w:tcPr>
          <w:p w14:paraId="42217212"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w:t>
            </w:r>
          </w:p>
        </w:tc>
        <w:tc>
          <w:tcPr>
            <w:tcW w:w="594" w:type="dxa"/>
            <w:gridSpan w:val="2"/>
            <w:tcBorders>
              <w:top w:val="nil"/>
              <w:left w:val="nil"/>
              <w:bottom w:val="nil"/>
              <w:right w:val="nil"/>
            </w:tcBorders>
            <w:shd w:val="clear" w:color="auto" w:fill="D9D9D9" w:themeFill="background1" w:themeFillShade="D9"/>
            <w:vAlign w:val="center"/>
          </w:tcPr>
          <w:p w14:paraId="1821EDFD"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1.69</w:t>
            </w:r>
          </w:p>
        </w:tc>
        <w:tc>
          <w:tcPr>
            <w:tcW w:w="593" w:type="dxa"/>
            <w:gridSpan w:val="2"/>
            <w:tcBorders>
              <w:top w:val="nil"/>
              <w:left w:val="nil"/>
              <w:bottom w:val="nil"/>
              <w:right w:val="nil"/>
            </w:tcBorders>
            <w:vAlign w:val="center"/>
          </w:tcPr>
          <w:p w14:paraId="68B3C764"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16</w:t>
            </w:r>
          </w:p>
        </w:tc>
        <w:tc>
          <w:tcPr>
            <w:tcW w:w="642" w:type="dxa"/>
            <w:gridSpan w:val="2"/>
            <w:tcBorders>
              <w:top w:val="nil"/>
              <w:left w:val="nil"/>
              <w:bottom w:val="nil"/>
            </w:tcBorders>
            <w:shd w:val="clear" w:color="auto" w:fill="D9D9D9" w:themeFill="background1" w:themeFillShade="D9"/>
            <w:vAlign w:val="center"/>
          </w:tcPr>
          <w:p w14:paraId="53F5484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4.48</w:t>
            </w:r>
          </w:p>
        </w:tc>
      </w:tr>
      <w:tr w:rsidR="002426EF" w:rsidRPr="001F57C9" w14:paraId="0BC34F0B"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C714190"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7</w:t>
            </w:r>
          </w:p>
        </w:tc>
        <w:tc>
          <w:tcPr>
            <w:tcW w:w="567" w:type="dxa"/>
            <w:tcBorders>
              <w:left w:val="nil"/>
              <w:right w:val="nil"/>
            </w:tcBorders>
            <w:vAlign w:val="center"/>
          </w:tcPr>
          <w:p w14:paraId="0FED034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21</w:t>
            </w:r>
          </w:p>
        </w:tc>
        <w:tc>
          <w:tcPr>
            <w:tcW w:w="593" w:type="dxa"/>
            <w:gridSpan w:val="2"/>
            <w:tcBorders>
              <w:left w:val="nil"/>
              <w:right w:val="nil"/>
            </w:tcBorders>
            <w:shd w:val="clear" w:color="auto" w:fill="D9D9D9" w:themeFill="background1" w:themeFillShade="D9"/>
            <w:vAlign w:val="center"/>
          </w:tcPr>
          <w:p w14:paraId="12A3D66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5.92</w:t>
            </w:r>
          </w:p>
        </w:tc>
        <w:tc>
          <w:tcPr>
            <w:tcW w:w="594" w:type="dxa"/>
            <w:gridSpan w:val="2"/>
            <w:tcBorders>
              <w:left w:val="nil"/>
              <w:right w:val="nil"/>
            </w:tcBorders>
            <w:vAlign w:val="center"/>
          </w:tcPr>
          <w:p w14:paraId="3265AAF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w:t>
            </w:r>
          </w:p>
        </w:tc>
        <w:tc>
          <w:tcPr>
            <w:tcW w:w="595" w:type="dxa"/>
            <w:gridSpan w:val="2"/>
            <w:tcBorders>
              <w:left w:val="nil"/>
              <w:right w:val="nil"/>
            </w:tcBorders>
            <w:shd w:val="clear" w:color="auto" w:fill="D9D9D9" w:themeFill="background1" w:themeFillShade="D9"/>
            <w:vAlign w:val="center"/>
          </w:tcPr>
          <w:p w14:paraId="015D0613"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2.56</w:t>
            </w:r>
          </w:p>
        </w:tc>
        <w:tc>
          <w:tcPr>
            <w:tcW w:w="594" w:type="dxa"/>
            <w:gridSpan w:val="2"/>
            <w:tcBorders>
              <w:left w:val="nil"/>
              <w:right w:val="nil"/>
            </w:tcBorders>
            <w:vAlign w:val="center"/>
          </w:tcPr>
          <w:p w14:paraId="68BEC4C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w:t>
            </w:r>
          </w:p>
        </w:tc>
        <w:tc>
          <w:tcPr>
            <w:tcW w:w="593" w:type="dxa"/>
            <w:gridSpan w:val="2"/>
            <w:tcBorders>
              <w:left w:val="nil"/>
              <w:right w:val="nil"/>
            </w:tcBorders>
            <w:shd w:val="clear" w:color="auto" w:fill="D9D9D9" w:themeFill="background1" w:themeFillShade="D9"/>
            <w:vAlign w:val="center"/>
          </w:tcPr>
          <w:p w14:paraId="79907AEF"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3.12</w:t>
            </w:r>
          </w:p>
        </w:tc>
        <w:tc>
          <w:tcPr>
            <w:tcW w:w="595" w:type="dxa"/>
            <w:gridSpan w:val="2"/>
            <w:tcBorders>
              <w:left w:val="nil"/>
              <w:right w:val="nil"/>
            </w:tcBorders>
            <w:vAlign w:val="center"/>
          </w:tcPr>
          <w:p w14:paraId="36C90A4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14</w:t>
            </w:r>
          </w:p>
        </w:tc>
        <w:tc>
          <w:tcPr>
            <w:tcW w:w="594" w:type="dxa"/>
            <w:gridSpan w:val="2"/>
            <w:tcBorders>
              <w:left w:val="nil"/>
              <w:right w:val="nil"/>
            </w:tcBorders>
            <w:shd w:val="clear" w:color="auto" w:fill="D9D9D9" w:themeFill="background1" w:themeFillShade="D9"/>
            <w:vAlign w:val="center"/>
          </w:tcPr>
          <w:p w14:paraId="599CFFF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3.95</w:t>
            </w:r>
          </w:p>
        </w:tc>
        <w:tc>
          <w:tcPr>
            <w:tcW w:w="593" w:type="dxa"/>
            <w:gridSpan w:val="2"/>
            <w:tcBorders>
              <w:left w:val="nil"/>
              <w:right w:val="nil"/>
            </w:tcBorders>
            <w:vAlign w:val="center"/>
          </w:tcPr>
          <w:p w14:paraId="77149852"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w:t>
            </w:r>
          </w:p>
        </w:tc>
        <w:tc>
          <w:tcPr>
            <w:tcW w:w="594" w:type="dxa"/>
            <w:gridSpan w:val="2"/>
            <w:tcBorders>
              <w:left w:val="nil"/>
              <w:right w:val="nil"/>
            </w:tcBorders>
            <w:shd w:val="clear" w:color="auto" w:fill="D9D9D9" w:themeFill="background1" w:themeFillShade="D9"/>
            <w:vAlign w:val="center"/>
          </w:tcPr>
          <w:p w14:paraId="6C2469B6"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2.59</w:t>
            </w:r>
          </w:p>
        </w:tc>
        <w:tc>
          <w:tcPr>
            <w:tcW w:w="595" w:type="dxa"/>
            <w:gridSpan w:val="2"/>
            <w:tcBorders>
              <w:left w:val="nil"/>
              <w:right w:val="nil"/>
            </w:tcBorders>
            <w:vAlign w:val="center"/>
          </w:tcPr>
          <w:p w14:paraId="4BF868E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w:t>
            </w:r>
          </w:p>
        </w:tc>
        <w:tc>
          <w:tcPr>
            <w:tcW w:w="594" w:type="dxa"/>
            <w:gridSpan w:val="2"/>
            <w:tcBorders>
              <w:left w:val="nil"/>
              <w:right w:val="nil"/>
            </w:tcBorders>
            <w:shd w:val="clear" w:color="auto" w:fill="D9D9D9" w:themeFill="background1" w:themeFillShade="D9"/>
            <w:vAlign w:val="center"/>
          </w:tcPr>
          <w:p w14:paraId="13DDFEA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6.21</w:t>
            </w:r>
          </w:p>
        </w:tc>
        <w:tc>
          <w:tcPr>
            <w:tcW w:w="593" w:type="dxa"/>
            <w:gridSpan w:val="2"/>
            <w:tcBorders>
              <w:left w:val="nil"/>
              <w:right w:val="nil"/>
            </w:tcBorders>
            <w:vAlign w:val="center"/>
          </w:tcPr>
          <w:p w14:paraId="467FFDA0"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46</w:t>
            </w:r>
          </w:p>
        </w:tc>
        <w:tc>
          <w:tcPr>
            <w:tcW w:w="642" w:type="dxa"/>
            <w:gridSpan w:val="2"/>
            <w:tcBorders>
              <w:left w:val="nil"/>
            </w:tcBorders>
            <w:shd w:val="clear" w:color="auto" w:fill="D9D9D9" w:themeFill="background1" w:themeFillShade="D9"/>
            <w:vAlign w:val="center"/>
          </w:tcPr>
          <w:p w14:paraId="3731C79B"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12.89</w:t>
            </w:r>
          </w:p>
        </w:tc>
      </w:tr>
      <w:tr w:rsidR="002426EF" w:rsidRPr="001F57C9" w14:paraId="29E64B83" w14:textId="77777777" w:rsidTr="001F57C9">
        <w:trPr>
          <w:gridAfter w:val="1"/>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bottom w:val="nil"/>
            </w:tcBorders>
            <w:vAlign w:val="center"/>
          </w:tcPr>
          <w:p w14:paraId="5EBC0248"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8</w:t>
            </w:r>
          </w:p>
        </w:tc>
        <w:tc>
          <w:tcPr>
            <w:tcW w:w="567" w:type="dxa"/>
            <w:tcBorders>
              <w:top w:val="nil"/>
              <w:left w:val="nil"/>
              <w:bottom w:val="nil"/>
              <w:right w:val="nil"/>
            </w:tcBorders>
            <w:vAlign w:val="center"/>
          </w:tcPr>
          <w:p w14:paraId="6DB0613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w:t>
            </w:r>
          </w:p>
        </w:tc>
        <w:tc>
          <w:tcPr>
            <w:tcW w:w="593" w:type="dxa"/>
            <w:gridSpan w:val="2"/>
            <w:tcBorders>
              <w:top w:val="nil"/>
              <w:left w:val="nil"/>
              <w:bottom w:val="nil"/>
              <w:right w:val="nil"/>
            </w:tcBorders>
            <w:shd w:val="clear" w:color="auto" w:fill="D9D9D9" w:themeFill="background1" w:themeFillShade="D9"/>
            <w:vAlign w:val="center"/>
          </w:tcPr>
          <w:p w14:paraId="228E6BC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6.20</w:t>
            </w:r>
          </w:p>
        </w:tc>
        <w:tc>
          <w:tcPr>
            <w:tcW w:w="594" w:type="dxa"/>
            <w:gridSpan w:val="2"/>
            <w:tcBorders>
              <w:top w:val="nil"/>
              <w:left w:val="nil"/>
              <w:bottom w:val="nil"/>
              <w:right w:val="nil"/>
            </w:tcBorders>
            <w:vAlign w:val="center"/>
          </w:tcPr>
          <w:p w14:paraId="4CC86676"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w:t>
            </w:r>
          </w:p>
        </w:tc>
        <w:tc>
          <w:tcPr>
            <w:tcW w:w="595" w:type="dxa"/>
            <w:gridSpan w:val="2"/>
            <w:tcBorders>
              <w:top w:val="nil"/>
              <w:left w:val="nil"/>
              <w:bottom w:val="nil"/>
              <w:right w:val="nil"/>
            </w:tcBorders>
            <w:shd w:val="clear" w:color="auto" w:fill="D9D9D9" w:themeFill="background1" w:themeFillShade="D9"/>
            <w:vAlign w:val="center"/>
          </w:tcPr>
          <w:p w14:paraId="3F0FA22C"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3.13</w:t>
            </w:r>
          </w:p>
        </w:tc>
        <w:tc>
          <w:tcPr>
            <w:tcW w:w="594" w:type="dxa"/>
            <w:gridSpan w:val="2"/>
            <w:tcBorders>
              <w:top w:val="nil"/>
              <w:left w:val="nil"/>
              <w:bottom w:val="nil"/>
              <w:right w:val="nil"/>
            </w:tcBorders>
            <w:vAlign w:val="center"/>
          </w:tcPr>
          <w:p w14:paraId="55CD3BA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w:t>
            </w:r>
          </w:p>
        </w:tc>
        <w:tc>
          <w:tcPr>
            <w:tcW w:w="593" w:type="dxa"/>
            <w:gridSpan w:val="2"/>
            <w:tcBorders>
              <w:top w:val="nil"/>
              <w:left w:val="nil"/>
              <w:bottom w:val="nil"/>
              <w:right w:val="nil"/>
            </w:tcBorders>
            <w:shd w:val="clear" w:color="auto" w:fill="D9D9D9" w:themeFill="background1" w:themeFillShade="D9"/>
            <w:vAlign w:val="center"/>
          </w:tcPr>
          <w:p w14:paraId="3D75CB42"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2.83</w:t>
            </w:r>
          </w:p>
        </w:tc>
        <w:tc>
          <w:tcPr>
            <w:tcW w:w="595" w:type="dxa"/>
            <w:gridSpan w:val="2"/>
            <w:tcBorders>
              <w:top w:val="nil"/>
              <w:left w:val="nil"/>
              <w:bottom w:val="nil"/>
              <w:right w:val="nil"/>
            </w:tcBorders>
            <w:vAlign w:val="center"/>
          </w:tcPr>
          <w:p w14:paraId="6B038428"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14</w:t>
            </w:r>
          </w:p>
        </w:tc>
        <w:tc>
          <w:tcPr>
            <w:tcW w:w="594" w:type="dxa"/>
            <w:gridSpan w:val="2"/>
            <w:tcBorders>
              <w:top w:val="nil"/>
              <w:left w:val="nil"/>
              <w:bottom w:val="nil"/>
              <w:right w:val="nil"/>
            </w:tcBorders>
            <w:shd w:val="clear" w:color="auto" w:fill="D9D9D9" w:themeFill="background1" w:themeFillShade="D9"/>
            <w:vAlign w:val="center"/>
          </w:tcPr>
          <w:p w14:paraId="00F1E2E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3.95</w:t>
            </w:r>
          </w:p>
        </w:tc>
        <w:tc>
          <w:tcPr>
            <w:tcW w:w="593" w:type="dxa"/>
            <w:gridSpan w:val="2"/>
            <w:tcBorders>
              <w:top w:val="nil"/>
              <w:left w:val="nil"/>
              <w:bottom w:val="nil"/>
              <w:right w:val="nil"/>
            </w:tcBorders>
            <w:vAlign w:val="center"/>
          </w:tcPr>
          <w:p w14:paraId="5A9B6341"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w:t>
            </w:r>
          </w:p>
        </w:tc>
        <w:tc>
          <w:tcPr>
            <w:tcW w:w="594" w:type="dxa"/>
            <w:gridSpan w:val="2"/>
            <w:tcBorders>
              <w:top w:val="nil"/>
              <w:left w:val="nil"/>
              <w:bottom w:val="nil"/>
              <w:right w:val="nil"/>
            </w:tcBorders>
            <w:shd w:val="clear" w:color="auto" w:fill="D9D9D9" w:themeFill="background1" w:themeFillShade="D9"/>
            <w:vAlign w:val="center"/>
          </w:tcPr>
          <w:p w14:paraId="163BA78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0.86</w:t>
            </w:r>
          </w:p>
        </w:tc>
        <w:tc>
          <w:tcPr>
            <w:tcW w:w="595" w:type="dxa"/>
            <w:gridSpan w:val="2"/>
            <w:tcBorders>
              <w:top w:val="nil"/>
              <w:left w:val="nil"/>
              <w:bottom w:val="nil"/>
              <w:right w:val="nil"/>
            </w:tcBorders>
            <w:vAlign w:val="center"/>
          </w:tcPr>
          <w:p w14:paraId="0997C9F5"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19</w:t>
            </w:r>
          </w:p>
        </w:tc>
        <w:tc>
          <w:tcPr>
            <w:tcW w:w="594" w:type="dxa"/>
            <w:gridSpan w:val="2"/>
            <w:tcBorders>
              <w:top w:val="nil"/>
              <w:left w:val="nil"/>
              <w:bottom w:val="nil"/>
              <w:right w:val="nil"/>
            </w:tcBorders>
            <w:shd w:val="clear" w:color="auto" w:fill="D9D9D9" w:themeFill="background1" w:themeFillShade="D9"/>
            <w:vAlign w:val="center"/>
          </w:tcPr>
          <w:p w14:paraId="1F2B678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5.37</w:t>
            </w:r>
          </w:p>
        </w:tc>
        <w:tc>
          <w:tcPr>
            <w:tcW w:w="593" w:type="dxa"/>
            <w:gridSpan w:val="2"/>
            <w:tcBorders>
              <w:top w:val="nil"/>
              <w:left w:val="nil"/>
              <w:bottom w:val="nil"/>
              <w:right w:val="nil"/>
            </w:tcBorders>
            <w:vAlign w:val="center"/>
          </w:tcPr>
          <w:p w14:paraId="5F2FE11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59</w:t>
            </w:r>
          </w:p>
        </w:tc>
        <w:tc>
          <w:tcPr>
            <w:tcW w:w="642" w:type="dxa"/>
            <w:gridSpan w:val="2"/>
            <w:tcBorders>
              <w:top w:val="nil"/>
              <w:left w:val="nil"/>
              <w:bottom w:val="nil"/>
            </w:tcBorders>
            <w:shd w:val="clear" w:color="auto" w:fill="D9D9D9" w:themeFill="background1" w:themeFillShade="D9"/>
            <w:vAlign w:val="center"/>
          </w:tcPr>
          <w:p w14:paraId="4ADA0B0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16.53</w:t>
            </w:r>
          </w:p>
        </w:tc>
      </w:tr>
      <w:tr w:rsidR="002426EF" w:rsidRPr="001F57C9" w14:paraId="18BAE85E"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2EBA202"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9</w:t>
            </w:r>
          </w:p>
        </w:tc>
        <w:tc>
          <w:tcPr>
            <w:tcW w:w="567" w:type="dxa"/>
            <w:tcBorders>
              <w:left w:val="nil"/>
              <w:right w:val="nil"/>
            </w:tcBorders>
            <w:vAlign w:val="center"/>
          </w:tcPr>
          <w:p w14:paraId="24B2C9C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w:t>
            </w:r>
          </w:p>
        </w:tc>
        <w:tc>
          <w:tcPr>
            <w:tcW w:w="593" w:type="dxa"/>
            <w:gridSpan w:val="2"/>
            <w:tcBorders>
              <w:left w:val="nil"/>
              <w:right w:val="nil"/>
            </w:tcBorders>
            <w:shd w:val="clear" w:color="auto" w:fill="D9D9D9" w:themeFill="background1" w:themeFillShade="D9"/>
            <w:vAlign w:val="center"/>
          </w:tcPr>
          <w:p w14:paraId="79F44AE2"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1.41</w:t>
            </w:r>
          </w:p>
        </w:tc>
        <w:tc>
          <w:tcPr>
            <w:tcW w:w="594" w:type="dxa"/>
            <w:gridSpan w:val="2"/>
            <w:tcBorders>
              <w:left w:val="nil"/>
              <w:right w:val="nil"/>
            </w:tcBorders>
            <w:vAlign w:val="center"/>
          </w:tcPr>
          <w:p w14:paraId="2BE9C4A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w:t>
            </w:r>
          </w:p>
        </w:tc>
        <w:tc>
          <w:tcPr>
            <w:tcW w:w="595" w:type="dxa"/>
            <w:gridSpan w:val="2"/>
            <w:tcBorders>
              <w:left w:val="nil"/>
              <w:right w:val="nil"/>
            </w:tcBorders>
            <w:shd w:val="clear" w:color="auto" w:fill="D9D9D9" w:themeFill="background1" w:themeFillShade="D9"/>
            <w:vAlign w:val="center"/>
          </w:tcPr>
          <w:p w14:paraId="4229FA9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1.70</w:t>
            </w:r>
          </w:p>
        </w:tc>
        <w:tc>
          <w:tcPr>
            <w:tcW w:w="594" w:type="dxa"/>
            <w:gridSpan w:val="2"/>
            <w:tcBorders>
              <w:left w:val="nil"/>
              <w:right w:val="nil"/>
            </w:tcBorders>
            <w:vAlign w:val="center"/>
          </w:tcPr>
          <w:p w14:paraId="5F7EFDA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w:t>
            </w:r>
          </w:p>
        </w:tc>
        <w:tc>
          <w:tcPr>
            <w:tcW w:w="593" w:type="dxa"/>
            <w:gridSpan w:val="2"/>
            <w:tcBorders>
              <w:left w:val="nil"/>
              <w:right w:val="nil"/>
            </w:tcBorders>
            <w:shd w:val="clear" w:color="auto" w:fill="D9D9D9" w:themeFill="background1" w:themeFillShade="D9"/>
            <w:vAlign w:val="center"/>
          </w:tcPr>
          <w:p w14:paraId="25D582C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1.13</w:t>
            </w:r>
          </w:p>
        </w:tc>
        <w:tc>
          <w:tcPr>
            <w:tcW w:w="595" w:type="dxa"/>
            <w:gridSpan w:val="2"/>
            <w:tcBorders>
              <w:left w:val="nil"/>
              <w:right w:val="nil"/>
            </w:tcBorders>
            <w:vAlign w:val="center"/>
          </w:tcPr>
          <w:p w14:paraId="0B06CBF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w:t>
            </w:r>
          </w:p>
        </w:tc>
        <w:tc>
          <w:tcPr>
            <w:tcW w:w="594" w:type="dxa"/>
            <w:gridSpan w:val="2"/>
            <w:tcBorders>
              <w:left w:val="nil"/>
              <w:right w:val="nil"/>
            </w:tcBorders>
            <w:shd w:val="clear" w:color="auto" w:fill="D9D9D9" w:themeFill="background1" w:themeFillShade="D9"/>
            <w:vAlign w:val="center"/>
          </w:tcPr>
          <w:p w14:paraId="1ECC4529"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1.69</w:t>
            </w:r>
          </w:p>
        </w:tc>
        <w:tc>
          <w:tcPr>
            <w:tcW w:w="593" w:type="dxa"/>
            <w:gridSpan w:val="2"/>
            <w:tcBorders>
              <w:left w:val="nil"/>
              <w:right w:val="nil"/>
            </w:tcBorders>
            <w:vAlign w:val="center"/>
          </w:tcPr>
          <w:p w14:paraId="1D85FBBB"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w:t>
            </w:r>
          </w:p>
        </w:tc>
        <w:tc>
          <w:tcPr>
            <w:tcW w:w="594" w:type="dxa"/>
            <w:gridSpan w:val="2"/>
            <w:tcBorders>
              <w:left w:val="nil"/>
              <w:right w:val="nil"/>
            </w:tcBorders>
            <w:shd w:val="clear" w:color="auto" w:fill="D9D9D9" w:themeFill="background1" w:themeFillShade="D9"/>
            <w:vAlign w:val="center"/>
          </w:tcPr>
          <w:p w14:paraId="3816F380"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0.86</w:t>
            </w:r>
          </w:p>
        </w:tc>
        <w:tc>
          <w:tcPr>
            <w:tcW w:w="595" w:type="dxa"/>
            <w:gridSpan w:val="2"/>
            <w:tcBorders>
              <w:left w:val="nil"/>
              <w:right w:val="nil"/>
            </w:tcBorders>
            <w:vAlign w:val="center"/>
          </w:tcPr>
          <w:p w14:paraId="638842A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w:t>
            </w:r>
          </w:p>
        </w:tc>
        <w:tc>
          <w:tcPr>
            <w:tcW w:w="594" w:type="dxa"/>
            <w:gridSpan w:val="2"/>
            <w:tcBorders>
              <w:left w:val="nil"/>
              <w:right w:val="nil"/>
            </w:tcBorders>
            <w:shd w:val="clear" w:color="auto" w:fill="D9D9D9" w:themeFill="background1" w:themeFillShade="D9"/>
            <w:vAlign w:val="center"/>
          </w:tcPr>
          <w:p w14:paraId="7D72C421"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1.41</w:t>
            </w:r>
          </w:p>
        </w:tc>
        <w:tc>
          <w:tcPr>
            <w:tcW w:w="593" w:type="dxa"/>
            <w:gridSpan w:val="2"/>
            <w:tcBorders>
              <w:left w:val="nil"/>
              <w:right w:val="nil"/>
            </w:tcBorders>
            <w:vAlign w:val="center"/>
          </w:tcPr>
          <w:p w14:paraId="36DB2BA9"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41</w:t>
            </w:r>
          </w:p>
        </w:tc>
        <w:tc>
          <w:tcPr>
            <w:tcW w:w="642" w:type="dxa"/>
            <w:gridSpan w:val="2"/>
            <w:tcBorders>
              <w:left w:val="nil"/>
            </w:tcBorders>
            <w:shd w:val="clear" w:color="auto" w:fill="D9D9D9" w:themeFill="background1" w:themeFillShade="D9"/>
            <w:vAlign w:val="center"/>
          </w:tcPr>
          <w:p w14:paraId="1126CE09"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11.48</w:t>
            </w:r>
          </w:p>
        </w:tc>
      </w:tr>
      <w:tr w:rsidR="002426EF" w:rsidRPr="001F57C9" w14:paraId="09C7CD46" w14:textId="77777777" w:rsidTr="001F57C9">
        <w:trPr>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tcBorders>
            <w:vAlign w:val="center"/>
          </w:tcPr>
          <w:p w14:paraId="5571215C"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10</w:t>
            </w:r>
          </w:p>
        </w:tc>
        <w:tc>
          <w:tcPr>
            <w:tcW w:w="594" w:type="dxa"/>
            <w:gridSpan w:val="2"/>
            <w:tcBorders>
              <w:top w:val="nil"/>
              <w:left w:val="nil"/>
              <w:right w:val="nil"/>
            </w:tcBorders>
            <w:vAlign w:val="center"/>
          </w:tcPr>
          <w:p w14:paraId="70199DA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17</w:t>
            </w:r>
          </w:p>
        </w:tc>
        <w:tc>
          <w:tcPr>
            <w:tcW w:w="593" w:type="dxa"/>
            <w:gridSpan w:val="2"/>
            <w:tcBorders>
              <w:top w:val="nil"/>
              <w:left w:val="nil"/>
              <w:right w:val="nil"/>
            </w:tcBorders>
            <w:shd w:val="clear" w:color="auto" w:fill="D9D9D9" w:themeFill="background1" w:themeFillShade="D9"/>
            <w:vAlign w:val="center"/>
          </w:tcPr>
          <w:p w14:paraId="21C1608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4.79</w:t>
            </w:r>
          </w:p>
        </w:tc>
        <w:tc>
          <w:tcPr>
            <w:tcW w:w="594" w:type="dxa"/>
            <w:gridSpan w:val="2"/>
            <w:tcBorders>
              <w:top w:val="nil"/>
              <w:left w:val="nil"/>
              <w:right w:val="nil"/>
            </w:tcBorders>
            <w:vAlign w:val="center"/>
          </w:tcPr>
          <w:p w14:paraId="12A15E62"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5" w:type="dxa"/>
            <w:gridSpan w:val="2"/>
            <w:tcBorders>
              <w:top w:val="nil"/>
              <w:left w:val="nil"/>
              <w:right w:val="nil"/>
            </w:tcBorders>
            <w:shd w:val="clear" w:color="auto" w:fill="D9D9D9" w:themeFill="background1" w:themeFillShade="D9"/>
            <w:vAlign w:val="center"/>
          </w:tcPr>
          <w:p w14:paraId="53AE9DA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3.69</w:t>
            </w:r>
          </w:p>
        </w:tc>
        <w:tc>
          <w:tcPr>
            <w:tcW w:w="594" w:type="dxa"/>
            <w:gridSpan w:val="2"/>
            <w:tcBorders>
              <w:top w:val="nil"/>
              <w:left w:val="nil"/>
              <w:right w:val="nil"/>
            </w:tcBorders>
            <w:vAlign w:val="center"/>
          </w:tcPr>
          <w:p w14:paraId="6CE4125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w:t>
            </w:r>
          </w:p>
        </w:tc>
        <w:tc>
          <w:tcPr>
            <w:tcW w:w="593" w:type="dxa"/>
            <w:gridSpan w:val="2"/>
            <w:tcBorders>
              <w:top w:val="nil"/>
              <w:left w:val="nil"/>
              <w:right w:val="nil"/>
            </w:tcBorders>
            <w:shd w:val="clear" w:color="auto" w:fill="D9D9D9" w:themeFill="background1" w:themeFillShade="D9"/>
            <w:vAlign w:val="center"/>
          </w:tcPr>
          <w:p w14:paraId="04A1B18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1.98</w:t>
            </w:r>
          </w:p>
        </w:tc>
        <w:tc>
          <w:tcPr>
            <w:tcW w:w="595" w:type="dxa"/>
            <w:gridSpan w:val="2"/>
            <w:tcBorders>
              <w:top w:val="nil"/>
              <w:left w:val="nil"/>
              <w:right w:val="nil"/>
            </w:tcBorders>
            <w:vAlign w:val="center"/>
          </w:tcPr>
          <w:p w14:paraId="4A23B0C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w:t>
            </w:r>
          </w:p>
        </w:tc>
        <w:tc>
          <w:tcPr>
            <w:tcW w:w="594" w:type="dxa"/>
            <w:gridSpan w:val="2"/>
            <w:tcBorders>
              <w:top w:val="nil"/>
              <w:left w:val="nil"/>
              <w:right w:val="nil"/>
            </w:tcBorders>
            <w:shd w:val="clear" w:color="auto" w:fill="D9D9D9" w:themeFill="background1" w:themeFillShade="D9"/>
            <w:vAlign w:val="center"/>
          </w:tcPr>
          <w:p w14:paraId="56409E8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2.54</w:t>
            </w:r>
          </w:p>
        </w:tc>
        <w:tc>
          <w:tcPr>
            <w:tcW w:w="593" w:type="dxa"/>
            <w:gridSpan w:val="2"/>
            <w:tcBorders>
              <w:top w:val="nil"/>
              <w:left w:val="nil"/>
              <w:right w:val="nil"/>
            </w:tcBorders>
            <w:vAlign w:val="center"/>
          </w:tcPr>
          <w:p w14:paraId="080D6BCC"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w:t>
            </w:r>
          </w:p>
        </w:tc>
        <w:tc>
          <w:tcPr>
            <w:tcW w:w="594" w:type="dxa"/>
            <w:gridSpan w:val="2"/>
            <w:tcBorders>
              <w:top w:val="nil"/>
              <w:left w:val="nil"/>
              <w:right w:val="nil"/>
            </w:tcBorders>
            <w:shd w:val="clear" w:color="auto" w:fill="D9D9D9" w:themeFill="background1" w:themeFillShade="D9"/>
            <w:vAlign w:val="center"/>
          </w:tcPr>
          <w:p w14:paraId="05ED15A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1.44</w:t>
            </w:r>
          </w:p>
        </w:tc>
        <w:tc>
          <w:tcPr>
            <w:tcW w:w="595" w:type="dxa"/>
            <w:gridSpan w:val="2"/>
            <w:tcBorders>
              <w:top w:val="nil"/>
              <w:left w:val="nil"/>
              <w:right w:val="nil"/>
            </w:tcBorders>
            <w:vAlign w:val="center"/>
          </w:tcPr>
          <w:p w14:paraId="736559E6"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4" w:type="dxa"/>
            <w:gridSpan w:val="2"/>
            <w:tcBorders>
              <w:top w:val="nil"/>
              <w:left w:val="nil"/>
              <w:right w:val="nil"/>
            </w:tcBorders>
            <w:shd w:val="clear" w:color="auto" w:fill="D9D9D9" w:themeFill="background1" w:themeFillShade="D9"/>
            <w:vAlign w:val="center"/>
          </w:tcPr>
          <w:p w14:paraId="1236B469"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3.67</w:t>
            </w:r>
          </w:p>
        </w:tc>
        <w:tc>
          <w:tcPr>
            <w:tcW w:w="593" w:type="dxa"/>
            <w:gridSpan w:val="2"/>
            <w:tcBorders>
              <w:top w:val="nil"/>
              <w:left w:val="nil"/>
              <w:right w:val="nil"/>
            </w:tcBorders>
            <w:vAlign w:val="center"/>
          </w:tcPr>
          <w:p w14:paraId="57B3CA54"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110</w:t>
            </w:r>
          </w:p>
        </w:tc>
        <w:tc>
          <w:tcPr>
            <w:tcW w:w="642" w:type="dxa"/>
            <w:gridSpan w:val="2"/>
            <w:tcBorders>
              <w:top w:val="nil"/>
              <w:left w:val="nil"/>
            </w:tcBorders>
            <w:shd w:val="clear" w:color="auto" w:fill="D9D9D9" w:themeFill="background1" w:themeFillShade="D9"/>
            <w:vAlign w:val="center"/>
          </w:tcPr>
          <w:p w14:paraId="2765DC79"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30.81</w:t>
            </w:r>
          </w:p>
        </w:tc>
      </w:tr>
    </w:tbl>
    <w:p w14:paraId="511ABC90" w14:textId="506D8630" w:rsidR="002426EF" w:rsidRPr="003D1F31" w:rsidRDefault="002426EF">
      <w:pPr>
        <w:pStyle w:val="BodyText"/>
        <w:rPr>
          <w:rFonts w:ascii="Verdana" w:hAnsi="Verdana"/>
          <w:sz w:val="19"/>
          <w:szCs w:val="19"/>
          <w:lang w:val="en-GB"/>
        </w:rPr>
      </w:pPr>
    </w:p>
    <w:p w14:paraId="260CECB5" w14:textId="1683A2E1" w:rsidR="007B67D2" w:rsidRPr="003D1F31" w:rsidRDefault="007B67D2" w:rsidP="007B67D2">
      <w:pPr>
        <w:pStyle w:val="BodyText"/>
        <w:jc w:val="both"/>
        <w:rPr>
          <w:rFonts w:ascii="Verdana" w:hAnsi="Verdana"/>
          <w:sz w:val="19"/>
          <w:szCs w:val="19"/>
          <w:lang w:val="en-GB"/>
        </w:rPr>
      </w:pPr>
      <w:r w:rsidRPr="003D1F31">
        <w:rPr>
          <w:rFonts w:ascii="Verdana" w:hAnsi="Verdana"/>
          <w:sz w:val="19"/>
          <w:szCs w:val="19"/>
          <w:lang w:val="en-GB"/>
        </w:rPr>
        <w:t xml:space="preserve">We </w:t>
      </w:r>
      <w:r w:rsidR="001F57C9">
        <w:rPr>
          <w:rFonts w:ascii="Verdana" w:hAnsi="Verdana"/>
          <w:sz w:val="19"/>
          <w:szCs w:val="19"/>
          <w:lang w:val="en-GB"/>
        </w:rPr>
        <w:t xml:space="preserve">tested </w:t>
      </w:r>
      <w:r w:rsidRPr="003D1F31">
        <w:rPr>
          <w:rFonts w:ascii="Verdana" w:hAnsi="Verdana"/>
          <w:sz w:val="19"/>
          <w:szCs w:val="19"/>
          <w:lang w:val="en-GB"/>
        </w:rPr>
        <w:t xml:space="preserve">if the action-oriented intention to improve the human condition/welfare as expressed by some PIs (see section 5.1) </w:t>
      </w:r>
      <w:r w:rsidR="001F57C9">
        <w:rPr>
          <w:rFonts w:ascii="Verdana" w:hAnsi="Verdana"/>
          <w:sz w:val="19"/>
          <w:szCs w:val="19"/>
          <w:lang w:val="en-GB"/>
        </w:rPr>
        <w:t>directly correlates with</w:t>
      </w:r>
      <w:r w:rsidRPr="003D1F31">
        <w:rPr>
          <w:rFonts w:ascii="Verdana" w:hAnsi="Verdana"/>
          <w:sz w:val="19"/>
          <w:szCs w:val="19"/>
          <w:lang w:val="en-GB"/>
        </w:rPr>
        <w:t xml:space="preserve"> a higher level of output contributions to non-academic audiences. As previously discussed, SI is per definition built upon its focus on new social practices or actions in a social context that address issues/needs better than already established approaches or practices (Howaldt, 2019). Although we do not want to exclude ex-ante that purely academic research motivations can also trigger social innovations or contribute to them (probably via several bifurcations), we expect that</w:t>
      </w:r>
    </w:p>
    <w:p w14:paraId="58E19F7D" w14:textId="7B9141DE" w:rsidR="007B67D2" w:rsidRPr="003D1F31" w:rsidRDefault="007B67D2" w:rsidP="007B67D2">
      <w:pPr>
        <w:pStyle w:val="ListParagraph"/>
        <w:numPr>
          <w:ilvl w:val="0"/>
          <w:numId w:val="84"/>
        </w:numPr>
        <w:suppressAutoHyphens w:val="0"/>
        <w:spacing w:after="0" w:line="240" w:lineRule="auto"/>
        <w:rPr>
          <w:rFonts w:ascii="Verdana" w:hAnsi="Verdana"/>
          <w:sz w:val="19"/>
          <w:szCs w:val="19"/>
        </w:rPr>
      </w:pPr>
      <w:r w:rsidRPr="003D1F31">
        <w:rPr>
          <w:rFonts w:ascii="Verdana" w:hAnsi="Verdana"/>
          <w:sz w:val="19"/>
          <w:szCs w:val="19"/>
        </w:rPr>
        <w:t>H</w:t>
      </w:r>
      <w:r w:rsidRPr="003D1F31">
        <w:rPr>
          <w:rFonts w:ascii="Verdana" w:hAnsi="Verdana"/>
          <w:sz w:val="19"/>
          <w:szCs w:val="19"/>
          <w:vertAlign w:val="subscript"/>
        </w:rPr>
        <w:t>3</w:t>
      </w:r>
      <w:r w:rsidRPr="003D1F31">
        <w:rPr>
          <w:rFonts w:ascii="Verdana" w:hAnsi="Verdana"/>
          <w:sz w:val="19"/>
          <w:szCs w:val="19"/>
        </w:rPr>
        <w:t xml:space="preserve">: the higher the motivation to </w:t>
      </w:r>
      <w:r w:rsidRPr="003D1F31">
        <w:rPr>
          <w:rFonts w:ascii="Verdana" w:hAnsi="Verdana"/>
          <w:i/>
          <w:iCs/>
          <w:sz w:val="19"/>
          <w:szCs w:val="19"/>
        </w:rPr>
        <w:t>improve human condition/welfare</w:t>
      </w:r>
      <w:r w:rsidRPr="003D1F31">
        <w:rPr>
          <w:rFonts w:ascii="Verdana" w:hAnsi="Verdana"/>
          <w:sz w:val="19"/>
          <w:szCs w:val="19"/>
        </w:rPr>
        <w:t xml:space="preserve"> by the </w:t>
      </w:r>
      <w:r w:rsidR="001F57C9">
        <w:rPr>
          <w:rFonts w:ascii="Verdana" w:hAnsi="Verdana"/>
          <w:sz w:val="19"/>
          <w:szCs w:val="19"/>
        </w:rPr>
        <w:t>PI</w:t>
      </w:r>
      <w:r w:rsidRPr="003D1F31">
        <w:rPr>
          <w:rFonts w:ascii="Verdana" w:hAnsi="Verdana"/>
          <w:sz w:val="19"/>
          <w:szCs w:val="19"/>
        </w:rPr>
        <w:t xml:space="preserve"> is, the higher the chances of direct contribution of the project results are to new or better services, products, processes, or ways of doing things when targeting</w:t>
      </w:r>
    </w:p>
    <w:p w14:paraId="62B0600A" w14:textId="77777777" w:rsidR="007B67D2" w:rsidRPr="003D1F31" w:rsidRDefault="007B67D2" w:rsidP="007B67D2">
      <w:pPr>
        <w:pStyle w:val="BodyText"/>
        <w:numPr>
          <w:ilvl w:val="1"/>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the general population,</w:t>
      </w:r>
    </w:p>
    <w:p w14:paraId="23615379" w14:textId="77777777" w:rsidR="007B67D2" w:rsidRPr="003D1F31" w:rsidRDefault="007B67D2" w:rsidP="007B67D2">
      <w:pPr>
        <w:pStyle w:val="BodyText"/>
        <w:numPr>
          <w:ilvl w:val="1"/>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specific social groups (e.g., women/men/non-binary, youth/elderly; migrants; or minorities/indigenous people), or</w:t>
      </w:r>
    </w:p>
    <w:p w14:paraId="67CC1BC0" w14:textId="48D45B09" w:rsidR="007B67D2" w:rsidRPr="003D1F31" w:rsidRDefault="007B67D2" w:rsidP="007B67D2">
      <w:pPr>
        <w:pStyle w:val="BodyText"/>
        <w:numPr>
          <w:ilvl w:val="1"/>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NGOs, advocacy, or other civil society groups.</w:t>
      </w:r>
    </w:p>
    <w:p w14:paraId="15B55332" w14:textId="77777777" w:rsidR="007B67D2" w:rsidRPr="003D1F31" w:rsidRDefault="007B67D2" w:rsidP="007B67D2">
      <w:pPr>
        <w:pStyle w:val="BodyText"/>
        <w:suppressAutoHyphens w:val="0"/>
        <w:spacing w:before="180" w:after="180" w:line="240" w:lineRule="auto"/>
        <w:ind w:left="1080"/>
        <w:rPr>
          <w:rFonts w:ascii="Verdana" w:hAnsi="Verdana"/>
          <w:sz w:val="19"/>
          <w:szCs w:val="19"/>
          <w:lang w:val="en-GB"/>
        </w:rPr>
      </w:pPr>
    </w:p>
    <w:p w14:paraId="1C5189F1" w14:textId="296BB057" w:rsidR="007B67D2" w:rsidRPr="003D1F31" w:rsidRDefault="007B67D2" w:rsidP="007B67D2">
      <w:pPr>
        <w:pStyle w:val="Caption"/>
        <w:keepNext/>
        <w:rPr>
          <w:rFonts w:ascii="Verdana" w:hAnsi="Verdana"/>
        </w:rPr>
      </w:pPr>
      <w:bookmarkStart w:id="94" w:name="_Ref100034953"/>
      <w:bookmarkStart w:id="95" w:name="_Toc100567230"/>
      <w:bookmarkStart w:id="96" w:name="_Toc106728186"/>
      <w:r w:rsidRPr="003D1F31">
        <w:rPr>
          <w:rFonts w:ascii="Verdana" w:hAnsi="Verdana"/>
        </w:rPr>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20</w:t>
      </w:r>
      <w:r w:rsidRPr="003D1F31">
        <w:rPr>
          <w:rFonts w:ascii="Verdana" w:hAnsi="Verdana"/>
        </w:rPr>
        <w:fldChar w:fldCharType="end"/>
      </w:r>
      <w:bookmarkEnd w:id="94"/>
      <w:r w:rsidRPr="003D1F31">
        <w:rPr>
          <w:rFonts w:ascii="Verdana" w:hAnsi="Verdana"/>
        </w:rPr>
        <w:t>: Relation between the motivation to improve the human condition/welfare and the direct contribution of the project results towards...</w:t>
      </w:r>
      <w:bookmarkEnd w:id="95"/>
      <w:bookmarkEnd w:id="96"/>
    </w:p>
    <w:p w14:paraId="7F259952" w14:textId="77777777" w:rsidR="007B67D2" w:rsidRPr="003D1F31" w:rsidRDefault="007B67D2" w:rsidP="007B67D2">
      <w:pPr>
        <w:pStyle w:val="BodyText"/>
        <w:rPr>
          <w:lang w:val="en-GB"/>
        </w:rPr>
      </w:pPr>
      <w:r w:rsidRPr="003D1F31">
        <w:rPr>
          <w:noProof/>
          <w:lang w:val="de-AT" w:eastAsia="de-AT"/>
        </w:rPr>
        <w:drawing>
          <wp:inline distT="0" distB="0" distL="0" distR="0" wp14:anchorId="6EB2ACFB" wp14:editId="57A312A4">
            <wp:extent cx="5731510" cy="1719580"/>
            <wp:effectExtent l="0" t="0" r="0" b="0"/>
            <wp:docPr id="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731510" cy="1719580"/>
                    </a:xfrm>
                    <a:prstGeom prst="rect">
                      <a:avLst/>
                    </a:prstGeom>
                  </pic:spPr>
                </pic:pic>
              </a:graphicData>
            </a:graphic>
          </wp:inline>
        </w:drawing>
      </w:r>
    </w:p>
    <w:p w14:paraId="3E61E68A" w14:textId="77777777" w:rsidR="007B67D2" w:rsidRPr="003D1F31" w:rsidRDefault="007B67D2" w:rsidP="007B67D2">
      <w:pPr>
        <w:jc w:val="both"/>
        <w:rPr>
          <w:rFonts w:ascii="Verdana" w:hAnsi="Verdana"/>
          <w:sz w:val="19"/>
          <w:szCs w:val="19"/>
        </w:rPr>
      </w:pPr>
    </w:p>
    <w:p w14:paraId="6077D686" w14:textId="4B617DB2" w:rsidR="007B67D2" w:rsidRDefault="001F57C9" w:rsidP="007B67D2">
      <w:pPr>
        <w:jc w:val="both"/>
        <w:rPr>
          <w:rFonts w:ascii="Verdana" w:hAnsi="Verdana"/>
          <w:sz w:val="19"/>
          <w:szCs w:val="19"/>
        </w:rPr>
      </w:pPr>
      <w:r>
        <w:rPr>
          <w:rFonts w:ascii="Verdana" w:hAnsi="Verdana"/>
          <w:sz w:val="19"/>
          <w:szCs w:val="19"/>
        </w:rPr>
        <w:t>Figure 2</w:t>
      </w:r>
      <w:r w:rsidR="007B67D2" w:rsidRPr="003D1F31">
        <w:rPr>
          <w:rFonts w:ascii="Verdana" w:hAnsi="Verdana"/>
          <w:sz w:val="19"/>
          <w:szCs w:val="19"/>
        </w:rPr>
        <w:t xml:space="preserve">0 suggests that a high </w:t>
      </w:r>
      <w:r w:rsidR="007B67D2" w:rsidRPr="003D1F31">
        <w:rPr>
          <w:rFonts w:ascii="Verdana" w:hAnsi="Verdana"/>
          <w:i/>
          <w:iCs/>
          <w:sz w:val="19"/>
          <w:szCs w:val="19"/>
        </w:rPr>
        <w:t>motivation of a researcher to improve the human condition/welfare</w:t>
      </w:r>
      <w:r w:rsidR="007B67D2" w:rsidRPr="003D1F31">
        <w:rPr>
          <w:rFonts w:ascii="Verdana" w:hAnsi="Verdana"/>
          <w:sz w:val="19"/>
          <w:szCs w:val="19"/>
        </w:rPr>
        <w:t xml:space="preserve"> may relate to direct contributions of project results to the target groups of research projects</w:t>
      </w:r>
      <w:r w:rsidR="00D17BB8">
        <w:rPr>
          <w:rFonts w:ascii="Verdana" w:hAnsi="Verdana"/>
          <w:sz w:val="19"/>
          <w:szCs w:val="19"/>
        </w:rPr>
        <w:t xml:space="preserve"> funded by SNSF</w:t>
      </w:r>
      <w:r w:rsidR="007B67D2" w:rsidRPr="003D1F31">
        <w:rPr>
          <w:rFonts w:ascii="Verdana" w:hAnsi="Verdana"/>
          <w:sz w:val="19"/>
          <w:szCs w:val="19"/>
        </w:rPr>
        <w:t xml:space="preserve">. A deeper analysis of this variable shows statistically significant correlations with each of the outcome variables (p-values &lt; 0.05, see Table 5). The strongest correlation is a moderate positive correlation with the </w:t>
      </w:r>
      <w:r w:rsidR="007B67D2" w:rsidRPr="003D1F31">
        <w:rPr>
          <w:rFonts w:ascii="Verdana" w:hAnsi="Verdana"/>
          <w:i/>
          <w:iCs/>
          <w:sz w:val="19"/>
          <w:szCs w:val="19"/>
        </w:rPr>
        <w:t>direct contribution to new or better services, products, processes, or ways of doing things</w:t>
      </w:r>
      <w:r w:rsidR="007B67D2" w:rsidRPr="003D1F31">
        <w:rPr>
          <w:rFonts w:ascii="Verdana" w:hAnsi="Verdana"/>
          <w:sz w:val="19"/>
          <w:szCs w:val="19"/>
        </w:rPr>
        <w:t xml:space="preserve"> that were targeted towards the </w:t>
      </w:r>
      <w:r w:rsidR="007B67D2" w:rsidRPr="003D1F31">
        <w:rPr>
          <w:rFonts w:ascii="Verdana" w:hAnsi="Verdana"/>
          <w:b/>
          <w:bCs/>
          <w:sz w:val="19"/>
          <w:szCs w:val="19"/>
        </w:rPr>
        <w:lastRenderedPageBreak/>
        <w:t>general population</w:t>
      </w:r>
      <w:r w:rsidR="007B67D2" w:rsidRPr="003D1F31">
        <w:rPr>
          <w:rFonts w:ascii="Verdana" w:hAnsi="Verdana"/>
          <w:sz w:val="19"/>
          <w:szCs w:val="19"/>
        </w:rPr>
        <w:t xml:space="preserve"> (rho </w:t>
      </w:r>
      <w:r w:rsidR="007B67D2" w:rsidRPr="003D1F31">
        <w:rPr>
          <w:rFonts w:ascii="Verdana" w:hAnsi="Verdana" w:cs="Arial"/>
          <w:color w:val="4D5156"/>
          <w:sz w:val="19"/>
          <w:szCs w:val="19"/>
          <w:shd w:val="clear" w:color="auto" w:fill="FFFFFF"/>
        </w:rPr>
        <w:t>≈</w:t>
      </w:r>
      <w:r w:rsidR="007B67D2" w:rsidRPr="003D1F31">
        <w:rPr>
          <w:rFonts w:ascii="Verdana" w:hAnsi="Verdana"/>
          <w:sz w:val="19"/>
          <w:szCs w:val="19"/>
        </w:rPr>
        <w:t>0.5) [H</w:t>
      </w:r>
      <w:r w:rsidR="007B67D2" w:rsidRPr="003D1F31">
        <w:rPr>
          <w:rFonts w:ascii="Verdana" w:hAnsi="Verdana"/>
          <w:sz w:val="19"/>
          <w:szCs w:val="19"/>
          <w:vertAlign w:val="subscript"/>
        </w:rPr>
        <w:t>3.1</w:t>
      </w:r>
      <w:r w:rsidR="007B67D2" w:rsidRPr="003D1F31">
        <w:rPr>
          <w:rFonts w:ascii="Verdana" w:hAnsi="Verdana"/>
          <w:sz w:val="19"/>
          <w:szCs w:val="19"/>
        </w:rPr>
        <w:t>].</w:t>
      </w:r>
      <w:r w:rsidR="007B67D2" w:rsidRPr="003D1F31">
        <w:rPr>
          <w:rStyle w:val="FootnoteReference"/>
          <w:rFonts w:ascii="Verdana" w:hAnsi="Verdana"/>
          <w:sz w:val="19"/>
          <w:szCs w:val="19"/>
        </w:rPr>
        <w:footnoteReference w:id="23"/>
      </w:r>
      <w:r w:rsidR="007B67D2" w:rsidRPr="003D1F31">
        <w:rPr>
          <w:rFonts w:ascii="Verdana" w:hAnsi="Verdana"/>
          <w:sz w:val="19"/>
          <w:szCs w:val="19"/>
        </w:rPr>
        <w:t xml:space="preserve"> Direct contributions for </w:t>
      </w:r>
      <w:r w:rsidR="007B67D2" w:rsidRPr="003D1F31">
        <w:rPr>
          <w:rFonts w:ascii="Verdana" w:hAnsi="Verdana"/>
          <w:i/>
          <w:iCs/>
          <w:sz w:val="19"/>
          <w:szCs w:val="19"/>
        </w:rPr>
        <w:t>specific social groups</w:t>
      </w:r>
      <w:r w:rsidR="007B67D2" w:rsidRPr="003D1F31">
        <w:rPr>
          <w:rFonts w:ascii="Verdana" w:hAnsi="Verdana"/>
          <w:sz w:val="19"/>
          <w:szCs w:val="19"/>
        </w:rPr>
        <w:t xml:space="preserve"> and </w:t>
      </w:r>
      <w:r w:rsidR="007B67D2" w:rsidRPr="003D1F31">
        <w:rPr>
          <w:rFonts w:ascii="Verdana" w:hAnsi="Verdana"/>
          <w:i/>
          <w:iCs/>
          <w:sz w:val="19"/>
          <w:szCs w:val="19"/>
        </w:rPr>
        <w:t xml:space="preserve">NGOs, civil society organisations </w:t>
      </w:r>
      <w:r w:rsidR="007B67D2" w:rsidRPr="003D1F31">
        <w:rPr>
          <w:rFonts w:ascii="Verdana" w:hAnsi="Verdana"/>
          <w:sz w:val="19"/>
          <w:szCs w:val="19"/>
        </w:rPr>
        <w:t>are correlating relatively weaker (rho is 0.34 and 0.31, respectively) in comparison [H</w:t>
      </w:r>
      <w:r w:rsidR="007B67D2" w:rsidRPr="003D1F31">
        <w:rPr>
          <w:rFonts w:ascii="Verdana" w:hAnsi="Verdana"/>
          <w:sz w:val="19"/>
          <w:szCs w:val="19"/>
          <w:vertAlign w:val="subscript"/>
        </w:rPr>
        <w:t xml:space="preserve">3.2, </w:t>
      </w:r>
      <w:r w:rsidR="007B67D2" w:rsidRPr="003D1F31">
        <w:rPr>
          <w:rFonts w:ascii="Verdana" w:hAnsi="Verdana"/>
          <w:sz w:val="19"/>
          <w:szCs w:val="19"/>
        </w:rPr>
        <w:t>H</w:t>
      </w:r>
      <w:r w:rsidR="007B67D2" w:rsidRPr="003D1F31">
        <w:rPr>
          <w:rFonts w:ascii="Verdana" w:hAnsi="Verdana"/>
          <w:sz w:val="19"/>
          <w:szCs w:val="19"/>
          <w:vertAlign w:val="subscript"/>
        </w:rPr>
        <w:t>3.3</w:t>
      </w:r>
      <w:r w:rsidR="007B67D2" w:rsidRPr="003D1F31">
        <w:rPr>
          <w:rFonts w:ascii="Verdana" w:hAnsi="Verdana"/>
          <w:sz w:val="19"/>
          <w:szCs w:val="19"/>
        </w:rPr>
        <w:t xml:space="preserve">]. As anticipated, the motivation to generate an impact </w:t>
      </w:r>
      <w:r w:rsidR="00EC44C4" w:rsidRPr="003D1F31">
        <w:rPr>
          <w:rFonts w:ascii="Verdana" w:hAnsi="Verdana"/>
          <w:sz w:val="19"/>
          <w:szCs w:val="19"/>
        </w:rPr>
        <w:t>in improving the human condition/wellbeing has</w:t>
      </w:r>
      <w:r w:rsidR="007B67D2" w:rsidRPr="003D1F31">
        <w:rPr>
          <w:rFonts w:ascii="Verdana" w:hAnsi="Verdana"/>
          <w:sz w:val="19"/>
          <w:szCs w:val="19"/>
        </w:rPr>
        <w:t xml:space="preserve"> a significant relationship with the direct </w:t>
      </w:r>
      <w:r w:rsidR="00EC44C4" w:rsidRPr="003D1F31">
        <w:rPr>
          <w:rFonts w:ascii="Verdana" w:hAnsi="Verdana"/>
          <w:sz w:val="19"/>
          <w:szCs w:val="19"/>
        </w:rPr>
        <w:t>project results</w:t>
      </w:r>
      <w:r w:rsidR="007B67D2" w:rsidRPr="003D1F31">
        <w:rPr>
          <w:rFonts w:ascii="Verdana" w:hAnsi="Verdana"/>
          <w:sz w:val="19"/>
          <w:szCs w:val="19"/>
        </w:rPr>
        <w:t xml:space="preserve"> for specific social groups. </w:t>
      </w:r>
    </w:p>
    <w:p w14:paraId="761FEF46" w14:textId="77777777" w:rsidR="00D17BB8" w:rsidRPr="003D1F31" w:rsidRDefault="00D17BB8" w:rsidP="007B67D2">
      <w:pPr>
        <w:jc w:val="both"/>
        <w:rPr>
          <w:rFonts w:ascii="Verdana" w:hAnsi="Verdana"/>
          <w:sz w:val="19"/>
          <w:szCs w:val="19"/>
        </w:rPr>
      </w:pPr>
    </w:p>
    <w:p w14:paraId="706DB6B5" w14:textId="379EF8F4" w:rsidR="007B67D2" w:rsidRPr="003D1F31" w:rsidRDefault="007B67D2" w:rsidP="007B67D2">
      <w:pPr>
        <w:pStyle w:val="Caption"/>
        <w:keepNext/>
        <w:rPr>
          <w:rFonts w:ascii="Verdana" w:hAnsi="Verdana"/>
        </w:rPr>
      </w:pPr>
      <w:bookmarkStart w:id="97" w:name="_Ref100034773"/>
      <w:bookmarkStart w:id="98" w:name="_Toc100567261"/>
      <w:bookmarkStart w:id="99" w:name="_Toc106728158"/>
      <w:r w:rsidRPr="003D1F31">
        <w:rPr>
          <w:rFonts w:ascii="Verdana" w:hAnsi="Verdana"/>
        </w:rPr>
        <w:t xml:space="preserve">Table </w:t>
      </w:r>
      <w:r w:rsidRPr="003D1F31">
        <w:rPr>
          <w:rFonts w:ascii="Verdana" w:hAnsi="Verdana"/>
        </w:rPr>
        <w:fldChar w:fldCharType="begin"/>
      </w:r>
      <w:r w:rsidRPr="003D1F31">
        <w:rPr>
          <w:rFonts w:ascii="Verdana" w:hAnsi="Verdana"/>
        </w:rPr>
        <w:instrText xml:space="preserve"> SEQ Table \* ARABIC </w:instrText>
      </w:r>
      <w:r w:rsidRPr="003D1F31">
        <w:rPr>
          <w:rFonts w:ascii="Verdana" w:hAnsi="Verdana"/>
        </w:rPr>
        <w:fldChar w:fldCharType="separate"/>
      </w:r>
      <w:r w:rsidR="004A129B">
        <w:rPr>
          <w:rFonts w:ascii="Verdana" w:hAnsi="Verdana"/>
          <w:noProof/>
        </w:rPr>
        <w:t>13</w:t>
      </w:r>
      <w:r w:rsidRPr="003D1F31">
        <w:rPr>
          <w:rFonts w:ascii="Verdana" w:hAnsi="Verdana"/>
        </w:rPr>
        <w:fldChar w:fldCharType="end"/>
      </w:r>
      <w:bookmarkEnd w:id="97"/>
      <w:r w:rsidRPr="003D1F31">
        <w:rPr>
          <w:rFonts w:ascii="Verdana" w:hAnsi="Verdana"/>
        </w:rPr>
        <w:t>: Correlation matrix between the motivation to improve the human condition/welfare and the direct contribution of the project results to target groups</w:t>
      </w:r>
      <w:bookmarkEnd w:id="98"/>
      <w:bookmarkEnd w:id="99"/>
    </w:p>
    <w:tbl>
      <w:tblPr>
        <w:tblStyle w:val="TableGrid"/>
        <w:tblW w:w="0" w:type="auto"/>
        <w:tblLook w:val="04A0" w:firstRow="1" w:lastRow="0" w:firstColumn="1" w:lastColumn="0" w:noHBand="0" w:noVBand="1"/>
      </w:tblPr>
      <w:tblGrid>
        <w:gridCol w:w="9062"/>
      </w:tblGrid>
      <w:tr w:rsidR="007B67D2" w:rsidRPr="003D1F31" w14:paraId="3EB5E841" w14:textId="77777777" w:rsidTr="00EC44C4">
        <w:tc>
          <w:tcPr>
            <w:tcW w:w="9242" w:type="dxa"/>
          </w:tcPr>
          <w:p w14:paraId="3C072A67"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Correlation:</w:t>
            </w:r>
          </w:p>
          <w:p w14:paraId="79F27394"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Mot.to imp. human cond. General popul. Spec. social gr.</w:t>
            </w:r>
          </w:p>
          <w:p w14:paraId="6548DD83"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Mot.to imp. human cond.                    1.00           0.51             0.32</w:t>
            </w:r>
          </w:p>
          <w:p w14:paraId="3766E865"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General popul.                             0.51           1.00             0.38</w:t>
            </w:r>
          </w:p>
          <w:p w14:paraId="01EE438F"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Spec. social gr.                           0.32           0.38             1.00</w:t>
            </w:r>
          </w:p>
          <w:p w14:paraId="2CA288C3"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NGOs, civ. soc. gr.                        0.33           0.42             0.55</w:t>
            </w:r>
          </w:p>
          <w:p w14:paraId="72656313"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NGOs, civ. soc. gr.</w:t>
            </w:r>
          </w:p>
          <w:p w14:paraId="3696D6A0"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Mot.to imp. human cond.                0.33</w:t>
            </w:r>
          </w:p>
          <w:p w14:paraId="53B48261"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General popul.                         0.42</w:t>
            </w:r>
          </w:p>
          <w:p w14:paraId="4EFA9D4D"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Spec. social gr.                       0.55</w:t>
            </w:r>
          </w:p>
          <w:p w14:paraId="7F71798C"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NGOs, civ. soc. gr.                    1.00</w:t>
            </w:r>
          </w:p>
          <w:p w14:paraId="3F50E340"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p>
          <w:p w14:paraId="1D2ADD9A"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Sample Size:</w:t>
            </w:r>
          </w:p>
          <w:p w14:paraId="10841E23"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Mot.to imp. human cond. General popul. Spec. social gr.</w:t>
            </w:r>
          </w:p>
          <w:p w14:paraId="3784D93E"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Mot.to imp. human cond.                     355            350              342</w:t>
            </w:r>
          </w:p>
          <w:p w14:paraId="7E8EDFA9"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General popul.                              350            355              344</w:t>
            </w:r>
          </w:p>
          <w:p w14:paraId="4A2742D1"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Spec. social gr.                            342            344              347</w:t>
            </w:r>
          </w:p>
          <w:p w14:paraId="5F3B1F78"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NGOs, civ. soc. gr.                         348            350              347</w:t>
            </w:r>
          </w:p>
          <w:p w14:paraId="7A332CBC"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NGOs, civ. soc. gr.</w:t>
            </w:r>
          </w:p>
          <w:p w14:paraId="184828F4"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Mot.to imp. human cond.                 348</w:t>
            </w:r>
          </w:p>
          <w:p w14:paraId="2357C779"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General popul.                          350</w:t>
            </w:r>
          </w:p>
          <w:p w14:paraId="798C3496"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Spec. social gr.                        347</w:t>
            </w:r>
          </w:p>
          <w:p w14:paraId="12CA5136"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NGOs, civ. soc. gr.                     353</w:t>
            </w:r>
          </w:p>
          <w:p w14:paraId="769A3BB0"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p>
          <w:p w14:paraId="15F0BC30"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P-Values:</w:t>
            </w:r>
          </w:p>
          <w:p w14:paraId="4F702A9E"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Mot.to imp. human cond. General popul. Spec. social gr.</w:t>
            </w:r>
          </w:p>
          <w:p w14:paraId="1D1FDD8C"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Mot.to imp. human cond.                          0              0              </w:t>
            </w:r>
          </w:p>
          <w:p w14:paraId="6A82F7C8"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General popul.           0                                      0              </w:t>
            </w:r>
          </w:p>
          <w:p w14:paraId="3D68AF23"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Spec. social gr.         0                       0                             </w:t>
            </w:r>
          </w:p>
          <w:p w14:paraId="7413B8BD"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NGOs, civ. soc. gr.      0                       0              0              </w:t>
            </w:r>
          </w:p>
          <w:p w14:paraId="33A3217F"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NGOs, civ. soc. gr.</w:t>
            </w:r>
          </w:p>
          <w:p w14:paraId="1448E247"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Mot.to imp. human cond.  0                 </w:t>
            </w:r>
          </w:p>
          <w:p w14:paraId="4B1D68CD"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General popul.           0                 </w:t>
            </w:r>
          </w:p>
          <w:p w14:paraId="424A645A"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Spec. social gr.         0                 </w:t>
            </w:r>
          </w:p>
          <w:p w14:paraId="3AF8AF68"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NGOs, civ. soc. gr.</w:t>
            </w:r>
          </w:p>
          <w:p w14:paraId="716DF308"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p>
          <w:p w14:paraId="22117A56"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p>
          <w:p w14:paraId="138EF59C"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b/>
                <w:bCs/>
                <w:color w:val="333333"/>
                <w:sz w:val="18"/>
                <w:szCs w:val="18"/>
              </w:rPr>
              <w:t>RESULT</w:t>
            </w:r>
          </w:p>
          <w:p w14:paraId="6E711645" w14:textId="77777777" w:rsidR="007B67D2" w:rsidRPr="003D1F31" w:rsidRDefault="007B67D2" w:rsidP="007B67D2">
            <w:pPr>
              <w:pStyle w:val="ListParagraph"/>
              <w:numPr>
                <w:ilvl w:val="0"/>
                <w:numId w:val="85"/>
              </w:numPr>
              <w:suppressAutoHyphens w:val="0"/>
              <w:spacing w:after="0" w:line="240" w:lineRule="auto"/>
              <w:rPr>
                <w:rFonts w:ascii="Courier New" w:hAnsi="Courier New" w:cs="Courier New"/>
                <w:sz w:val="18"/>
                <w:szCs w:val="18"/>
              </w:rPr>
            </w:pPr>
            <w:r w:rsidRPr="003D1F31">
              <w:rPr>
                <w:rFonts w:ascii="Courier New" w:hAnsi="Courier New" w:cs="Courier New"/>
                <w:sz w:val="18"/>
                <w:szCs w:val="18"/>
              </w:rPr>
              <w:t>H</w:t>
            </w:r>
            <w:r w:rsidRPr="003D1F31">
              <w:rPr>
                <w:rFonts w:ascii="Courier New" w:hAnsi="Courier New" w:cs="Courier New"/>
                <w:sz w:val="18"/>
                <w:szCs w:val="18"/>
                <w:vertAlign w:val="subscript"/>
              </w:rPr>
              <w:t>3.1</w:t>
            </w:r>
            <w:r w:rsidRPr="003D1F31">
              <w:rPr>
                <w:rFonts w:ascii="Courier New" w:hAnsi="Courier New" w:cs="Courier New"/>
                <w:sz w:val="18"/>
                <w:szCs w:val="18"/>
              </w:rPr>
              <w:t xml:space="preserve">: the p-value &lt; </w:t>
            </w:r>
            <w:r w:rsidRPr="003D1F31">
              <w:rPr>
                <w:rFonts w:ascii="Courier New" w:hAnsi="Courier New" w:cs="Courier New"/>
                <w:color w:val="202124"/>
                <w:sz w:val="18"/>
                <w:szCs w:val="18"/>
                <w:shd w:val="clear" w:color="auto" w:fill="FFFFFF"/>
              </w:rPr>
              <w:t xml:space="preserve">α, i. e. there is a statistically significant association between the motivation to improve the human condition and the production of better services, product, etc. for the general population (correlation is also moderately strong, rho </w:t>
            </w:r>
            <w:r w:rsidRPr="003D1F31">
              <w:rPr>
                <w:rFonts w:ascii="Courier New" w:hAnsi="Courier New" w:cs="Courier New"/>
                <w:color w:val="4D5156"/>
                <w:sz w:val="18"/>
                <w:szCs w:val="18"/>
                <w:shd w:val="clear" w:color="auto" w:fill="FFFFFF"/>
              </w:rPr>
              <w:t>≈ 0.5).</w:t>
            </w:r>
          </w:p>
          <w:p w14:paraId="0370428A" w14:textId="77777777" w:rsidR="007B67D2" w:rsidRPr="003D1F31" w:rsidRDefault="007B67D2" w:rsidP="007B67D2">
            <w:pPr>
              <w:pStyle w:val="ListParagraph"/>
              <w:numPr>
                <w:ilvl w:val="0"/>
                <w:numId w:val="85"/>
              </w:numPr>
              <w:suppressAutoHyphens w:val="0"/>
              <w:spacing w:after="0" w:line="240" w:lineRule="auto"/>
              <w:rPr>
                <w:rFonts w:eastAsia="Times New Roman" w:cs="Times New Roman"/>
                <w:sz w:val="18"/>
                <w:szCs w:val="18"/>
              </w:rPr>
            </w:pPr>
            <w:r w:rsidRPr="003D1F31">
              <w:rPr>
                <w:rFonts w:ascii="Courier New" w:hAnsi="Courier New" w:cs="Courier New"/>
                <w:sz w:val="18"/>
                <w:szCs w:val="18"/>
              </w:rPr>
              <w:t>H</w:t>
            </w:r>
            <w:r w:rsidRPr="003D1F31">
              <w:rPr>
                <w:rFonts w:ascii="Courier New" w:hAnsi="Courier New" w:cs="Courier New"/>
                <w:sz w:val="18"/>
                <w:szCs w:val="18"/>
                <w:vertAlign w:val="subscript"/>
              </w:rPr>
              <w:t xml:space="preserve">3.2 </w:t>
            </w:r>
            <w:r w:rsidRPr="003D1F31">
              <w:rPr>
                <w:rFonts w:ascii="Courier New" w:hAnsi="Courier New" w:cs="Courier New"/>
                <w:sz w:val="18"/>
                <w:szCs w:val="18"/>
              </w:rPr>
              <w:t>and H</w:t>
            </w:r>
            <w:r w:rsidRPr="003D1F31">
              <w:rPr>
                <w:rFonts w:ascii="Courier New" w:hAnsi="Courier New" w:cs="Courier New"/>
                <w:sz w:val="18"/>
                <w:szCs w:val="18"/>
                <w:vertAlign w:val="subscript"/>
              </w:rPr>
              <w:t>3.3</w:t>
            </w:r>
            <w:r w:rsidRPr="003D1F31">
              <w:rPr>
                <w:rFonts w:ascii="Courier New" w:hAnsi="Courier New" w:cs="Courier New"/>
                <w:sz w:val="18"/>
                <w:szCs w:val="18"/>
              </w:rPr>
              <w:t xml:space="preserve">: are returning similar p-values, both smaller than </w:t>
            </w:r>
            <w:r w:rsidRPr="003D1F31">
              <w:rPr>
                <w:rFonts w:ascii="Courier New" w:hAnsi="Courier New" w:cs="Courier New"/>
                <w:color w:val="202124"/>
                <w:sz w:val="18"/>
                <w:szCs w:val="18"/>
                <w:shd w:val="clear" w:color="auto" w:fill="FFFFFF"/>
              </w:rPr>
              <w:t xml:space="preserve">α. This means that there is a statistically significant but weak correlation (0.3) between the motivation to improve the human condition and the production of better services, etc. for specific social groups, respectively NGOs, advocacy groups and civil society organisations. </w:t>
            </w:r>
          </w:p>
          <w:p w14:paraId="04B56A26" w14:textId="77777777" w:rsidR="007B67D2" w:rsidRPr="003D1F31" w:rsidRDefault="007B67D2" w:rsidP="00EC44C4"/>
        </w:tc>
      </w:tr>
    </w:tbl>
    <w:p w14:paraId="6E23985F" w14:textId="3EC638CE" w:rsidR="00442C16" w:rsidRPr="003D1F31" w:rsidRDefault="00442C16" w:rsidP="00EC44C4">
      <w:pPr>
        <w:jc w:val="both"/>
        <w:rPr>
          <w:rFonts w:ascii="Verdana" w:hAnsi="Verdana"/>
          <w:sz w:val="19"/>
          <w:szCs w:val="19"/>
        </w:rPr>
      </w:pPr>
    </w:p>
    <w:p w14:paraId="39754CE2" w14:textId="649A0D50" w:rsidR="002426EF" w:rsidRPr="003D1F31" w:rsidRDefault="00EC44C4" w:rsidP="00EC44C4">
      <w:pPr>
        <w:jc w:val="both"/>
        <w:rPr>
          <w:rFonts w:ascii="Verdana" w:hAnsi="Verdana"/>
          <w:sz w:val="19"/>
          <w:szCs w:val="19"/>
        </w:rPr>
      </w:pPr>
      <w:r w:rsidRPr="003D1F31">
        <w:rPr>
          <w:rFonts w:ascii="Verdana" w:hAnsi="Verdana"/>
          <w:sz w:val="19"/>
          <w:szCs w:val="19"/>
        </w:rPr>
        <w:t>As shown</w:t>
      </w:r>
      <w:r w:rsidR="00D17BB8">
        <w:rPr>
          <w:rFonts w:ascii="Verdana" w:hAnsi="Verdana"/>
          <w:sz w:val="19"/>
          <w:szCs w:val="19"/>
        </w:rPr>
        <w:t xml:space="preserve"> in Figure 20</w:t>
      </w:r>
      <w:r w:rsidRPr="003D1F31">
        <w:rPr>
          <w:rFonts w:ascii="Verdana" w:hAnsi="Verdana"/>
          <w:sz w:val="19"/>
          <w:szCs w:val="19"/>
        </w:rPr>
        <w:t>, 17% of the survey</w:t>
      </w:r>
      <w:r w:rsidR="00D17BB8">
        <w:rPr>
          <w:rFonts w:ascii="Verdana" w:hAnsi="Verdana"/>
          <w:sz w:val="19"/>
          <w:szCs w:val="19"/>
        </w:rPr>
        <w:t>ed</w:t>
      </w:r>
      <w:r w:rsidRPr="003D1F31">
        <w:rPr>
          <w:rFonts w:ascii="Verdana" w:hAnsi="Verdana"/>
          <w:sz w:val="19"/>
          <w:szCs w:val="19"/>
        </w:rPr>
        <w:t xml:space="preserve"> P</w:t>
      </w:r>
      <w:r w:rsidR="00D17BB8">
        <w:rPr>
          <w:rFonts w:ascii="Verdana" w:hAnsi="Verdana"/>
          <w:sz w:val="19"/>
          <w:szCs w:val="19"/>
        </w:rPr>
        <w:t xml:space="preserve">Is of SNSF funded projects (n= </w:t>
      </w:r>
      <w:r w:rsidRPr="003D1F31">
        <w:rPr>
          <w:rFonts w:ascii="Verdana" w:hAnsi="Verdana"/>
          <w:sz w:val="19"/>
          <w:szCs w:val="19"/>
        </w:rPr>
        <w:t xml:space="preserve">354) responded a high degree of contribution of their projects to new or better services, products, processes or ways of doing things to benefit policy-makers, public administration and governmental organisations. </w:t>
      </w:r>
      <w:r w:rsidR="00880096" w:rsidRPr="003D1F31">
        <w:rPr>
          <w:rFonts w:ascii="Verdana" w:hAnsi="Verdana"/>
          <w:sz w:val="19"/>
          <w:szCs w:val="19"/>
        </w:rPr>
        <w:t xml:space="preserve">Another 10% indicated a medium degree of contribution to benefit policy-makers, public administration and governmental organisations. </w:t>
      </w:r>
      <w:r w:rsidR="00D17BB8">
        <w:rPr>
          <w:rFonts w:ascii="Verdana" w:hAnsi="Verdana"/>
          <w:sz w:val="19"/>
          <w:szCs w:val="19"/>
        </w:rPr>
        <w:t>To further</w:t>
      </w:r>
      <w:r w:rsidRPr="003D1F31">
        <w:rPr>
          <w:rFonts w:ascii="Verdana" w:hAnsi="Verdana"/>
          <w:sz w:val="19"/>
          <w:szCs w:val="19"/>
        </w:rPr>
        <w:t xml:space="preserve"> explore the actual uptake of results by policy-</w:t>
      </w:r>
      <w:r w:rsidR="00BC2D07" w:rsidRPr="003D1F31">
        <w:rPr>
          <w:rFonts w:ascii="Verdana" w:hAnsi="Verdana"/>
          <w:sz w:val="19"/>
          <w:szCs w:val="19"/>
        </w:rPr>
        <w:t>m</w:t>
      </w:r>
      <w:r w:rsidRPr="003D1F31">
        <w:rPr>
          <w:rFonts w:ascii="Verdana" w:hAnsi="Verdana"/>
          <w:sz w:val="19"/>
          <w:szCs w:val="19"/>
        </w:rPr>
        <w:t>akers</w:t>
      </w:r>
      <w:r w:rsidR="00BC2D07" w:rsidRPr="003D1F31">
        <w:rPr>
          <w:rFonts w:ascii="Verdana" w:hAnsi="Verdana"/>
          <w:sz w:val="19"/>
          <w:szCs w:val="19"/>
        </w:rPr>
        <w:t>, public administration and/or governmental agencies</w:t>
      </w:r>
      <w:r w:rsidRPr="003D1F31">
        <w:rPr>
          <w:rFonts w:ascii="Verdana" w:hAnsi="Verdana"/>
          <w:sz w:val="19"/>
          <w:szCs w:val="19"/>
        </w:rPr>
        <w:t xml:space="preserve"> two </w:t>
      </w:r>
      <w:r w:rsidR="00D17BB8">
        <w:rPr>
          <w:rFonts w:ascii="Verdana" w:hAnsi="Verdana"/>
          <w:sz w:val="19"/>
          <w:szCs w:val="19"/>
        </w:rPr>
        <w:t xml:space="preserve">additional </w:t>
      </w:r>
      <w:r w:rsidRPr="003D1F31">
        <w:rPr>
          <w:rFonts w:ascii="Verdana" w:hAnsi="Verdana"/>
          <w:sz w:val="19"/>
          <w:szCs w:val="19"/>
        </w:rPr>
        <w:t>questions</w:t>
      </w:r>
      <w:r w:rsidR="00D17BB8">
        <w:rPr>
          <w:rFonts w:ascii="Verdana" w:hAnsi="Verdana"/>
          <w:sz w:val="19"/>
          <w:szCs w:val="19"/>
        </w:rPr>
        <w:t xml:space="preserve"> were raised</w:t>
      </w:r>
      <w:r w:rsidRPr="003D1F31">
        <w:rPr>
          <w:rFonts w:ascii="Verdana" w:hAnsi="Verdana"/>
          <w:sz w:val="19"/>
          <w:szCs w:val="19"/>
        </w:rPr>
        <w:t xml:space="preserve">, </w:t>
      </w:r>
      <w:r w:rsidR="00D00E26" w:rsidRPr="003D1F31">
        <w:rPr>
          <w:rFonts w:ascii="Verdana" w:hAnsi="Verdana"/>
          <w:sz w:val="19"/>
          <w:szCs w:val="19"/>
        </w:rPr>
        <w:t xml:space="preserve">which mainly aimed to measure how far the project results have been adopted by </w:t>
      </w:r>
      <w:r w:rsidR="00D17BB8">
        <w:rPr>
          <w:rFonts w:ascii="Verdana" w:hAnsi="Verdana"/>
          <w:sz w:val="19"/>
          <w:szCs w:val="19"/>
        </w:rPr>
        <w:t xml:space="preserve">such public </w:t>
      </w:r>
      <w:r w:rsidR="00D00E26" w:rsidRPr="003D1F31">
        <w:rPr>
          <w:rFonts w:ascii="Verdana" w:hAnsi="Verdana"/>
          <w:sz w:val="19"/>
          <w:szCs w:val="19"/>
        </w:rPr>
        <w:t xml:space="preserve">authorities and what the nature </w:t>
      </w:r>
      <w:r w:rsidRPr="003D1F31">
        <w:rPr>
          <w:rFonts w:ascii="Verdana" w:hAnsi="Verdana"/>
          <w:sz w:val="19"/>
          <w:szCs w:val="19"/>
        </w:rPr>
        <w:t xml:space="preserve">of impact </w:t>
      </w:r>
      <w:r w:rsidR="00D00E26" w:rsidRPr="003D1F31">
        <w:rPr>
          <w:rFonts w:ascii="Verdana" w:hAnsi="Verdana"/>
          <w:sz w:val="19"/>
          <w:szCs w:val="19"/>
        </w:rPr>
        <w:t xml:space="preserve">of </w:t>
      </w:r>
      <w:r w:rsidRPr="003D1F31">
        <w:rPr>
          <w:rFonts w:ascii="Verdana" w:hAnsi="Verdana"/>
          <w:sz w:val="19"/>
          <w:szCs w:val="19"/>
        </w:rPr>
        <w:t>this</w:t>
      </w:r>
      <w:r w:rsidR="00D00E26" w:rsidRPr="003D1F31">
        <w:rPr>
          <w:rFonts w:ascii="Verdana" w:hAnsi="Verdana"/>
          <w:sz w:val="19"/>
          <w:szCs w:val="19"/>
        </w:rPr>
        <w:t xml:space="preserve"> uptake</w:t>
      </w:r>
      <w:r w:rsidR="00BC2D07" w:rsidRPr="003D1F31">
        <w:rPr>
          <w:rFonts w:ascii="Verdana" w:hAnsi="Verdana"/>
          <w:sz w:val="19"/>
          <w:szCs w:val="19"/>
        </w:rPr>
        <w:t xml:space="preserve"> was</w:t>
      </w:r>
      <w:r w:rsidR="00D00E26" w:rsidRPr="003D1F31">
        <w:rPr>
          <w:rFonts w:ascii="Verdana" w:hAnsi="Verdana"/>
          <w:sz w:val="19"/>
          <w:szCs w:val="19"/>
        </w:rPr>
        <w:t>.</w:t>
      </w:r>
    </w:p>
    <w:p w14:paraId="2C6E6D19" w14:textId="23421FDB" w:rsidR="00BC2D07" w:rsidRPr="003D1F31" w:rsidRDefault="00BC2D07" w:rsidP="00880096">
      <w:pPr>
        <w:jc w:val="both"/>
        <w:rPr>
          <w:rFonts w:ascii="Verdana" w:hAnsi="Verdana"/>
          <w:sz w:val="19"/>
          <w:szCs w:val="19"/>
        </w:rPr>
      </w:pPr>
      <w:r w:rsidRPr="003D1F31">
        <w:rPr>
          <w:rFonts w:ascii="Verdana" w:hAnsi="Verdana"/>
          <w:sz w:val="19"/>
          <w:szCs w:val="19"/>
        </w:rPr>
        <w:t xml:space="preserve">An overwhelming majority of the respondents reported that there was little to no uptake of the project results by policy-makers, public administration, or governmental agencies. </w:t>
      </w:r>
      <w:r w:rsidR="00880096" w:rsidRPr="003D1F31">
        <w:rPr>
          <w:rFonts w:ascii="Verdana" w:hAnsi="Verdana"/>
          <w:sz w:val="19"/>
          <w:szCs w:val="19"/>
        </w:rPr>
        <w:t>By including the 57 respondents that clicked ‘non-applicable’</w:t>
      </w:r>
      <w:r w:rsidR="00220FA1" w:rsidRPr="003D1F31">
        <w:rPr>
          <w:rFonts w:ascii="Verdana" w:hAnsi="Verdana"/>
          <w:sz w:val="19"/>
          <w:szCs w:val="19"/>
        </w:rPr>
        <w:t xml:space="preserve"> to this question</w:t>
      </w:r>
      <w:r w:rsidR="00880096" w:rsidRPr="003D1F31">
        <w:rPr>
          <w:rFonts w:ascii="Verdana" w:hAnsi="Verdana"/>
          <w:sz w:val="19"/>
          <w:szCs w:val="19"/>
        </w:rPr>
        <w:t xml:space="preserve">, then only </w:t>
      </w:r>
      <w:r w:rsidR="00220FA1" w:rsidRPr="003D1F31">
        <w:rPr>
          <w:rFonts w:ascii="Verdana" w:hAnsi="Verdana"/>
          <w:sz w:val="19"/>
          <w:szCs w:val="19"/>
        </w:rPr>
        <w:t>around 17</w:t>
      </w:r>
      <w:r w:rsidR="00880096" w:rsidRPr="003D1F31">
        <w:rPr>
          <w:rFonts w:ascii="Verdana" w:hAnsi="Verdana"/>
          <w:sz w:val="19"/>
          <w:szCs w:val="19"/>
        </w:rPr>
        <w:t>%</w:t>
      </w:r>
      <w:r w:rsidRPr="003D1F31">
        <w:rPr>
          <w:rFonts w:ascii="Verdana" w:hAnsi="Verdana"/>
          <w:sz w:val="19"/>
          <w:szCs w:val="19"/>
        </w:rPr>
        <w:t xml:space="preserve"> of the </w:t>
      </w:r>
      <w:r w:rsidR="00220FA1" w:rsidRPr="003D1F31">
        <w:rPr>
          <w:rFonts w:ascii="Verdana" w:hAnsi="Verdana"/>
          <w:sz w:val="19"/>
          <w:szCs w:val="19"/>
        </w:rPr>
        <w:t xml:space="preserve">total </w:t>
      </w:r>
      <w:r w:rsidRPr="003D1F31">
        <w:rPr>
          <w:rFonts w:ascii="Verdana" w:hAnsi="Verdana"/>
          <w:sz w:val="19"/>
          <w:szCs w:val="19"/>
        </w:rPr>
        <w:t xml:space="preserve">respondents rated the uptake of the project results by </w:t>
      </w:r>
      <w:r w:rsidR="00D17BB8">
        <w:rPr>
          <w:rFonts w:ascii="Verdana" w:hAnsi="Verdana"/>
          <w:sz w:val="19"/>
          <w:szCs w:val="19"/>
        </w:rPr>
        <w:t>public authorities</w:t>
      </w:r>
      <w:r w:rsidRPr="003D1F31">
        <w:rPr>
          <w:rFonts w:ascii="Verdana" w:hAnsi="Verdana"/>
          <w:sz w:val="19"/>
          <w:szCs w:val="19"/>
        </w:rPr>
        <w:t xml:space="preserve"> </w:t>
      </w:r>
      <w:r w:rsidR="00D17BB8">
        <w:rPr>
          <w:rFonts w:ascii="Verdana" w:hAnsi="Verdana"/>
          <w:sz w:val="19"/>
          <w:szCs w:val="19"/>
        </w:rPr>
        <w:t xml:space="preserve">as </w:t>
      </w:r>
      <w:r w:rsidRPr="003D1F31">
        <w:rPr>
          <w:rFonts w:ascii="Verdana" w:hAnsi="Verdana"/>
          <w:sz w:val="19"/>
          <w:szCs w:val="19"/>
        </w:rPr>
        <w:t>moderate to high (</w:t>
      </w:r>
      <w:r w:rsidR="00D17BB8">
        <w:rPr>
          <w:rFonts w:ascii="Verdana" w:hAnsi="Verdana"/>
          <w:sz w:val="19"/>
          <w:szCs w:val="19"/>
        </w:rPr>
        <w:t>see Figure 21</w:t>
      </w:r>
      <w:r w:rsidRPr="003D1F31">
        <w:rPr>
          <w:rFonts w:ascii="Verdana" w:hAnsi="Verdana"/>
          <w:sz w:val="19"/>
          <w:szCs w:val="19"/>
        </w:rPr>
        <w:t>).</w:t>
      </w:r>
    </w:p>
    <w:p w14:paraId="512C9CE4" w14:textId="77777777" w:rsidR="002426EF" w:rsidRPr="003D1F31" w:rsidRDefault="002426EF" w:rsidP="00880096">
      <w:pPr>
        <w:jc w:val="both"/>
        <w:rPr>
          <w:rFonts w:ascii="Verdana" w:hAnsi="Verdana"/>
          <w:sz w:val="19"/>
          <w:szCs w:val="19"/>
        </w:rPr>
      </w:pPr>
    </w:p>
    <w:p w14:paraId="378BB4CA" w14:textId="05D1DF72" w:rsidR="002426EF" w:rsidRPr="003D1F31" w:rsidRDefault="00D00E26">
      <w:pPr>
        <w:pStyle w:val="Caption"/>
        <w:rPr>
          <w:rFonts w:ascii="Verdana" w:hAnsi="Verdana"/>
        </w:rPr>
      </w:pPr>
      <w:bookmarkStart w:id="100" w:name="_Toc100567223"/>
      <w:bookmarkStart w:id="101" w:name="_Toc106728187"/>
      <w:r w:rsidRPr="003D1F31">
        <w:rPr>
          <w:rFonts w:ascii="Verdana" w:hAnsi="Verdana"/>
        </w:rPr>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22</w:t>
      </w:r>
      <w:r w:rsidRPr="003D1F31">
        <w:rPr>
          <w:rFonts w:ascii="Verdana" w:hAnsi="Verdana"/>
        </w:rPr>
        <w:fldChar w:fldCharType="end"/>
      </w:r>
      <w:r w:rsidRPr="003D1F31">
        <w:rPr>
          <w:rFonts w:ascii="Verdana" w:hAnsi="Verdana"/>
        </w:rPr>
        <w:t>: Uptake of project results by policy-makers</w:t>
      </w:r>
      <w:bookmarkEnd w:id="100"/>
      <w:bookmarkEnd w:id="101"/>
    </w:p>
    <w:p w14:paraId="05A37AAF" w14:textId="77777777" w:rsidR="002426EF" w:rsidRPr="003D1F31" w:rsidRDefault="00D00E26" w:rsidP="00880096">
      <w:pPr>
        <w:pStyle w:val="Caption"/>
        <w:spacing w:after="0"/>
        <w:rPr>
          <w:rFonts w:ascii="Verdana" w:hAnsi="Verdana"/>
          <w:sz w:val="19"/>
          <w:szCs w:val="19"/>
        </w:rPr>
      </w:pPr>
      <w:r w:rsidRPr="003D1F31">
        <w:rPr>
          <w:rFonts w:ascii="Verdana" w:hAnsi="Verdana"/>
          <w:noProof/>
          <w:sz w:val="19"/>
          <w:szCs w:val="19"/>
          <w:lang w:val="de-AT" w:eastAsia="de-AT"/>
        </w:rPr>
        <w:drawing>
          <wp:inline distT="0" distB="0" distL="0" distR="0" wp14:anchorId="247634CC" wp14:editId="65D44741">
            <wp:extent cx="5731510" cy="3275330"/>
            <wp:effectExtent l="0" t="0" r="0" b="0"/>
            <wp:docPr id="25"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52"/>
                    <pic:cNvPicPr>
                      <a:picLocks noChangeAspect="1" noChangeArrowheads="1"/>
                    </pic:cNvPicPr>
                  </pic:nvPicPr>
                  <pic:blipFill>
                    <a:blip r:embed="rId41"/>
                    <a:stretch>
                      <a:fillRect/>
                    </a:stretch>
                  </pic:blipFill>
                  <pic:spPr bwMode="auto">
                    <a:xfrm>
                      <a:off x="0" y="0"/>
                      <a:ext cx="5731510" cy="3275330"/>
                    </a:xfrm>
                    <a:prstGeom prst="rect">
                      <a:avLst/>
                    </a:prstGeom>
                  </pic:spPr>
                </pic:pic>
              </a:graphicData>
            </a:graphic>
          </wp:inline>
        </w:drawing>
      </w:r>
    </w:p>
    <w:p w14:paraId="6BA6421F" w14:textId="31AB1ED3" w:rsidR="002426EF" w:rsidRPr="003D1F31" w:rsidRDefault="00880096" w:rsidP="00880096">
      <w:pPr>
        <w:pStyle w:val="BodyText"/>
        <w:rPr>
          <w:rFonts w:ascii="Verdana" w:hAnsi="Verdana"/>
          <w:sz w:val="16"/>
          <w:szCs w:val="16"/>
          <w:lang w:val="en-GB"/>
        </w:rPr>
      </w:pPr>
      <w:r w:rsidRPr="003D1F31">
        <w:rPr>
          <w:rFonts w:ascii="Verdana" w:hAnsi="Verdana"/>
          <w:sz w:val="16"/>
          <w:szCs w:val="16"/>
          <w:lang w:val="en-GB"/>
        </w:rPr>
        <w:t xml:space="preserve">Note: 57 PIs ticked the “non-applicable” box. </w:t>
      </w:r>
      <w:r w:rsidR="00220FA1" w:rsidRPr="003D1F31">
        <w:rPr>
          <w:rFonts w:ascii="Verdana" w:hAnsi="Verdana"/>
          <w:sz w:val="16"/>
          <w:szCs w:val="16"/>
          <w:lang w:val="en-GB"/>
        </w:rPr>
        <w:t>N= 353 if these “non-applicable” are included.</w:t>
      </w:r>
    </w:p>
    <w:p w14:paraId="6CA15709" w14:textId="77777777" w:rsidR="002426EF" w:rsidRPr="003D1F31" w:rsidRDefault="002426EF">
      <w:pPr>
        <w:pStyle w:val="BodyText"/>
        <w:rPr>
          <w:rFonts w:ascii="Verdana" w:hAnsi="Verdana"/>
          <w:sz w:val="19"/>
          <w:szCs w:val="19"/>
          <w:lang w:val="en-GB"/>
        </w:rPr>
      </w:pPr>
    </w:p>
    <w:p w14:paraId="05657E48" w14:textId="2C5F5C3F" w:rsidR="00220FA1" w:rsidRDefault="00220FA1" w:rsidP="00220FA1">
      <w:pPr>
        <w:pStyle w:val="BodyText"/>
        <w:jc w:val="both"/>
        <w:rPr>
          <w:rFonts w:ascii="Verdana" w:hAnsi="Verdana"/>
          <w:sz w:val="19"/>
          <w:szCs w:val="19"/>
          <w:lang w:val="en-GB"/>
        </w:rPr>
      </w:pPr>
      <w:r w:rsidRPr="003D1F31">
        <w:rPr>
          <w:rFonts w:ascii="Verdana" w:hAnsi="Verdana"/>
          <w:sz w:val="19"/>
          <w:szCs w:val="19"/>
          <w:lang w:val="en-GB"/>
        </w:rPr>
        <w:t>The nature of the policy uptake indicates what kind of a change the uptake by policymakers, public administration and/or governmental agencies caused. Nine PIs claimed that the results of their SNSF funded projects changed/influenced laws and regulations, 22 respondents noted that the results changed specific agenda-settings and 31 reported about changed policies (i. e. changes in policy measures) (see Figure 20). This means that 17 % of the SNSF funded projects had an impact on policy, public administration and/or governmental agencies, mostly in the way how policies or policy measures are designed and implemented.</w:t>
      </w:r>
    </w:p>
    <w:p w14:paraId="6162AAF6" w14:textId="77777777" w:rsidR="00D17BB8" w:rsidRPr="003D1F31" w:rsidRDefault="00D17BB8" w:rsidP="00220FA1">
      <w:pPr>
        <w:pStyle w:val="BodyText"/>
        <w:jc w:val="both"/>
        <w:rPr>
          <w:rFonts w:ascii="Verdana" w:hAnsi="Verdana"/>
          <w:sz w:val="19"/>
          <w:szCs w:val="19"/>
          <w:lang w:val="en-GB"/>
        </w:rPr>
      </w:pPr>
    </w:p>
    <w:p w14:paraId="21AA3ADE" w14:textId="253C81FC" w:rsidR="00220FA1" w:rsidRPr="003D1F31" w:rsidRDefault="00220FA1" w:rsidP="00220FA1">
      <w:pPr>
        <w:pStyle w:val="Caption"/>
        <w:keepNext/>
        <w:keepLines/>
        <w:rPr>
          <w:rFonts w:ascii="Verdana" w:hAnsi="Verdana"/>
        </w:rPr>
      </w:pPr>
      <w:bookmarkStart w:id="102" w:name="_Toc106728188"/>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23</w:t>
      </w:r>
      <w:r w:rsidRPr="003D1F31">
        <w:rPr>
          <w:rFonts w:ascii="Verdana" w:hAnsi="Verdana"/>
        </w:rPr>
        <w:fldChar w:fldCharType="end"/>
      </w:r>
      <w:r w:rsidRPr="003D1F31">
        <w:rPr>
          <w:rFonts w:ascii="Verdana" w:hAnsi="Verdana"/>
        </w:rPr>
        <w:t>: Kind of uptake of project results by policy-makers</w:t>
      </w:r>
      <w:bookmarkEnd w:id="102"/>
    </w:p>
    <w:p w14:paraId="1AA11EA8" w14:textId="77777777" w:rsidR="00220FA1" w:rsidRPr="003D1F31" w:rsidRDefault="00220FA1" w:rsidP="00220FA1">
      <w:pPr>
        <w:pStyle w:val="Caption"/>
        <w:rPr>
          <w:rFonts w:ascii="Verdana" w:hAnsi="Verdana"/>
          <w:sz w:val="19"/>
          <w:szCs w:val="19"/>
        </w:rPr>
      </w:pPr>
      <w:commentRangeStart w:id="103"/>
      <w:r w:rsidRPr="003D1F31">
        <w:rPr>
          <w:rFonts w:ascii="Verdana" w:hAnsi="Verdana"/>
          <w:i w:val="0"/>
          <w:iCs w:val="0"/>
          <w:noProof/>
          <w:color w:val="auto"/>
          <w:sz w:val="19"/>
          <w:szCs w:val="19"/>
          <w:lang w:val="de-AT" w:eastAsia="de-AT"/>
        </w:rPr>
        <w:drawing>
          <wp:inline distT="0" distB="0" distL="0" distR="0" wp14:anchorId="3221DBDD" wp14:editId="57FC760A">
            <wp:extent cx="5731510" cy="3275330"/>
            <wp:effectExtent l="0" t="0" r="0" b="0"/>
            <wp:docPr id="17"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5731510" cy="3275330"/>
                    </a:xfrm>
                    <a:prstGeom prst="rect">
                      <a:avLst/>
                    </a:prstGeom>
                  </pic:spPr>
                </pic:pic>
              </a:graphicData>
            </a:graphic>
          </wp:inline>
        </w:drawing>
      </w:r>
      <w:commentRangeEnd w:id="103"/>
      <w:r w:rsidRPr="003D1F31">
        <w:rPr>
          <w:rStyle w:val="CommentReference"/>
          <w:i w:val="0"/>
          <w:iCs w:val="0"/>
          <w:color w:val="auto"/>
        </w:rPr>
        <w:commentReference w:id="103"/>
      </w:r>
    </w:p>
    <w:p w14:paraId="0494EB56" w14:textId="275EEAD1" w:rsidR="002426EF" w:rsidRPr="003D1F31" w:rsidRDefault="002426EF">
      <w:pPr>
        <w:pStyle w:val="BodyText"/>
        <w:rPr>
          <w:rFonts w:ascii="Verdana" w:hAnsi="Verdana"/>
          <w:sz w:val="19"/>
          <w:szCs w:val="19"/>
          <w:lang w:val="en-GB"/>
        </w:rPr>
      </w:pPr>
    </w:p>
    <w:p w14:paraId="7E86CB42" w14:textId="005CDB91" w:rsidR="00432A5D" w:rsidRPr="003D1F31" w:rsidRDefault="00432A5D" w:rsidP="00432A5D">
      <w:pPr>
        <w:pStyle w:val="BodyText"/>
        <w:jc w:val="both"/>
        <w:rPr>
          <w:rFonts w:ascii="Verdana" w:hAnsi="Verdana"/>
          <w:sz w:val="19"/>
          <w:szCs w:val="19"/>
          <w:lang w:val="en-GB"/>
        </w:rPr>
      </w:pPr>
      <w:r w:rsidRPr="003D1F31">
        <w:rPr>
          <w:rFonts w:ascii="Verdana" w:hAnsi="Verdana"/>
          <w:sz w:val="19"/>
          <w:szCs w:val="19"/>
          <w:lang w:val="en-GB"/>
        </w:rPr>
        <w:t xml:space="preserve">The last question in the outcome orientation section of the survey focused on impact statements and how the changes </w:t>
      </w:r>
      <w:r w:rsidR="00D17BB8">
        <w:rPr>
          <w:rFonts w:ascii="Verdana" w:hAnsi="Verdana"/>
          <w:sz w:val="19"/>
          <w:szCs w:val="19"/>
          <w:lang w:val="en-GB"/>
        </w:rPr>
        <w:t xml:space="preserve">effected by the scrutinized SNSF </w:t>
      </w:r>
      <w:r w:rsidRPr="003D1F31">
        <w:rPr>
          <w:rFonts w:ascii="Verdana" w:hAnsi="Verdana"/>
          <w:sz w:val="19"/>
          <w:szCs w:val="19"/>
          <w:lang w:val="en-GB"/>
        </w:rPr>
        <w:t>funded projects corresponded to these statements. The statements were chosen to address SI-relevant aspects either directly or indirectly.</w:t>
      </w:r>
    </w:p>
    <w:p w14:paraId="5E51459E" w14:textId="1F60A786" w:rsidR="00760B31" w:rsidRPr="003D1F31" w:rsidRDefault="00760B31" w:rsidP="00432A5D">
      <w:pPr>
        <w:pStyle w:val="BodyText"/>
        <w:jc w:val="both"/>
        <w:rPr>
          <w:rFonts w:ascii="Verdana" w:hAnsi="Verdana"/>
          <w:sz w:val="19"/>
          <w:szCs w:val="19"/>
          <w:lang w:val="en-GB"/>
        </w:rPr>
      </w:pPr>
    </w:p>
    <w:p w14:paraId="2302C772" w14:textId="29FD6008" w:rsidR="00760B31" w:rsidRPr="003D1F31" w:rsidRDefault="00760B31" w:rsidP="00760B31">
      <w:pPr>
        <w:pStyle w:val="Caption"/>
        <w:keepNext/>
        <w:rPr>
          <w:rFonts w:ascii="Verdana" w:hAnsi="Verdana"/>
        </w:rPr>
      </w:pPr>
      <w:bookmarkStart w:id="104" w:name="_Toc106728189"/>
      <w:r w:rsidRPr="003D1F31">
        <w:rPr>
          <w:rFonts w:ascii="Verdana" w:hAnsi="Verdana"/>
        </w:rPr>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24</w:t>
      </w:r>
      <w:r w:rsidRPr="003D1F31">
        <w:rPr>
          <w:rFonts w:ascii="Verdana" w:hAnsi="Verdana"/>
        </w:rPr>
        <w:fldChar w:fldCharType="end"/>
      </w:r>
      <w:r w:rsidRPr="003D1F31">
        <w:rPr>
          <w:rFonts w:ascii="Verdana" w:hAnsi="Verdana"/>
        </w:rPr>
        <w:t>: Impact statements – change affected through the funded research project</w:t>
      </w:r>
      <w:bookmarkEnd w:id="104"/>
    </w:p>
    <w:p w14:paraId="3CAA1936" w14:textId="77777777" w:rsidR="00760B31" w:rsidRPr="003D1F31" w:rsidRDefault="00760B31" w:rsidP="00760B31">
      <w:pPr>
        <w:pStyle w:val="BodyText"/>
        <w:rPr>
          <w:lang w:val="en-GB"/>
        </w:rPr>
      </w:pPr>
      <w:r w:rsidRPr="003D1F31">
        <w:rPr>
          <w:noProof/>
          <w:lang w:val="de-AT" w:eastAsia="de-AT"/>
        </w:rPr>
        <w:drawing>
          <wp:inline distT="0" distB="0" distL="0" distR="0" wp14:anchorId="6495FA51" wp14:editId="68B0DD20">
            <wp:extent cx="5731510" cy="2865755"/>
            <wp:effectExtent l="0" t="0" r="0" b="0"/>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731510" cy="2865755"/>
                    </a:xfrm>
                    <a:prstGeom prst="rect">
                      <a:avLst/>
                    </a:prstGeom>
                  </pic:spPr>
                </pic:pic>
              </a:graphicData>
            </a:graphic>
          </wp:inline>
        </w:drawing>
      </w:r>
    </w:p>
    <w:p w14:paraId="5A0793BF" w14:textId="77777777" w:rsidR="00760B31" w:rsidRPr="003D1F31" w:rsidRDefault="00760B31" w:rsidP="00432A5D">
      <w:pPr>
        <w:pStyle w:val="BodyText"/>
        <w:jc w:val="both"/>
        <w:rPr>
          <w:rFonts w:ascii="Verdana" w:hAnsi="Verdana"/>
          <w:sz w:val="19"/>
          <w:szCs w:val="19"/>
          <w:lang w:val="en-GB"/>
        </w:rPr>
      </w:pPr>
    </w:p>
    <w:p w14:paraId="72EAD059" w14:textId="47A4FC3C" w:rsidR="00432A5D" w:rsidRPr="003D1F31" w:rsidRDefault="00432A5D" w:rsidP="00432A5D">
      <w:pPr>
        <w:pStyle w:val="BodyText"/>
        <w:jc w:val="both"/>
        <w:rPr>
          <w:rFonts w:ascii="Verdana" w:hAnsi="Verdana"/>
          <w:sz w:val="19"/>
          <w:szCs w:val="19"/>
          <w:lang w:val="en-GB"/>
        </w:rPr>
      </w:pPr>
      <w:r w:rsidRPr="003D1F31">
        <w:rPr>
          <w:rFonts w:ascii="Verdana" w:hAnsi="Verdana"/>
          <w:sz w:val="19"/>
          <w:szCs w:val="19"/>
          <w:lang w:val="en-GB"/>
        </w:rPr>
        <w:t>The academic rationale was prevailing among the s</w:t>
      </w:r>
      <w:r w:rsidR="00D17BB8">
        <w:rPr>
          <w:rFonts w:ascii="Verdana" w:hAnsi="Verdana"/>
          <w:sz w:val="19"/>
          <w:szCs w:val="19"/>
          <w:lang w:val="en-GB"/>
        </w:rPr>
        <w:t>urvey respondents (see Figure 23</w:t>
      </w:r>
      <w:r w:rsidRPr="003D1F31">
        <w:rPr>
          <w:rFonts w:ascii="Verdana" w:hAnsi="Verdana"/>
          <w:sz w:val="19"/>
          <w:szCs w:val="19"/>
          <w:lang w:val="en-GB"/>
        </w:rPr>
        <w:t xml:space="preserve">); 53 % of the respondents (n= 328) rated the statement </w:t>
      </w:r>
      <w:r w:rsidRPr="003D1F31">
        <w:rPr>
          <w:rFonts w:ascii="Verdana" w:hAnsi="Verdana"/>
          <w:i/>
          <w:iCs/>
          <w:sz w:val="19"/>
          <w:szCs w:val="19"/>
          <w:lang w:val="en-GB"/>
        </w:rPr>
        <w:t xml:space="preserve">the scrutinized issue was not (widely) addressed </w:t>
      </w:r>
      <w:r w:rsidRPr="003D1F31">
        <w:rPr>
          <w:rFonts w:ascii="Verdana" w:hAnsi="Verdana"/>
          <w:i/>
          <w:iCs/>
          <w:sz w:val="19"/>
          <w:szCs w:val="19"/>
          <w:lang w:val="en-GB"/>
        </w:rPr>
        <w:lastRenderedPageBreak/>
        <w:t>in academia before</w:t>
      </w:r>
      <w:r w:rsidRPr="003D1F31">
        <w:rPr>
          <w:rFonts w:ascii="Verdana" w:hAnsi="Verdana"/>
          <w:sz w:val="19"/>
          <w:szCs w:val="19"/>
          <w:lang w:val="en-GB"/>
        </w:rPr>
        <w:t xml:space="preserve"> with 7 or higher on a scale from 0 to 10. This result is followed by a similar statement postulating that </w:t>
      </w:r>
      <w:r w:rsidRPr="003D1F31">
        <w:rPr>
          <w:rFonts w:ascii="Verdana" w:hAnsi="Verdana"/>
          <w:i/>
          <w:iCs/>
          <w:sz w:val="19"/>
          <w:szCs w:val="19"/>
          <w:lang w:val="en-GB"/>
        </w:rPr>
        <w:t xml:space="preserve">the project results addressed an issue that was not (widely) known before </w:t>
      </w:r>
      <w:r w:rsidRPr="003D1F31">
        <w:rPr>
          <w:rFonts w:ascii="Verdana" w:hAnsi="Verdana"/>
          <w:sz w:val="19"/>
          <w:szCs w:val="19"/>
          <w:lang w:val="en-GB"/>
        </w:rPr>
        <w:t xml:space="preserve">in general. 30 % of the respondents (n= 302) rated this statement with 7 or higher. The statement that </w:t>
      </w:r>
      <w:r w:rsidRPr="003D1F31">
        <w:rPr>
          <w:rFonts w:ascii="Verdana" w:hAnsi="Verdana"/>
          <w:i/>
          <w:iCs/>
          <w:sz w:val="19"/>
          <w:szCs w:val="19"/>
          <w:lang w:val="en-GB"/>
        </w:rPr>
        <w:t>the project generated a deeper/better understanding of a social issue</w:t>
      </w:r>
      <w:r w:rsidRPr="003D1F31">
        <w:rPr>
          <w:rFonts w:ascii="Verdana" w:hAnsi="Verdana"/>
          <w:sz w:val="19"/>
          <w:szCs w:val="19"/>
          <w:lang w:val="en-GB"/>
        </w:rPr>
        <w:t xml:space="preserve"> was similarly rated </w:t>
      </w:r>
      <w:r w:rsidR="00D4605C" w:rsidRPr="003D1F31">
        <w:rPr>
          <w:rFonts w:ascii="Verdana" w:hAnsi="Verdana"/>
          <w:sz w:val="19"/>
          <w:szCs w:val="19"/>
          <w:lang w:val="en-GB"/>
        </w:rPr>
        <w:t>by the respondents (n= 296)</w:t>
      </w:r>
      <w:r w:rsidR="00760B31" w:rsidRPr="003D1F31">
        <w:rPr>
          <w:rFonts w:ascii="Verdana" w:hAnsi="Verdana"/>
          <w:sz w:val="19"/>
          <w:szCs w:val="19"/>
          <w:lang w:val="en-GB"/>
        </w:rPr>
        <w:t>.</w:t>
      </w:r>
      <w:r w:rsidR="002F6669">
        <w:rPr>
          <w:rFonts w:ascii="Verdana" w:hAnsi="Verdana"/>
          <w:sz w:val="19"/>
          <w:szCs w:val="19"/>
          <w:lang w:val="en-GB"/>
        </w:rPr>
        <w:t xml:space="preserve"> </w:t>
      </w:r>
      <w:r w:rsidR="002F6669" w:rsidRPr="002F6669">
        <w:rPr>
          <w:rFonts w:ascii="Verdana" w:hAnsi="Verdana"/>
          <w:sz w:val="19"/>
          <w:szCs w:val="19"/>
          <w:lang w:val="en-GB"/>
        </w:rPr>
        <w:t>These three response categories primarily indicate effects with regard to the progress of science.</w:t>
      </w:r>
    </w:p>
    <w:p w14:paraId="25F334C3" w14:textId="5DDEC74F" w:rsidR="007E7230" w:rsidRPr="003D1F31" w:rsidRDefault="002F6669" w:rsidP="007E7230">
      <w:pPr>
        <w:pStyle w:val="BodyText"/>
        <w:jc w:val="both"/>
        <w:rPr>
          <w:rFonts w:ascii="Verdana" w:hAnsi="Verdana"/>
          <w:sz w:val="19"/>
          <w:szCs w:val="19"/>
          <w:lang w:val="en-GB"/>
        </w:rPr>
      </w:pPr>
      <w:r>
        <w:rPr>
          <w:rFonts w:ascii="Verdana" w:hAnsi="Verdana"/>
          <w:sz w:val="19"/>
          <w:szCs w:val="19"/>
          <w:lang w:val="en-GB"/>
        </w:rPr>
        <w:t>However, it</w:t>
      </w:r>
      <w:r w:rsidR="00432A5D" w:rsidRPr="003D1F31">
        <w:rPr>
          <w:rFonts w:ascii="Verdana" w:hAnsi="Verdana"/>
          <w:sz w:val="19"/>
          <w:szCs w:val="19"/>
          <w:lang w:val="en-GB"/>
        </w:rPr>
        <w:t xml:space="preserve"> is striking that as many as 22% of the PIs (N= 290) indicated that their </w:t>
      </w:r>
      <w:r w:rsidR="00432A5D" w:rsidRPr="003D1F31">
        <w:rPr>
          <w:rFonts w:ascii="Verdana" w:hAnsi="Verdana"/>
          <w:i/>
          <w:sz w:val="19"/>
          <w:szCs w:val="19"/>
          <w:lang w:val="en-GB"/>
        </w:rPr>
        <w:t xml:space="preserve">targeted groups have gained capabilities to tackle similar </w:t>
      </w:r>
      <w:r w:rsidR="00D4605C" w:rsidRPr="003D1F31">
        <w:rPr>
          <w:rFonts w:ascii="Verdana" w:hAnsi="Verdana"/>
          <w:i/>
          <w:sz w:val="19"/>
          <w:szCs w:val="19"/>
          <w:lang w:val="en-GB"/>
        </w:rPr>
        <w:t xml:space="preserve">existing or upcoming </w:t>
      </w:r>
      <w:r w:rsidR="00432A5D" w:rsidRPr="003D1F31">
        <w:rPr>
          <w:rFonts w:ascii="Verdana" w:hAnsi="Verdana"/>
          <w:i/>
          <w:sz w:val="19"/>
          <w:szCs w:val="19"/>
          <w:lang w:val="en-GB"/>
        </w:rPr>
        <w:t>issues</w:t>
      </w:r>
      <w:r w:rsidR="00432A5D" w:rsidRPr="003D1F31">
        <w:rPr>
          <w:rFonts w:ascii="Verdana" w:hAnsi="Verdana"/>
          <w:sz w:val="19"/>
          <w:szCs w:val="19"/>
          <w:lang w:val="en-GB"/>
        </w:rPr>
        <w:t>. Moreover, 10 % and 9 %, respectively, of the SNSF-funded projects</w:t>
      </w:r>
      <w:r w:rsidR="00D4605C" w:rsidRPr="003D1F31">
        <w:rPr>
          <w:rFonts w:ascii="Verdana" w:hAnsi="Verdana"/>
          <w:sz w:val="19"/>
          <w:szCs w:val="19"/>
          <w:lang w:val="en-GB"/>
        </w:rPr>
        <w:t xml:space="preserve"> (n= 273 resp. 272)</w:t>
      </w:r>
      <w:r w:rsidR="00432A5D" w:rsidRPr="003D1F31">
        <w:rPr>
          <w:rFonts w:ascii="Verdana" w:hAnsi="Verdana"/>
          <w:sz w:val="19"/>
          <w:szCs w:val="19"/>
          <w:lang w:val="en-GB"/>
        </w:rPr>
        <w:t xml:space="preserve"> contributed highly to an </w:t>
      </w:r>
      <w:r w:rsidR="00432A5D" w:rsidRPr="003D1F31">
        <w:rPr>
          <w:rFonts w:ascii="Verdana" w:hAnsi="Verdana"/>
          <w:i/>
          <w:iCs/>
          <w:sz w:val="19"/>
          <w:szCs w:val="19"/>
          <w:lang w:val="en-GB"/>
        </w:rPr>
        <w:t>emancipatory impact</w:t>
      </w:r>
      <w:r w:rsidR="00D4605C" w:rsidRPr="003D1F31">
        <w:rPr>
          <w:rFonts w:ascii="Verdana" w:hAnsi="Verdana"/>
          <w:i/>
          <w:iCs/>
          <w:sz w:val="19"/>
          <w:szCs w:val="19"/>
          <w:lang w:val="en-GB"/>
        </w:rPr>
        <w:t>/role for the target groups</w:t>
      </w:r>
      <w:r w:rsidR="00432A5D" w:rsidRPr="003D1F31">
        <w:rPr>
          <w:rFonts w:ascii="Verdana" w:hAnsi="Verdana"/>
          <w:sz w:val="19"/>
          <w:szCs w:val="19"/>
          <w:lang w:val="en-GB"/>
        </w:rPr>
        <w:t xml:space="preserve"> or the </w:t>
      </w:r>
      <w:r w:rsidR="00432A5D" w:rsidRPr="003D1F31">
        <w:rPr>
          <w:rFonts w:ascii="Verdana" w:hAnsi="Verdana"/>
          <w:i/>
          <w:iCs/>
          <w:sz w:val="19"/>
          <w:szCs w:val="19"/>
          <w:lang w:val="en-GB"/>
        </w:rPr>
        <w:t>mitigation of a social issue</w:t>
      </w:r>
      <w:r w:rsidR="00432A5D" w:rsidRPr="003D1F31">
        <w:rPr>
          <w:rFonts w:ascii="Verdana" w:hAnsi="Verdana"/>
          <w:sz w:val="19"/>
          <w:szCs w:val="19"/>
          <w:lang w:val="en-GB"/>
        </w:rPr>
        <w:t xml:space="preserve"> (see Figure 21). The latter three items indicate an orientation toward </w:t>
      </w:r>
      <w:r>
        <w:rPr>
          <w:rFonts w:ascii="Verdana" w:hAnsi="Verdana"/>
          <w:sz w:val="19"/>
          <w:szCs w:val="19"/>
          <w:lang w:val="en-GB"/>
        </w:rPr>
        <w:t>(</w:t>
      </w:r>
      <w:r w:rsidR="00432A5D" w:rsidRPr="003D1F31">
        <w:rPr>
          <w:rFonts w:ascii="Verdana" w:hAnsi="Verdana"/>
          <w:sz w:val="19"/>
          <w:szCs w:val="19"/>
          <w:lang w:val="en-GB"/>
        </w:rPr>
        <w:t>social</w:t>
      </w:r>
      <w:r>
        <w:rPr>
          <w:rFonts w:ascii="Verdana" w:hAnsi="Verdana"/>
          <w:sz w:val="19"/>
          <w:szCs w:val="19"/>
          <w:lang w:val="en-GB"/>
        </w:rPr>
        <w:t xml:space="preserve">) innovation. </w:t>
      </w:r>
      <w:r w:rsidR="00D4605C" w:rsidRPr="003D1F31">
        <w:rPr>
          <w:rFonts w:ascii="Verdana" w:hAnsi="Verdana"/>
          <w:sz w:val="19"/>
          <w:szCs w:val="19"/>
          <w:lang w:val="en-GB"/>
        </w:rPr>
        <w:t>The</w:t>
      </w:r>
      <w:r>
        <w:rPr>
          <w:rFonts w:ascii="Verdana" w:hAnsi="Verdana"/>
          <w:sz w:val="19"/>
          <w:szCs w:val="19"/>
          <w:lang w:val="en-GB"/>
        </w:rPr>
        <w:t xml:space="preserve">se shares </w:t>
      </w:r>
      <w:r w:rsidR="00D4605C" w:rsidRPr="003D1F31">
        <w:rPr>
          <w:rFonts w:ascii="Verdana" w:hAnsi="Verdana"/>
          <w:sz w:val="19"/>
          <w:szCs w:val="19"/>
          <w:lang w:val="en-GB"/>
        </w:rPr>
        <w:t xml:space="preserve">are </w:t>
      </w:r>
      <w:r>
        <w:rPr>
          <w:rFonts w:ascii="Verdana" w:hAnsi="Verdana"/>
          <w:sz w:val="19"/>
          <w:szCs w:val="19"/>
          <w:lang w:val="en-GB"/>
        </w:rPr>
        <w:t xml:space="preserve">however </w:t>
      </w:r>
      <w:r w:rsidR="00D4605C" w:rsidRPr="003D1F31">
        <w:rPr>
          <w:rFonts w:ascii="Verdana" w:hAnsi="Verdana"/>
          <w:sz w:val="19"/>
          <w:szCs w:val="19"/>
          <w:lang w:val="en-GB"/>
        </w:rPr>
        <w:t>likely exaggerated. If the "non-applicable" answers were included, the respective proportions would drop by about 2 to 6 percentage points, depending on the question.</w:t>
      </w:r>
      <w:r w:rsidR="00760B31" w:rsidRPr="003D1F31">
        <w:rPr>
          <w:rFonts w:ascii="Verdana" w:hAnsi="Verdana"/>
          <w:sz w:val="19"/>
          <w:szCs w:val="19"/>
          <w:lang w:val="en-GB"/>
        </w:rPr>
        <w:t xml:space="preserve"> </w:t>
      </w:r>
      <w:r>
        <w:rPr>
          <w:rFonts w:ascii="Verdana" w:hAnsi="Verdana"/>
          <w:sz w:val="19"/>
          <w:szCs w:val="19"/>
          <w:lang w:val="en-GB"/>
        </w:rPr>
        <w:t>Table 11</w:t>
      </w:r>
      <w:r w:rsidR="005B7791" w:rsidRPr="003D1F31">
        <w:rPr>
          <w:rFonts w:ascii="Verdana" w:hAnsi="Verdana"/>
          <w:sz w:val="19"/>
          <w:szCs w:val="19"/>
          <w:lang w:val="en-GB"/>
        </w:rPr>
        <w:t xml:space="preserve"> shows the adjusted results when the "non-applicable" answers are rated as 0 on a scale between 0-10 and thus added to the respective </w:t>
      </w:r>
      <w:r>
        <w:rPr>
          <w:rFonts w:ascii="Verdana" w:hAnsi="Verdana"/>
          <w:sz w:val="19"/>
          <w:szCs w:val="19"/>
          <w:lang w:val="en-GB"/>
        </w:rPr>
        <w:t xml:space="preserve">statistical </w:t>
      </w:r>
      <w:r w:rsidR="005B7791" w:rsidRPr="003D1F31">
        <w:rPr>
          <w:rFonts w:ascii="Verdana" w:hAnsi="Verdana"/>
          <w:sz w:val="19"/>
          <w:szCs w:val="19"/>
          <w:lang w:val="en-GB"/>
        </w:rPr>
        <w:t>population.</w:t>
      </w:r>
      <w:r w:rsidR="004238E2" w:rsidRPr="003D1F31">
        <w:rPr>
          <w:rFonts w:ascii="Verdana" w:hAnsi="Verdana"/>
          <w:sz w:val="19"/>
          <w:szCs w:val="19"/>
          <w:lang w:val="en-GB"/>
        </w:rPr>
        <w:t xml:space="preserve"> </w:t>
      </w:r>
      <w:r w:rsidR="007E7230" w:rsidRPr="003D1F31">
        <w:rPr>
          <w:rFonts w:ascii="Verdana" w:hAnsi="Verdana"/>
          <w:sz w:val="19"/>
          <w:szCs w:val="19"/>
          <w:lang w:val="en-GB"/>
        </w:rPr>
        <w:t xml:space="preserve">But even with this adjustment to the safer side, SNSF projects </w:t>
      </w:r>
      <w:r>
        <w:rPr>
          <w:rFonts w:ascii="Verdana" w:hAnsi="Verdana"/>
          <w:sz w:val="19"/>
          <w:szCs w:val="19"/>
          <w:lang w:val="en-GB"/>
        </w:rPr>
        <w:t xml:space="preserve">do </w:t>
      </w:r>
      <w:r w:rsidR="007E7230" w:rsidRPr="003D1F31">
        <w:rPr>
          <w:rFonts w:ascii="Verdana" w:hAnsi="Verdana"/>
          <w:sz w:val="19"/>
          <w:szCs w:val="19"/>
          <w:lang w:val="en-GB"/>
        </w:rPr>
        <w:t>not only demonstrate very different impacts, but certainly</w:t>
      </w:r>
      <w:r>
        <w:rPr>
          <w:rFonts w:ascii="Verdana" w:hAnsi="Verdana"/>
          <w:sz w:val="19"/>
          <w:szCs w:val="19"/>
          <w:lang w:val="en-GB"/>
        </w:rPr>
        <w:t xml:space="preserve"> also</w:t>
      </w:r>
      <w:r w:rsidR="007E7230" w:rsidRPr="003D1F31">
        <w:rPr>
          <w:rFonts w:ascii="Verdana" w:hAnsi="Verdana"/>
          <w:sz w:val="19"/>
          <w:szCs w:val="19"/>
          <w:lang w:val="en-GB"/>
        </w:rPr>
        <w:t xml:space="preserve"> impacts that can be used to characterize them as contributions to </w:t>
      </w:r>
      <w:r>
        <w:rPr>
          <w:rFonts w:ascii="Verdana" w:hAnsi="Verdana"/>
          <w:sz w:val="19"/>
          <w:szCs w:val="19"/>
          <w:lang w:val="en-GB"/>
        </w:rPr>
        <w:t>(</w:t>
      </w:r>
      <w:r w:rsidR="007E7230" w:rsidRPr="003D1F31">
        <w:rPr>
          <w:rFonts w:ascii="Verdana" w:hAnsi="Verdana"/>
          <w:sz w:val="19"/>
          <w:szCs w:val="19"/>
          <w:lang w:val="en-GB"/>
        </w:rPr>
        <w:t>social</w:t>
      </w:r>
      <w:r>
        <w:rPr>
          <w:rFonts w:ascii="Verdana" w:hAnsi="Verdana"/>
          <w:sz w:val="19"/>
          <w:szCs w:val="19"/>
          <w:lang w:val="en-GB"/>
        </w:rPr>
        <w:t>)</w:t>
      </w:r>
      <w:r w:rsidR="007E7230" w:rsidRPr="003D1F31">
        <w:rPr>
          <w:rFonts w:ascii="Verdana" w:hAnsi="Verdana"/>
          <w:sz w:val="19"/>
          <w:szCs w:val="19"/>
          <w:lang w:val="en-GB"/>
        </w:rPr>
        <w:t xml:space="preserve"> innovations. For example, almost 18% of the PIs surveyed stated that their </w:t>
      </w:r>
      <w:r w:rsidR="007E7230" w:rsidRPr="003D1F31">
        <w:rPr>
          <w:rFonts w:ascii="Verdana" w:hAnsi="Verdana"/>
          <w:i/>
          <w:sz w:val="19"/>
          <w:szCs w:val="19"/>
          <w:lang w:val="en-GB"/>
        </w:rPr>
        <w:t>"target groups have gained capabilities to tackle similar or upcoming issues"</w:t>
      </w:r>
      <w:r w:rsidR="007E7230" w:rsidRPr="003D1F31">
        <w:rPr>
          <w:rFonts w:ascii="Verdana" w:hAnsi="Verdana"/>
          <w:sz w:val="19"/>
          <w:szCs w:val="19"/>
          <w:lang w:val="en-GB"/>
        </w:rPr>
        <w:t xml:space="preserve"> to a great extent. 8% confirmed that their project had a high </w:t>
      </w:r>
      <w:r w:rsidR="007E7230" w:rsidRPr="003D1F31">
        <w:rPr>
          <w:rFonts w:ascii="Verdana" w:hAnsi="Verdana"/>
          <w:i/>
          <w:sz w:val="19"/>
          <w:szCs w:val="19"/>
          <w:lang w:val="en-GB"/>
        </w:rPr>
        <w:t>emancipatory impact</w:t>
      </w:r>
      <w:r w:rsidR="007E7230" w:rsidRPr="003D1F31">
        <w:rPr>
          <w:rFonts w:ascii="Verdana" w:hAnsi="Verdana"/>
          <w:sz w:val="19"/>
          <w:szCs w:val="19"/>
          <w:lang w:val="en-GB"/>
        </w:rPr>
        <w:t xml:space="preserve"> and almost 7% of the </w:t>
      </w:r>
      <w:r w:rsidRPr="003D1F31">
        <w:rPr>
          <w:rFonts w:ascii="Verdana" w:hAnsi="Verdana"/>
          <w:sz w:val="19"/>
          <w:szCs w:val="19"/>
          <w:lang w:val="en-GB"/>
        </w:rPr>
        <w:t xml:space="preserve">surveyed </w:t>
      </w:r>
      <w:r w:rsidR="007E7230" w:rsidRPr="003D1F31">
        <w:rPr>
          <w:rFonts w:ascii="Verdana" w:hAnsi="Verdana"/>
          <w:sz w:val="19"/>
          <w:szCs w:val="19"/>
          <w:lang w:val="en-GB"/>
        </w:rPr>
        <w:t>PIs emphasized that the</w:t>
      </w:r>
      <w:r>
        <w:rPr>
          <w:rFonts w:ascii="Verdana" w:hAnsi="Verdana"/>
          <w:sz w:val="19"/>
          <w:szCs w:val="19"/>
          <w:lang w:val="en-GB"/>
        </w:rPr>
        <w:t>ir</w:t>
      </w:r>
      <w:r w:rsidR="007E7230" w:rsidRPr="003D1F31">
        <w:rPr>
          <w:rFonts w:ascii="Verdana" w:hAnsi="Verdana"/>
          <w:sz w:val="19"/>
          <w:szCs w:val="19"/>
          <w:lang w:val="en-GB"/>
        </w:rPr>
        <w:t xml:space="preserve"> project</w:t>
      </w:r>
      <w:r>
        <w:rPr>
          <w:rFonts w:ascii="Verdana" w:hAnsi="Verdana"/>
          <w:sz w:val="19"/>
          <w:szCs w:val="19"/>
          <w:lang w:val="en-GB"/>
        </w:rPr>
        <w:t>s</w:t>
      </w:r>
      <w:r w:rsidR="007E7230" w:rsidRPr="003D1F31">
        <w:rPr>
          <w:rFonts w:ascii="Verdana" w:hAnsi="Verdana"/>
          <w:sz w:val="19"/>
          <w:szCs w:val="19"/>
          <w:lang w:val="en-GB"/>
        </w:rPr>
        <w:t xml:space="preserve"> highly </w:t>
      </w:r>
      <w:r w:rsidR="007E7230" w:rsidRPr="003D1F31">
        <w:rPr>
          <w:rFonts w:ascii="Verdana" w:hAnsi="Verdana"/>
          <w:i/>
          <w:sz w:val="19"/>
          <w:szCs w:val="19"/>
          <w:lang w:val="en-GB"/>
        </w:rPr>
        <w:t>"contributed to the mitigation of a social issue".</w:t>
      </w:r>
      <w:r w:rsidR="007E7230" w:rsidRPr="003D1F31">
        <w:rPr>
          <w:rFonts w:ascii="Verdana" w:hAnsi="Verdana"/>
          <w:sz w:val="19"/>
          <w:szCs w:val="19"/>
          <w:lang w:val="en-GB"/>
        </w:rPr>
        <w:t xml:space="preserve"> </w:t>
      </w:r>
    </w:p>
    <w:p w14:paraId="7E3BD52F" w14:textId="77777777" w:rsidR="007E7230" w:rsidRPr="003D1F31" w:rsidRDefault="007E7230" w:rsidP="007E7230">
      <w:pPr>
        <w:pStyle w:val="BodyText"/>
        <w:jc w:val="both"/>
        <w:rPr>
          <w:rFonts w:ascii="Verdana" w:hAnsi="Verdana"/>
          <w:sz w:val="19"/>
          <w:szCs w:val="19"/>
          <w:lang w:val="en-GB"/>
        </w:rPr>
      </w:pPr>
    </w:p>
    <w:p w14:paraId="30F394E7" w14:textId="7A489987" w:rsidR="00760B31" w:rsidRPr="003D1F31" w:rsidRDefault="00760B31" w:rsidP="00760B31">
      <w:pPr>
        <w:pStyle w:val="Caption"/>
        <w:keepNext/>
        <w:rPr>
          <w:rFonts w:ascii="Verdana" w:hAnsi="Verdana"/>
        </w:rPr>
      </w:pPr>
      <w:bookmarkStart w:id="105" w:name="_Toc106728159"/>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14</w:t>
      </w:r>
      <w:r w:rsidRPr="003D1F31">
        <w:rPr>
          <w:rFonts w:ascii="Verdana" w:hAnsi="Verdana"/>
        </w:rPr>
        <w:fldChar w:fldCharType="end"/>
      </w:r>
      <w:r w:rsidRPr="003D1F31">
        <w:rPr>
          <w:rFonts w:ascii="Verdana" w:hAnsi="Verdana"/>
        </w:rPr>
        <w:t>: Impact statements – change affected through the funded research project</w:t>
      </w:r>
      <w:bookmarkEnd w:id="105"/>
    </w:p>
    <w:tbl>
      <w:tblPr>
        <w:tblStyle w:val="ListTable3"/>
        <w:tblW w:w="9093" w:type="dxa"/>
        <w:tblLayout w:type="fixed"/>
        <w:tblLook w:val="04A0" w:firstRow="1" w:lastRow="0" w:firstColumn="1" w:lastColumn="0" w:noHBand="0" w:noVBand="1"/>
      </w:tblPr>
      <w:tblGrid>
        <w:gridCol w:w="1129"/>
        <w:gridCol w:w="567"/>
        <w:gridCol w:w="732"/>
        <w:gridCol w:w="544"/>
        <w:gridCol w:w="687"/>
        <w:gridCol w:w="589"/>
        <w:gridCol w:w="788"/>
        <w:gridCol w:w="629"/>
        <w:gridCol w:w="687"/>
        <w:gridCol w:w="589"/>
        <w:gridCol w:w="790"/>
        <w:gridCol w:w="628"/>
        <w:gridCol w:w="734"/>
      </w:tblGrid>
      <w:tr w:rsidR="00B71AA3" w:rsidRPr="003D1F31" w14:paraId="535CBD66" w14:textId="77777777" w:rsidTr="007A5824">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129" w:type="dxa"/>
            <w:tcBorders>
              <w:bottom w:val="single" w:sz="4" w:space="0" w:color="000000" w:themeColor="text1"/>
              <w:right w:val="single" w:sz="4" w:space="0" w:color="FFFFFF"/>
            </w:tcBorders>
            <w:vAlign w:val="bottom"/>
          </w:tcPr>
          <w:p w14:paraId="0BA44281" w14:textId="77777777" w:rsidR="00760B31" w:rsidRPr="003D1F31" w:rsidRDefault="00760B31" w:rsidP="003D216D">
            <w:pPr>
              <w:pStyle w:val="BodyText"/>
              <w:widowControl w:val="0"/>
              <w:jc w:val="center"/>
              <w:rPr>
                <w:rFonts w:ascii="Verdana" w:eastAsia="Calibri" w:hAnsi="Verdana"/>
                <w:color w:val="FFFFFF"/>
                <w:sz w:val="16"/>
                <w:szCs w:val="16"/>
                <w:lang w:val="en-GB"/>
              </w:rPr>
            </w:pPr>
          </w:p>
        </w:tc>
        <w:tc>
          <w:tcPr>
            <w:tcW w:w="1299" w:type="dxa"/>
            <w:gridSpan w:val="2"/>
            <w:tcBorders>
              <w:left w:val="single" w:sz="4" w:space="0" w:color="FFFFFF"/>
              <w:bottom w:val="nil"/>
              <w:right w:val="single" w:sz="4" w:space="0" w:color="FFFFFF"/>
            </w:tcBorders>
            <w:vAlign w:val="bottom"/>
          </w:tcPr>
          <w:p w14:paraId="37980783"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capacity to tackle similar issues (n=290)</w:t>
            </w:r>
          </w:p>
        </w:tc>
        <w:tc>
          <w:tcPr>
            <w:tcW w:w="1231" w:type="dxa"/>
            <w:gridSpan w:val="2"/>
            <w:tcBorders>
              <w:left w:val="single" w:sz="4" w:space="0" w:color="FFFFFF"/>
              <w:bottom w:val="nil"/>
              <w:right w:val="single" w:sz="4" w:space="0" w:color="FFFFFF"/>
            </w:tcBorders>
            <w:vAlign w:val="bottom"/>
          </w:tcPr>
          <w:p w14:paraId="5E64EC5A"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Emancipa</w:t>
            </w:r>
            <w:r w:rsidRPr="003D1F31">
              <w:rPr>
                <w:rFonts w:ascii="Verdana" w:eastAsia="Calibri" w:hAnsi="Verdana"/>
                <w:color w:val="FFFFFF"/>
                <w:sz w:val="16"/>
                <w:szCs w:val="16"/>
                <w:lang w:val="en-GB"/>
              </w:rPr>
              <w:softHyphen/>
              <w:t>tion</w:t>
            </w:r>
            <w:r w:rsidRPr="003D1F31">
              <w:rPr>
                <w:rFonts w:ascii="Verdana" w:eastAsia="Calibri" w:hAnsi="Verdana"/>
                <w:color w:val="FFFFFF"/>
                <w:sz w:val="16"/>
                <w:szCs w:val="16"/>
                <w:lang w:val="en-GB"/>
              </w:rPr>
              <w:br/>
              <w:t>(n=273)</w:t>
            </w:r>
          </w:p>
        </w:tc>
        <w:tc>
          <w:tcPr>
            <w:tcW w:w="1377" w:type="dxa"/>
            <w:gridSpan w:val="2"/>
            <w:tcBorders>
              <w:left w:val="single" w:sz="4" w:space="0" w:color="FFFFFF"/>
              <w:bottom w:val="nil"/>
              <w:right w:val="single" w:sz="4" w:space="0" w:color="FFFFFF"/>
            </w:tcBorders>
            <w:vAlign w:val="bottom"/>
          </w:tcPr>
          <w:p w14:paraId="60CC28A3"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deeper/</w:t>
            </w:r>
            <w:r w:rsidRPr="003D1F31">
              <w:rPr>
                <w:rFonts w:ascii="Verdana" w:eastAsia="Calibri" w:hAnsi="Verdana"/>
                <w:color w:val="FFFFFF"/>
                <w:sz w:val="16"/>
                <w:szCs w:val="16"/>
                <w:lang w:val="en-GB"/>
              </w:rPr>
              <w:br/>
              <w:t>better understan</w:t>
            </w:r>
            <w:r w:rsidRPr="003D1F31">
              <w:rPr>
                <w:rFonts w:ascii="Verdana" w:eastAsia="Calibri" w:hAnsi="Verdana"/>
                <w:color w:val="FFFFFF"/>
                <w:sz w:val="16"/>
                <w:szCs w:val="16"/>
                <w:lang w:val="en-GB"/>
              </w:rPr>
              <w:softHyphen/>
              <w:t>ding of a specific social issue (n=286)</w:t>
            </w:r>
          </w:p>
        </w:tc>
        <w:tc>
          <w:tcPr>
            <w:tcW w:w="1316" w:type="dxa"/>
            <w:gridSpan w:val="2"/>
            <w:tcBorders>
              <w:left w:val="single" w:sz="4" w:space="0" w:color="FFFFFF"/>
              <w:bottom w:val="nil"/>
              <w:right w:val="single" w:sz="4" w:space="0" w:color="FFFFFF"/>
            </w:tcBorders>
            <w:vAlign w:val="bottom"/>
          </w:tcPr>
          <w:p w14:paraId="133FDD4B"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mitigation of a social issue (n=272)</w:t>
            </w:r>
          </w:p>
        </w:tc>
        <w:tc>
          <w:tcPr>
            <w:tcW w:w="1379" w:type="dxa"/>
            <w:gridSpan w:val="2"/>
            <w:tcBorders>
              <w:left w:val="single" w:sz="4" w:space="0" w:color="FFFFFF"/>
              <w:bottom w:val="nil"/>
              <w:right w:val="single" w:sz="4" w:space="0" w:color="FFFFFF"/>
            </w:tcBorders>
            <w:vAlign w:val="bottom"/>
          </w:tcPr>
          <w:p w14:paraId="14194530"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issue not (widely) known in the society (n=302)</w:t>
            </w:r>
          </w:p>
        </w:tc>
        <w:tc>
          <w:tcPr>
            <w:tcW w:w="1358" w:type="dxa"/>
            <w:gridSpan w:val="2"/>
            <w:tcBorders>
              <w:left w:val="single" w:sz="4" w:space="0" w:color="FFFFFF"/>
              <w:bottom w:val="nil"/>
            </w:tcBorders>
            <w:vAlign w:val="bottom"/>
          </w:tcPr>
          <w:p w14:paraId="28800C18"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issue not (widely) addressed in academia (n=328)</w:t>
            </w:r>
          </w:p>
        </w:tc>
      </w:tr>
      <w:tr w:rsidR="00760B31" w:rsidRPr="003D1F31" w14:paraId="54EB9E83" w14:textId="77777777" w:rsidTr="007A582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auto"/>
            </w:tcBorders>
            <w:vAlign w:val="bottom"/>
          </w:tcPr>
          <w:p w14:paraId="27DAD33D" w14:textId="55076347" w:rsidR="00760B31" w:rsidRPr="003D1F31" w:rsidRDefault="00760B31" w:rsidP="003D216D">
            <w:pPr>
              <w:pStyle w:val="BodyText"/>
              <w:widowControl w:val="0"/>
              <w:spacing w:after="0"/>
              <w:jc w:val="center"/>
              <w:rPr>
                <w:rFonts w:ascii="Verdana" w:hAnsi="Verdana"/>
                <w:sz w:val="15"/>
                <w:szCs w:val="15"/>
                <w:lang w:val="en-GB"/>
              </w:rPr>
            </w:pPr>
            <w:r w:rsidRPr="003D1F31">
              <w:rPr>
                <w:rFonts w:ascii="Verdana" w:eastAsia="Calibri" w:hAnsi="Verdana"/>
                <w:sz w:val="15"/>
                <w:szCs w:val="15"/>
                <w:lang w:val="en-GB"/>
              </w:rPr>
              <w:t>Response /scale</w:t>
            </w:r>
          </w:p>
        </w:tc>
        <w:tc>
          <w:tcPr>
            <w:tcW w:w="567" w:type="dxa"/>
            <w:tcBorders>
              <w:top w:val="nil"/>
              <w:left w:val="single" w:sz="4" w:space="0" w:color="auto"/>
              <w:right w:val="nil"/>
            </w:tcBorders>
            <w:vAlign w:val="bottom"/>
          </w:tcPr>
          <w:p w14:paraId="10E69531"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732" w:type="dxa"/>
            <w:tcBorders>
              <w:top w:val="nil"/>
              <w:left w:val="nil"/>
              <w:right w:val="nil"/>
            </w:tcBorders>
            <w:shd w:val="clear" w:color="auto" w:fill="E7E6E6" w:themeFill="background2"/>
            <w:vAlign w:val="bottom"/>
          </w:tcPr>
          <w:p w14:paraId="78F63DF5"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c>
          <w:tcPr>
            <w:tcW w:w="544" w:type="dxa"/>
            <w:tcBorders>
              <w:left w:val="nil"/>
              <w:right w:val="nil"/>
            </w:tcBorders>
            <w:vAlign w:val="bottom"/>
          </w:tcPr>
          <w:p w14:paraId="19B3D2F2"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687" w:type="dxa"/>
            <w:tcBorders>
              <w:left w:val="nil"/>
              <w:right w:val="nil"/>
            </w:tcBorders>
            <w:shd w:val="clear" w:color="auto" w:fill="E7E6E6" w:themeFill="background2"/>
            <w:vAlign w:val="bottom"/>
          </w:tcPr>
          <w:p w14:paraId="22B059F8"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c>
          <w:tcPr>
            <w:tcW w:w="589" w:type="dxa"/>
            <w:tcBorders>
              <w:top w:val="nil"/>
              <w:left w:val="nil"/>
              <w:right w:val="nil"/>
            </w:tcBorders>
            <w:vAlign w:val="bottom"/>
          </w:tcPr>
          <w:p w14:paraId="62784094"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788" w:type="dxa"/>
            <w:tcBorders>
              <w:top w:val="nil"/>
              <w:left w:val="nil"/>
              <w:right w:val="nil"/>
            </w:tcBorders>
            <w:shd w:val="clear" w:color="auto" w:fill="E7E6E6" w:themeFill="background2"/>
            <w:vAlign w:val="bottom"/>
          </w:tcPr>
          <w:p w14:paraId="3A526487"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c>
          <w:tcPr>
            <w:tcW w:w="629" w:type="dxa"/>
            <w:tcBorders>
              <w:left w:val="nil"/>
              <w:right w:val="nil"/>
            </w:tcBorders>
            <w:vAlign w:val="bottom"/>
          </w:tcPr>
          <w:p w14:paraId="05E76511"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687" w:type="dxa"/>
            <w:tcBorders>
              <w:left w:val="nil"/>
              <w:right w:val="nil"/>
            </w:tcBorders>
            <w:shd w:val="clear" w:color="auto" w:fill="E7E6E6" w:themeFill="background2"/>
            <w:vAlign w:val="bottom"/>
          </w:tcPr>
          <w:p w14:paraId="191CDE5F"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c>
          <w:tcPr>
            <w:tcW w:w="589" w:type="dxa"/>
            <w:tcBorders>
              <w:top w:val="nil"/>
              <w:left w:val="nil"/>
              <w:right w:val="nil"/>
            </w:tcBorders>
            <w:vAlign w:val="bottom"/>
          </w:tcPr>
          <w:p w14:paraId="038BA7E6"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790" w:type="dxa"/>
            <w:tcBorders>
              <w:top w:val="nil"/>
              <w:left w:val="nil"/>
              <w:right w:val="nil"/>
            </w:tcBorders>
            <w:shd w:val="clear" w:color="auto" w:fill="E7E6E6" w:themeFill="background2"/>
            <w:vAlign w:val="bottom"/>
          </w:tcPr>
          <w:p w14:paraId="1FB4DDAD"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c>
          <w:tcPr>
            <w:tcW w:w="628" w:type="dxa"/>
            <w:tcBorders>
              <w:left w:val="nil"/>
              <w:right w:val="nil"/>
            </w:tcBorders>
            <w:vAlign w:val="bottom"/>
          </w:tcPr>
          <w:p w14:paraId="78A8F562"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734" w:type="dxa"/>
            <w:tcBorders>
              <w:left w:val="nil"/>
            </w:tcBorders>
            <w:shd w:val="clear" w:color="auto" w:fill="E7E6E6" w:themeFill="background2"/>
            <w:vAlign w:val="bottom"/>
          </w:tcPr>
          <w:p w14:paraId="04DAB202"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r>
      <w:tr w:rsidR="005B7791" w:rsidRPr="003D1F31" w14:paraId="411BE637" w14:textId="77777777" w:rsidTr="007A5824">
        <w:trPr>
          <w:trHeight w:val="567"/>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auto"/>
              <w:right w:val="single" w:sz="4" w:space="0" w:color="auto"/>
            </w:tcBorders>
            <w:vAlign w:val="center"/>
          </w:tcPr>
          <w:p w14:paraId="442CCD05" w14:textId="195D06D7" w:rsidR="005B7791" w:rsidRPr="003D1F31" w:rsidRDefault="005B7791" w:rsidP="003D216D">
            <w:pPr>
              <w:pStyle w:val="BodyText"/>
              <w:widowControl w:val="0"/>
              <w:spacing w:before="48" w:after="48"/>
              <w:jc w:val="center"/>
              <w:rPr>
                <w:rFonts w:ascii="Verdana" w:eastAsia="Calibri" w:hAnsi="Verdana"/>
                <w:sz w:val="15"/>
                <w:szCs w:val="15"/>
                <w:lang w:val="en-GB"/>
              </w:rPr>
            </w:pPr>
            <w:r w:rsidRPr="003D1F31">
              <w:rPr>
                <w:rFonts w:ascii="Verdana" w:eastAsia="Calibri" w:hAnsi="Verdana"/>
                <w:sz w:val="15"/>
                <w:szCs w:val="15"/>
                <w:lang w:val="en-GB"/>
              </w:rPr>
              <w:t>0-3 incl. non-appl.</w:t>
            </w:r>
          </w:p>
        </w:tc>
        <w:tc>
          <w:tcPr>
            <w:tcW w:w="567" w:type="dxa"/>
            <w:tcBorders>
              <w:left w:val="single" w:sz="4" w:space="0" w:color="auto"/>
              <w:bottom w:val="single" w:sz="4" w:space="0" w:color="auto"/>
              <w:right w:val="nil"/>
            </w:tcBorders>
            <w:vAlign w:val="center"/>
          </w:tcPr>
          <w:p w14:paraId="05C21129" w14:textId="79799A02" w:rsidR="005B7791" w:rsidRPr="003D1F31" w:rsidRDefault="005B779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240</w:t>
            </w:r>
          </w:p>
        </w:tc>
        <w:tc>
          <w:tcPr>
            <w:tcW w:w="732" w:type="dxa"/>
            <w:tcBorders>
              <w:left w:val="nil"/>
              <w:bottom w:val="single" w:sz="4" w:space="0" w:color="auto"/>
              <w:right w:val="nil"/>
            </w:tcBorders>
            <w:shd w:val="clear" w:color="auto" w:fill="E7E6E6" w:themeFill="background2"/>
            <w:vAlign w:val="center"/>
          </w:tcPr>
          <w:p w14:paraId="01190B4B" w14:textId="6087158F" w:rsidR="005B7791" w:rsidRPr="003D1F31" w:rsidRDefault="005B779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67.61</w:t>
            </w:r>
          </w:p>
        </w:tc>
        <w:tc>
          <w:tcPr>
            <w:tcW w:w="544" w:type="dxa"/>
            <w:tcBorders>
              <w:left w:val="nil"/>
              <w:bottom w:val="single" w:sz="4" w:space="0" w:color="auto"/>
              <w:right w:val="nil"/>
            </w:tcBorders>
            <w:vAlign w:val="center"/>
          </w:tcPr>
          <w:p w14:paraId="38D2F4F8" w14:textId="2596DFF6"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291</w:t>
            </w:r>
          </w:p>
        </w:tc>
        <w:tc>
          <w:tcPr>
            <w:tcW w:w="687" w:type="dxa"/>
            <w:tcBorders>
              <w:left w:val="nil"/>
              <w:bottom w:val="single" w:sz="4" w:space="0" w:color="auto"/>
              <w:right w:val="nil"/>
            </w:tcBorders>
            <w:shd w:val="clear" w:color="auto" w:fill="E7E6E6" w:themeFill="background2"/>
            <w:vAlign w:val="center"/>
          </w:tcPr>
          <w:p w14:paraId="100C94D5" w14:textId="0DC0B0A2"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82.20</w:t>
            </w:r>
          </w:p>
        </w:tc>
        <w:tc>
          <w:tcPr>
            <w:tcW w:w="589" w:type="dxa"/>
            <w:tcBorders>
              <w:left w:val="nil"/>
              <w:bottom w:val="single" w:sz="4" w:space="0" w:color="auto"/>
              <w:right w:val="nil"/>
            </w:tcBorders>
            <w:vAlign w:val="center"/>
          </w:tcPr>
          <w:p w14:paraId="4DB659F0" w14:textId="25CB2464"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238</w:t>
            </w:r>
          </w:p>
        </w:tc>
        <w:tc>
          <w:tcPr>
            <w:tcW w:w="788" w:type="dxa"/>
            <w:tcBorders>
              <w:left w:val="nil"/>
              <w:bottom w:val="single" w:sz="4" w:space="0" w:color="auto"/>
              <w:right w:val="nil"/>
            </w:tcBorders>
            <w:shd w:val="clear" w:color="auto" w:fill="E7E6E6" w:themeFill="background2"/>
            <w:vAlign w:val="center"/>
          </w:tcPr>
          <w:p w14:paraId="67A52C9E" w14:textId="121E51E1"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66.85</w:t>
            </w:r>
          </w:p>
        </w:tc>
        <w:tc>
          <w:tcPr>
            <w:tcW w:w="629" w:type="dxa"/>
            <w:tcBorders>
              <w:left w:val="nil"/>
              <w:bottom w:val="single" w:sz="4" w:space="0" w:color="auto"/>
              <w:right w:val="nil"/>
            </w:tcBorders>
            <w:vAlign w:val="center"/>
          </w:tcPr>
          <w:p w14:paraId="46ADA0D6" w14:textId="1A5C0B5E"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297</w:t>
            </w:r>
          </w:p>
        </w:tc>
        <w:tc>
          <w:tcPr>
            <w:tcW w:w="687" w:type="dxa"/>
            <w:tcBorders>
              <w:left w:val="nil"/>
              <w:bottom w:val="single" w:sz="4" w:space="0" w:color="auto"/>
              <w:right w:val="nil"/>
            </w:tcBorders>
            <w:shd w:val="clear" w:color="auto" w:fill="E7E6E6" w:themeFill="background2"/>
            <w:vAlign w:val="center"/>
          </w:tcPr>
          <w:p w14:paraId="0DFFF9C0" w14:textId="40483D83"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84.14</w:t>
            </w:r>
          </w:p>
        </w:tc>
        <w:tc>
          <w:tcPr>
            <w:tcW w:w="589" w:type="dxa"/>
            <w:tcBorders>
              <w:left w:val="nil"/>
              <w:bottom w:val="single" w:sz="4" w:space="0" w:color="auto"/>
              <w:right w:val="nil"/>
            </w:tcBorders>
            <w:vAlign w:val="center"/>
          </w:tcPr>
          <w:p w14:paraId="301D0395" w14:textId="7AED5FAE" w:rsidR="005B779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213</w:t>
            </w:r>
          </w:p>
        </w:tc>
        <w:tc>
          <w:tcPr>
            <w:tcW w:w="790" w:type="dxa"/>
            <w:tcBorders>
              <w:left w:val="nil"/>
              <w:bottom w:val="single" w:sz="4" w:space="0" w:color="auto"/>
              <w:right w:val="nil"/>
            </w:tcBorders>
            <w:shd w:val="clear" w:color="auto" w:fill="E7E6E6" w:themeFill="background2"/>
            <w:vAlign w:val="center"/>
          </w:tcPr>
          <w:p w14:paraId="641F33E2" w14:textId="02BBF4C6" w:rsidR="005B779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59.66</w:t>
            </w:r>
          </w:p>
        </w:tc>
        <w:tc>
          <w:tcPr>
            <w:tcW w:w="628" w:type="dxa"/>
            <w:tcBorders>
              <w:left w:val="nil"/>
              <w:bottom w:val="single" w:sz="4" w:space="0" w:color="auto"/>
              <w:right w:val="nil"/>
            </w:tcBorders>
            <w:vAlign w:val="center"/>
          </w:tcPr>
          <w:p w14:paraId="1C164D41" w14:textId="62EC047F" w:rsidR="005B779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123</w:t>
            </w:r>
          </w:p>
        </w:tc>
        <w:tc>
          <w:tcPr>
            <w:tcW w:w="734" w:type="dxa"/>
            <w:tcBorders>
              <w:left w:val="nil"/>
              <w:bottom w:val="single" w:sz="4" w:space="0" w:color="auto"/>
            </w:tcBorders>
            <w:shd w:val="clear" w:color="auto" w:fill="E7E6E6" w:themeFill="background2"/>
            <w:vAlign w:val="center"/>
          </w:tcPr>
          <w:p w14:paraId="1E9E7C86" w14:textId="205FD42E" w:rsidR="005B779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34.55</w:t>
            </w:r>
          </w:p>
        </w:tc>
      </w:tr>
      <w:tr w:rsidR="007A5824" w:rsidRPr="003D1F31" w14:paraId="360115F0" w14:textId="77777777" w:rsidTr="007A582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bottom w:val="single" w:sz="4" w:space="0" w:color="auto"/>
              <w:right w:val="single" w:sz="4" w:space="0" w:color="auto"/>
            </w:tcBorders>
            <w:vAlign w:val="center"/>
          </w:tcPr>
          <w:p w14:paraId="57092F69" w14:textId="2C892FA9" w:rsidR="00760B31" w:rsidRPr="003D1F31" w:rsidRDefault="00760B31" w:rsidP="003D216D">
            <w:pPr>
              <w:pStyle w:val="BodyText"/>
              <w:widowControl w:val="0"/>
              <w:spacing w:before="48" w:after="48"/>
              <w:jc w:val="center"/>
              <w:rPr>
                <w:rFonts w:ascii="Verdana" w:hAnsi="Verdana"/>
                <w:sz w:val="15"/>
                <w:szCs w:val="15"/>
                <w:lang w:val="en-GB"/>
              </w:rPr>
            </w:pPr>
            <w:r w:rsidRPr="003D1F31">
              <w:rPr>
                <w:rFonts w:ascii="Verdana" w:eastAsia="Calibri" w:hAnsi="Verdana"/>
                <w:sz w:val="15"/>
                <w:szCs w:val="15"/>
                <w:lang w:val="en-GB"/>
              </w:rPr>
              <w:t>4-6</w:t>
            </w:r>
          </w:p>
        </w:tc>
        <w:tc>
          <w:tcPr>
            <w:tcW w:w="567" w:type="dxa"/>
            <w:tcBorders>
              <w:top w:val="single" w:sz="4" w:space="0" w:color="auto"/>
              <w:left w:val="single" w:sz="4" w:space="0" w:color="auto"/>
              <w:bottom w:val="single" w:sz="4" w:space="0" w:color="auto"/>
              <w:right w:val="nil"/>
            </w:tcBorders>
            <w:vAlign w:val="center"/>
          </w:tcPr>
          <w:p w14:paraId="166CC443" w14:textId="7D00731B" w:rsidR="00760B31" w:rsidRPr="003D1F31" w:rsidRDefault="005B7791"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52</w:t>
            </w:r>
          </w:p>
        </w:tc>
        <w:tc>
          <w:tcPr>
            <w:tcW w:w="732" w:type="dxa"/>
            <w:tcBorders>
              <w:top w:val="single" w:sz="4" w:space="0" w:color="auto"/>
              <w:left w:val="nil"/>
              <w:bottom w:val="single" w:sz="4" w:space="0" w:color="auto"/>
              <w:right w:val="nil"/>
            </w:tcBorders>
            <w:shd w:val="clear" w:color="auto" w:fill="E7E6E6" w:themeFill="background2"/>
            <w:vAlign w:val="center"/>
          </w:tcPr>
          <w:p w14:paraId="65B1EE24" w14:textId="42E63254" w:rsidR="00760B31" w:rsidRPr="003D1F31" w:rsidRDefault="005B7791"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14.65</w:t>
            </w:r>
          </w:p>
        </w:tc>
        <w:tc>
          <w:tcPr>
            <w:tcW w:w="544" w:type="dxa"/>
            <w:tcBorders>
              <w:top w:val="single" w:sz="4" w:space="0" w:color="auto"/>
              <w:left w:val="nil"/>
              <w:bottom w:val="single" w:sz="4" w:space="0" w:color="auto"/>
              <w:right w:val="nil"/>
            </w:tcBorders>
            <w:vAlign w:val="center"/>
          </w:tcPr>
          <w:p w14:paraId="7609D6EE" w14:textId="5102226E"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w:t>
            </w:r>
          </w:p>
        </w:tc>
        <w:tc>
          <w:tcPr>
            <w:tcW w:w="687" w:type="dxa"/>
            <w:tcBorders>
              <w:top w:val="single" w:sz="4" w:space="0" w:color="auto"/>
              <w:left w:val="nil"/>
              <w:bottom w:val="single" w:sz="4" w:space="0" w:color="auto"/>
              <w:right w:val="nil"/>
            </w:tcBorders>
            <w:shd w:val="clear" w:color="auto" w:fill="E7E6E6" w:themeFill="background2"/>
            <w:vAlign w:val="center"/>
          </w:tcPr>
          <w:p w14:paraId="72877254" w14:textId="487DF284"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9.89</w:t>
            </w:r>
          </w:p>
        </w:tc>
        <w:tc>
          <w:tcPr>
            <w:tcW w:w="589" w:type="dxa"/>
            <w:tcBorders>
              <w:top w:val="single" w:sz="4" w:space="0" w:color="auto"/>
              <w:left w:val="nil"/>
              <w:bottom w:val="single" w:sz="4" w:space="0" w:color="auto"/>
              <w:right w:val="nil"/>
            </w:tcBorders>
            <w:vAlign w:val="center"/>
          </w:tcPr>
          <w:p w14:paraId="5139E2BF" w14:textId="4AE785D0"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33</w:t>
            </w:r>
          </w:p>
        </w:tc>
        <w:tc>
          <w:tcPr>
            <w:tcW w:w="788" w:type="dxa"/>
            <w:tcBorders>
              <w:top w:val="single" w:sz="4" w:space="0" w:color="auto"/>
              <w:left w:val="nil"/>
              <w:bottom w:val="single" w:sz="4" w:space="0" w:color="auto"/>
              <w:right w:val="nil"/>
            </w:tcBorders>
            <w:shd w:val="clear" w:color="auto" w:fill="E7E6E6" w:themeFill="background2"/>
            <w:vAlign w:val="center"/>
          </w:tcPr>
          <w:p w14:paraId="34BC9852" w14:textId="7B50B45E"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9.27</w:t>
            </w:r>
          </w:p>
        </w:tc>
        <w:tc>
          <w:tcPr>
            <w:tcW w:w="629" w:type="dxa"/>
            <w:tcBorders>
              <w:top w:val="single" w:sz="4" w:space="0" w:color="auto"/>
              <w:left w:val="nil"/>
              <w:bottom w:val="single" w:sz="4" w:space="0" w:color="auto"/>
              <w:right w:val="nil"/>
            </w:tcBorders>
            <w:vAlign w:val="center"/>
          </w:tcPr>
          <w:p w14:paraId="422C60F3" w14:textId="487DD523"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32</w:t>
            </w:r>
          </w:p>
        </w:tc>
        <w:tc>
          <w:tcPr>
            <w:tcW w:w="687" w:type="dxa"/>
            <w:tcBorders>
              <w:top w:val="single" w:sz="4" w:space="0" w:color="auto"/>
              <w:left w:val="nil"/>
              <w:bottom w:val="single" w:sz="4" w:space="0" w:color="auto"/>
              <w:right w:val="nil"/>
            </w:tcBorders>
            <w:shd w:val="clear" w:color="auto" w:fill="E7E6E6" w:themeFill="background2"/>
            <w:vAlign w:val="center"/>
          </w:tcPr>
          <w:p w14:paraId="3B9017FB" w14:textId="3761F479"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9.07</w:t>
            </w:r>
          </w:p>
        </w:tc>
        <w:tc>
          <w:tcPr>
            <w:tcW w:w="589" w:type="dxa"/>
            <w:tcBorders>
              <w:top w:val="single" w:sz="4" w:space="0" w:color="auto"/>
              <w:left w:val="nil"/>
              <w:bottom w:val="single" w:sz="4" w:space="0" w:color="auto"/>
              <w:right w:val="nil"/>
            </w:tcBorders>
            <w:vAlign w:val="center"/>
          </w:tcPr>
          <w:p w14:paraId="21F4B986" w14:textId="1EBEB45A"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52</w:t>
            </w:r>
          </w:p>
        </w:tc>
        <w:tc>
          <w:tcPr>
            <w:tcW w:w="790" w:type="dxa"/>
            <w:tcBorders>
              <w:top w:val="single" w:sz="4" w:space="0" w:color="auto"/>
              <w:left w:val="nil"/>
              <w:bottom w:val="single" w:sz="4" w:space="0" w:color="auto"/>
              <w:right w:val="nil"/>
            </w:tcBorders>
            <w:shd w:val="clear" w:color="auto" w:fill="E7E6E6" w:themeFill="background2"/>
            <w:vAlign w:val="center"/>
          </w:tcPr>
          <w:p w14:paraId="447E0C24" w14:textId="0A0B5B5C"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14.57</w:t>
            </w:r>
          </w:p>
        </w:tc>
        <w:tc>
          <w:tcPr>
            <w:tcW w:w="628" w:type="dxa"/>
            <w:tcBorders>
              <w:top w:val="single" w:sz="4" w:space="0" w:color="auto"/>
              <w:left w:val="nil"/>
              <w:bottom w:val="single" w:sz="4" w:space="0" w:color="auto"/>
              <w:right w:val="nil"/>
            </w:tcBorders>
            <w:vAlign w:val="center"/>
          </w:tcPr>
          <w:p w14:paraId="32A49F57" w14:textId="510ADAEA"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59</w:t>
            </w:r>
          </w:p>
        </w:tc>
        <w:tc>
          <w:tcPr>
            <w:tcW w:w="734" w:type="dxa"/>
            <w:tcBorders>
              <w:top w:val="single" w:sz="4" w:space="0" w:color="auto"/>
              <w:left w:val="nil"/>
              <w:bottom w:val="single" w:sz="4" w:space="0" w:color="auto"/>
            </w:tcBorders>
            <w:shd w:val="clear" w:color="auto" w:fill="E7E6E6" w:themeFill="background2"/>
            <w:vAlign w:val="center"/>
          </w:tcPr>
          <w:p w14:paraId="70819369" w14:textId="262D65B2"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16.57</w:t>
            </w:r>
          </w:p>
        </w:tc>
      </w:tr>
      <w:tr w:rsidR="00760B31" w:rsidRPr="003D1F31" w14:paraId="0D83171F" w14:textId="77777777" w:rsidTr="007A5824">
        <w:trPr>
          <w:trHeight w:val="567"/>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bottom w:val="single" w:sz="4" w:space="0" w:color="auto"/>
              <w:right w:val="single" w:sz="4" w:space="0" w:color="auto"/>
            </w:tcBorders>
            <w:vAlign w:val="center"/>
          </w:tcPr>
          <w:p w14:paraId="62B35627" w14:textId="570FD071" w:rsidR="00760B31" w:rsidRPr="003D1F31" w:rsidRDefault="00760B31" w:rsidP="003D216D">
            <w:pPr>
              <w:pStyle w:val="BodyText"/>
              <w:widowControl w:val="0"/>
              <w:spacing w:before="48" w:after="48"/>
              <w:jc w:val="center"/>
              <w:rPr>
                <w:rFonts w:ascii="Verdana" w:hAnsi="Verdana"/>
                <w:sz w:val="15"/>
                <w:szCs w:val="15"/>
                <w:lang w:val="en-GB"/>
              </w:rPr>
            </w:pPr>
            <w:r w:rsidRPr="003D1F31">
              <w:rPr>
                <w:rFonts w:ascii="Verdana" w:eastAsia="Calibri" w:hAnsi="Verdana"/>
                <w:sz w:val="15"/>
                <w:szCs w:val="15"/>
                <w:lang w:val="en-GB"/>
              </w:rPr>
              <w:t>7-10</w:t>
            </w:r>
          </w:p>
        </w:tc>
        <w:tc>
          <w:tcPr>
            <w:tcW w:w="567" w:type="dxa"/>
            <w:tcBorders>
              <w:top w:val="single" w:sz="4" w:space="0" w:color="auto"/>
              <w:left w:val="single" w:sz="4" w:space="0" w:color="auto"/>
              <w:bottom w:val="single" w:sz="4" w:space="0" w:color="auto"/>
              <w:right w:val="nil"/>
            </w:tcBorders>
            <w:vAlign w:val="center"/>
          </w:tcPr>
          <w:p w14:paraId="14FCF854" w14:textId="30CB8079" w:rsidR="00760B31" w:rsidRPr="003D1F31" w:rsidRDefault="005B779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63</w:t>
            </w:r>
          </w:p>
        </w:tc>
        <w:tc>
          <w:tcPr>
            <w:tcW w:w="732" w:type="dxa"/>
            <w:tcBorders>
              <w:top w:val="single" w:sz="4" w:space="0" w:color="auto"/>
              <w:left w:val="nil"/>
              <w:bottom w:val="single" w:sz="4" w:space="0" w:color="auto"/>
              <w:right w:val="nil"/>
            </w:tcBorders>
            <w:shd w:val="clear" w:color="auto" w:fill="E7E6E6" w:themeFill="background2"/>
            <w:vAlign w:val="center"/>
          </w:tcPr>
          <w:p w14:paraId="47CF600B" w14:textId="45259259" w:rsidR="00760B31" w:rsidRPr="003D1F31" w:rsidRDefault="005B779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hAnsi="Verdana" w:cstheme="minorHAnsi"/>
                <w:b/>
                <w:sz w:val="15"/>
                <w:szCs w:val="15"/>
                <w:lang w:val="en-GB"/>
              </w:rPr>
              <w:t>17.75</w:t>
            </w:r>
          </w:p>
        </w:tc>
        <w:tc>
          <w:tcPr>
            <w:tcW w:w="544" w:type="dxa"/>
            <w:tcBorders>
              <w:top w:val="single" w:sz="4" w:space="0" w:color="auto"/>
              <w:left w:val="nil"/>
              <w:bottom w:val="single" w:sz="4" w:space="0" w:color="auto"/>
              <w:right w:val="nil"/>
            </w:tcBorders>
            <w:vAlign w:val="center"/>
          </w:tcPr>
          <w:p w14:paraId="79A4624E" w14:textId="283EFB39"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28</w:t>
            </w:r>
          </w:p>
        </w:tc>
        <w:tc>
          <w:tcPr>
            <w:tcW w:w="687" w:type="dxa"/>
            <w:tcBorders>
              <w:top w:val="single" w:sz="4" w:space="0" w:color="auto"/>
              <w:left w:val="nil"/>
              <w:bottom w:val="single" w:sz="4" w:space="0" w:color="auto"/>
              <w:right w:val="nil"/>
            </w:tcBorders>
            <w:shd w:val="clear" w:color="auto" w:fill="E7E6E6" w:themeFill="background2"/>
            <w:vAlign w:val="center"/>
          </w:tcPr>
          <w:p w14:paraId="325C4226" w14:textId="3839C6B0"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eastAsia="Calibri" w:hAnsi="Verdana" w:cstheme="minorHAnsi"/>
                <w:b/>
                <w:sz w:val="15"/>
                <w:szCs w:val="15"/>
                <w:lang w:val="en-GB"/>
              </w:rPr>
              <w:t>7.91</w:t>
            </w:r>
          </w:p>
        </w:tc>
        <w:tc>
          <w:tcPr>
            <w:tcW w:w="589" w:type="dxa"/>
            <w:tcBorders>
              <w:top w:val="single" w:sz="4" w:space="0" w:color="auto"/>
              <w:left w:val="nil"/>
              <w:bottom w:val="single" w:sz="4" w:space="0" w:color="auto"/>
              <w:right w:val="nil"/>
            </w:tcBorders>
            <w:vAlign w:val="center"/>
          </w:tcPr>
          <w:p w14:paraId="1862705E" w14:textId="3C464F57"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85</w:t>
            </w:r>
          </w:p>
        </w:tc>
        <w:tc>
          <w:tcPr>
            <w:tcW w:w="788" w:type="dxa"/>
            <w:tcBorders>
              <w:top w:val="single" w:sz="4" w:space="0" w:color="auto"/>
              <w:left w:val="nil"/>
              <w:bottom w:val="single" w:sz="4" w:space="0" w:color="auto"/>
              <w:right w:val="nil"/>
            </w:tcBorders>
            <w:shd w:val="clear" w:color="auto" w:fill="E7E6E6" w:themeFill="background2"/>
            <w:vAlign w:val="center"/>
          </w:tcPr>
          <w:p w14:paraId="137D8158" w14:textId="44DB4CDC"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eastAsia="Calibri" w:hAnsi="Verdana" w:cstheme="minorHAnsi"/>
                <w:b/>
                <w:sz w:val="15"/>
                <w:szCs w:val="15"/>
                <w:lang w:val="en-GB"/>
              </w:rPr>
              <w:t>23.88</w:t>
            </w:r>
          </w:p>
        </w:tc>
        <w:tc>
          <w:tcPr>
            <w:tcW w:w="629" w:type="dxa"/>
            <w:tcBorders>
              <w:top w:val="single" w:sz="4" w:space="0" w:color="auto"/>
              <w:left w:val="nil"/>
              <w:bottom w:val="single" w:sz="4" w:space="0" w:color="auto"/>
              <w:right w:val="nil"/>
            </w:tcBorders>
            <w:vAlign w:val="center"/>
          </w:tcPr>
          <w:p w14:paraId="50D7D37A" w14:textId="483AD604"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24</w:t>
            </w:r>
          </w:p>
        </w:tc>
        <w:tc>
          <w:tcPr>
            <w:tcW w:w="687" w:type="dxa"/>
            <w:tcBorders>
              <w:top w:val="single" w:sz="4" w:space="0" w:color="auto"/>
              <w:left w:val="nil"/>
              <w:bottom w:val="single" w:sz="4" w:space="0" w:color="auto"/>
              <w:right w:val="nil"/>
            </w:tcBorders>
            <w:shd w:val="clear" w:color="auto" w:fill="E7E6E6" w:themeFill="background2"/>
            <w:vAlign w:val="center"/>
          </w:tcPr>
          <w:p w14:paraId="02D8C63E" w14:textId="409065FA"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hAnsi="Verdana" w:cstheme="minorHAnsi"/>
                <w:b/>
                <w:sz w:val="15"/>
                <w:szCs w:val="15"/>
                <w:lang w:val="en-GB"/>
              </w:rPr>
              <w:t>6.80</w:t>
            </w:r>
          </w:p>
        </w:tc>
        <w:tc>
          <w:tcPr>
            <w:tcW w:w="589" w:type="dxa"/>
            <w:tcBorders>
              <w:top w:val="single" w:sz="4" w:space="0" w:color="auto"/>
              <w:left w:val="nil"/>
              <w:bottom w:val="single" w:sz="4" w:space="0" w:color="auto"/>
              <w:right w:val="nil"/>
            </w:tcBorders>
            <w:vAlign w:val="center"/>
          </w:tcPr>
          <w:p w14:paraId="5139E09C" w14:textId="349036FF"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92</w:t>
            </w:r>
          </w:p>
        </w:tc>
        <w:tc>
          <w:tcPr>
            <w:tcW w:w="790" w:type="dxa"/>
            <w:tcBorders>
              <w:top w:val="single" w:sz="4" w:space="0" w:color="auto"/>
              <w:left w:val="nil"/>
              <w:bottom w:val="single" w:sz="4" w:space="0" w:color="auto"/>
              <w:right w:val="nil"/>
            </w:tcBorders>
            <w:shd w:val="clear" w:color="auto" w:fill="E7E6E6" w:themeFill="background2"/>
            <w:vAlign w:val="center"/>
          </w:tcPr>
          <w:p w14:paraId="346AA155" w14:textId="1BE3A05B"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hAnsi="Verdana" w:cstheme="minorHAnsi"/>
                <w:b/>
                <w:sz w:val="15"/>
                <w:szCs w:val="15"/>
                <w:lang w:val="en-GB"/>
              </w:rPr>
              <w:t>25.77</w:t>
            </w:r>
          </w:p>
        </w:tc>
        <w:tc>
          <w:tcPr>
            <w:tcW w:w="628" w:type="dxa"/>
            <w:tcBorders>
              <w:top w:val="single" w:sz="4" w:space="0" w:color="auto"/>
              <w:left w:val="nil"/>
              <w:bottom w:val="single" w:sz="4" w:space="0" w:color="auto"/>
              <w:right w:val="nil"/>
            </w:tcBorders>
            <w:vAlign w:val="center"/>
          </w:tcPr>
          <w:p w14:paraId="79BC107E" w14:textId="7F68BB3A"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174</w:t>
            </w:r>
          </w:p>
        </w:tc>
        <w:tc>
          <w:tcPr>
            <w:tcW w:w="734" w:type="dxa"/>
            <w:tcBorders>
              <w:top w:val="single" w:sz="4" w:space="0" w:color="auto"/>
              <w:left w:val="nil"/>
              <w:bottom w:val="single" w:sz="4" w:space="0" w:color="auto"/>
            </w:tcBorders>
            <w:shd w:val="clear" w:color="auto" w:fill="E7E6E6" w:themeFill="background2"/>
            <w:vAlign w:val="center"/>
          </w:tcPr>
          <w:p w14:paraId="3ED1B114" w14:textId="2207D5B2"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hAnsi="Verdana" w:cstheme="minorHAnsi"/>
                <w:b/>
                <w:sz w:val="15"/>
                <w:szCs w:val="15"/>
                <w:lang w:val="en-GB"/>
              </w:rPr>
              <w:t>48.88</w:t>
            </w:r>
          </w:p>
        </w:tc>
      </w:tr>
      <w:tr w:rsidR="00760B31" w:rsidRPr="003D1F31" w14:paraId="13644B74" w14:textId="77777777" w:rsidTr="007A582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bottom w:val="single" w:sz="4" w:space="0" w:color="auto"/>
              <w:right w:val="single" w:sz="4" w:space="0" w:color="auto"/>
            </w:tcBorders>
            <w:vAlign w:val="center"/>
          </w:tcPr>
          <w:p w14:paraId="791AC558" w14:textId="60BA81DE" w:rsidR="00760B31" w:rsidRPr="003D1F31" w:rsidRDefault="00760B31" w:rsidP="003D216D">
            <w:pPr>
              <w:pStyle w:val="BodyText"/>
              <w:widowControl w:val="0"/>
              <w:spacing w:before="48" w:after="48"/>
              <w:jc w:val="center"/>
              <w:rPr>
                <w:rFonts w:ascii="Verdana" w:hAnsi="Verdana"/>
                <w:i/>
                <w:sz w:val="15"/>
                <w:szCs w:val="15"/>
                <w:lang w:val="en-GB"/>
              </w:rPr>
            </w:pPr>
            <w:r w:rsidRPr="003D1F31">
              <w:rPr>
                <w:rFonts w:ascii="Verdana" w:eastAsia="Calibri" w:hAnsi="Verdana"/>
                <w:i/>
                <w:sz w:val="15"/>
                <w:szCs w:val="15"/>
                <w:lang w:val="en-GB"/>
              </w:rPr>
              <w:t>Non-applicable</w:t>
            </w:r>
          </w:p>
        </w:tc>
        <w:tc>
          <w:tcPr>
            <w:tcW w:w="567" w:type="dxa"/>
            <w:tcBorders>
              <w:top w:val="single" w:sz="4" w:space="0" w:color="auto"/>
              <w:left w:val="single" w:sz="4" w:space="0" w:color="auto"/>
              <w:bottom w:val="single" w:sz="4" w:space="0" w:color="auto"/>
              <w:right w:val="nil"/>
            </w:tcBorders>
            <w:vAlign w:val="center"/>
          </w:tcPr>
          <w:p w14:paraId="1311ACF2" w14:textId="08F7BBAA" w:rsidR="00760B31" w:rsidRPr="003D1F31" w:rsidRDefault="005B7791"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eastAsia="Calibri" w:hAnsi="Verdana" w:cstheme="minorHAnsi"/>
                <w:i/>
                <w:sz w:val="15"/>
                <w:szCs w:val="15"/>
                <w:lang w:val="en-GB"/>
              </w:rPr>
              <w:t>65</w:t>
            </w:r>
          </w:p>
        </w:tc>
        <w:tc>
          <w:tcPr>
            <w:tcW w:w="732" w:type="dxa"/>
            <w:tcBorders>
              <w:top w:val="single" w:sz="4" w:space="0" w:color="auto"/>
              <w:left w:val="nil"/>
              <w:bottom w:val="single" w:sz="4" w:space="0" w:color="auto"/>
              <w:right w:val="nil"/>
            </w:tcBorders>
            <w:shd w:val="clear" w:color="auto" w:fill="E7E6E6" w:themeFill="background2"/>
            <w:vAlign w:val="center"/>
          </w:tcPr>
          <w:p w14:paraId="282469A7" w14:textId="02B7AD80"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18.31</w:t>
            </w:r>
          </w:p>
        </w:tc>
        <w:tc>
          <w:tcPr>
            <w:tcW w:w="544" w:type="dxa"/>
            <w:tcBorders>
              <w:top w:val="single" w:sz="4" w:space="0" w:color="auto"/>
              <w:left w:val="nil"/>
              <w:bottom w:val="single" w:sz="4" w:space="0" w:color="auto"/>
              <w:right w:val="nil"/>
            </w:tcBorders>
            <w:vAlign w:val="center"/>
          </w:tcPr>
          <w:p w14:paraId="17F5E5D1" w14:textId="15880449"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81</w:t>
            </w:r>
          </w:p>
        </w:tc>
        <w:tc>
          <w:tcPr>
            <w:tcW w:w="687" w:type="dxa"/>
            <w:tcBorders>
              <w:top w:val="single" w:sz="4" w:space="0" w:color="auto"/>
              <w:left w:val="nil"/>
              <w:bottom w:val="single" w:sz="4" w:space="0" w:color="auto"/>
              <w:right w:val="nil"/>
            </w:tcBorders>
            <w:shd w:val="clear" w:color="auto" w:fill="E7E6E6" w:themeFill="background2"/>
            <w:vAlign w:val="center"/>
          </w:tcPr>
          <w:p w14:paraId="4F7E349A" w14:textId="0C94B510"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eastAsia="Calibri" w:hAnsi="Verdana" w:cstheme="minorHAnsi"/>
                <w:i/>
                <w:sz w:val="15"/>
                <w:szCs w:val="15"/>
                <w:lang w:val="en-GB"/>
              </w:rPr>
              <w:t>22.8</w:t>
            </w:r>
          </w:p>
        </w:tc>
        <w:tc>
          <w:tcPr>
            <w:tcW w:w="589" w:type="dxa"/>
            <w:tcBorders>
              <w:top w:val="single" w:sz="4" w:space="0" w:color="auto"/>
              <w:left w:val="nil"/>
              <w:bottom w:val="single" w:sz="4" w:space="0" w:color="auto"/>
              <w:right w:val="nil"/>
            </w:tcBorders>
            <w:vAlign w:val="center"/>
          </w:tcPr>
          <w:p w14:paraId="37B4E232" w14:textId="1E101090"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eastAsia="Calibri" w:hAnsi="Verdana" w:cstheme="minorHAnsi"/>
                <w:i/>
                <w:sz w:val="15"/>
                <w:szCs w:val="15"/>
                <w:lang w:val="en-GB"/>
              </w:rPr>
              <w:t>70</w:t>
            </w:r>
          </w:p>
        </w:tc>
        <w:tc>
          <w:tcPr>
            <w:tcW w:w="788" w:type="dxa"/>
            <w:tcBorders>
              <w:top w:val="single" w:sz="4" w:space="0" w:color="auto"/>
              <w:left w:val="nil"/>
              <w:bottom w:val="single" w:sz="4" w:space="0" w:color="auto"/>
              <w:right w:val="nil"/>
            </w:tcBorders>
            <w:shd w:val="clear" w:color="auto" w:fill="E7E6E6" w:themeFill="background2"/>
            <w:vAlign w:val="center"/>
          </w:tcPr>
          <w:p w14:paraId="3156615F" w14:textId="44563CFE"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eastAsia="Calibri" w:hAnsi="Verdana" w:cstheme="minorHAnsi"/>
                <w:i/>
                <w:sz w:val="15"/>
                <w:szCs w:val="15"/>
                <w:lang w:val="en-GB"/>
              </w:rPr>
              <w:t>19.66</w:t>
            </w:r>
          </w:p>
        </w:tc>
        <w:tc>
          <w:tcPr>
            <w:tcW w:w="629" w:type="dxa"/>
            <w:tcBorders>
              <w:top w:val="single" w:sz="4" w:space="0" w:color="auto"/>
              <w:left w:val="nil"/>
              <w:bottom w:val="single" w:sz="4" w:space="0" w:color="auto"/>
              <w:right w:val="nil"/>
            </w:tcBorders>
            <w:vAlign w:val="center"/>
          </w:tcPr>
          <w:p w14:paraId="59E23EBF" w14:textId="18C550C5"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81</w:t>
            </w:r>
          </w:p>
        </w:tc>
        <w:tc>
          <w:tcPr>
            <w:tcW w:w="687" w:type="dxa"/>
            <w:tcBorders>
              <w:top w:val="single" w:sz="4" w:space="0" w:color="auto"/>
              <w:left w:val="nil"/>
              <w:bottom w:val="single" w:sz="4" w:space="0" w:color="auto"/>
              <w:right w:val="nil"/>
            </w:tcBorders>
            <w:shd w:val="clear" w:color="auto" w:fill="E7E6E6" w:themeFill="background2"/>
            <w:vAlign w:val="center"/>
          </w:tcPr>
          <w:p w14:paraId="578DF8EE" w14:textId="7B263EA9"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22.95</w:t>
            </w:r>
          </w:p>
        </w:tc>
        <w:tc>
          <w:tcPr>
            <w:tcW w:w="589" w:type="dxa"/>
            <w:tcBorders>
              <w:top w:val="single" w:sz="4" w:space="0" w:color="auto"/>
              <w:left w:val="nil"/>
              <w:bottom w:val="single" w:sz="4" w:space="0" w:color="auto"/>
              <w:right w:val="nil"/>
            </w:tcBorders>
            <w:vAlign w:val="center"/>
          </w:tcPr>
          <w:p w14:paraId="7C93B09A" w14:textId="4CCA46E6"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55</w:t>
            </w:r>
          </w:p>
        </w:tc>
        <w:tc>
          <w:tcPr>
            <w:tcW w:w="790" w:type="dxa"/>
            <w:tcBorders>
              <w:top w:val="single" w:sz="4" w:space="0" w:color="auto"/>
              <w:left w:val="nil"/>
              <w:bottom w:val="single" w:sz="4" w:space="0" w:color="auto"/>
              <w:right w:val="nil"/>
            </w:tcBorders>
            <w:shd w:val="clear" w:color="auto" w:fill="E7E6E6" w:themeFill="background2"/>
            <w:vAlign w:val="center"/>
          </w:tcPr>
          <w:p w14:paraId="48EB0499" w14:textId="01711DD4"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15.41</w:t>
            </w:r>
          </w:p>
        </w:tc>
        <w:tc>
          <w:tcPr>
            <w:tcW w:w="628" w:type="dxa"/>
            <w:tcBorders>
              <w:top w:val="single" w:sz="4" w:space="0" w:color="auto"/>
              <w:left w:val="nil"/>
              <w:bottom w:val="single" w:sz="4" w:space="0" w:color="auto"/>
              <w:right w:val="nil"/>
            </w:tcBorders>
            <w:vAlign w:val="center"/>
          </w:tcPr>
          <w:p w14:paraId="7B1C36C6" w14:textId="104EF8AF"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28</w:t>
            </w:r>
          </w:p>
        </w:tc>
        <w:tc>
          <w:tcPr>
            <w:tcW w:w="734" w:type="dxa"/>
            <w:tcBorders>
              <w:top w:val="single" w:sz="4" w:space="0" w:color="auto"/>
              <w:left w:val="nil"/>
              <w:bottom w:val="single" w:sz="4" w:space="0" w:color="auto"/>
            </w:tcBorders>
            <w:shd w:val="clear" w:color="auto" w:fill="E7E6E6" w:themeFill="background2"/>
            <w:vAlign w:val="center"/>
          </w:tcPr>
          <w:p w14:paraId="046E37EE" w14:textId="0241212F"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7.87</w:t>
            </w:r>
          </w:p>
        </w:tc>
      </w:tr>
      <w:tr w:rsidR="00760B31" w:rsidRPr="003D1F31" w14:paraId="6986D75D" w14:textId="77777777" w:rsidTr="007A5824">
        <w:trPr>
          <w:trHeight w:val="567"/>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bottom w:val="single" w:sz="4" w:space="0" w:color="auto"/>
              <w:right w:val="single" w:sz="4" w:space="0" w:color="auto"/>
            </w:tcBorders>
            <w:vAlign w:val="center"/>
          </w:tcPr>
          <w:p w14:paraId="09AF5824" w14:textId="3B10B03C" w:rsidR="00760B31" w:rsidRPr="003D1F31" w:rsidRDefault="00760B31" w:rsidP="003D216D">
            <w:pPr>
              <w:pStyle w:val="BodyText"/>
              <w:widowControl w:val="0"/>
              <w:spacing w:before="48" w:after="48"/>
              <w:jc w:val="center"/>
              <w:rPr>
                <w:rFonts w:ascii="Verdana" w:hAnsi="Verdana"/>
                <w:sz w:val="15"/>
                <w:szCs w:val="15"/>
                <w:lang w:val="en-GB"/>
              </w:rPr>
            </w:pPr>
            <w:r w:rsidRPr="003D1F31">
              <w:rPr>
                <w:rFonts w:ascii="Verdana" w:eastAsia="Calibri" w:hAnsi="Verdana"/>
                <w:sz w:val="15"/>
                <w:szCs w:val="15"/>
                <w:lang w:val="en-GB"/>
              </w:rPr>
              <w:t>Sum incl. non-appl</w:t>
            </w:r>
            <w:r w:rsidR="005B7791" w:rsidRPr="003D1F31">
              <w:rPr>
                <w:rFonts w:ascii="Verdana" w:eastAsia="Calibri" w:hAnsi="Verdana"/>
                <w:sz w:val="15"/>
                <w:szCs w:val="15"/>
                <w:lang w:val="en-GB"/>
              </w:rPr>
              <w:t>.</w:t>
            </w:r>
          </w:p>
        </w:tc>
        <w:tc>
          <w:tcPr>
            <w:tcW w:w="567" w:type="dxa"/>
            <w:tcBorders>
              <w:top w:val="single" w:sz="4" w:space="0" w:color="auto"/>
              <w:left w:val="single" w:sz="4" w:space="0" w:color="auto"/>
              <w:bottom w:val="single" w:sz="4" w:space="0" w:color="auto"/>
              <w:right w:val="nil"/>
            </w:tcBorders>
            <w:vAlign w:val="center"/>
          </w:tcPr>
          <w:p w14:paraId="26D51CFE" w14:textId="1AB164E9" w:rsidR="00760B31" w:rsidRPr="003D1F31" w:rsidRDefault="005B779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355</w:t>
            </w:r>
          </w:p>
        </w:tc>
        <w:tc>
          <w:tcPr>
            <w:tcW w:w="732" w:type="dxa"/>
            <w:tcBorders>
              <w:top w:val="single" w:sz="4" w:space="0" w:color="auto"/>
              <w:left w:val="nil"/>
              <w:bottom w:val="single" w:sz="4" w:space="0" w:color="auto"/>
              <w:right w:val="nil"/>
            </w:tcBorders>
            <w:shd w:val="clear" w:color="auto" w:fill="E7E6E6" w:themeFill="background2"/>
            <w:vAlign w:val="center"/>
          </w:tcPr>
          <w:p w14:paraId="58C613CA" w14:textId="39B59B40"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c>
          <w:tcPr>
            <w:tcW w:w="544" w:type="dxa"/>
            <w:tcBorders>
              <w:top w:val="single" w:sz="4" w:space="0" w:color="auto"/>
              <w:left w:val="nil"/>
              <w:bottom w:val="single" w:sz="4" w:space="0" w:color="auto"/>
              <w:right w:val="nil"/>
            </w:tcBorders>
            <w:vAlign w:val="center"/>
          </w:tcPr>
          <w:p w14:paraId="41F20C37" w14:textId="2A1B187B"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354</w:t>
            </w:r>
          </w:p>
        </w:tc>
        <w:tc>
          <w:tcPr>
            <w:tcW w:w="687" w:type="dxa"/>
            <w:tcBorders>
              <w:top w:val="single" w:sz="4" w:space="0" w:color="auto"/>
              <w:left w:val="nil"/>
              <w:bottom w:val="single" w:sz="4" w:space="0" w:color="auto"/>
              <w:right w:val="nil"/>
            </w:tcBorders>
            <w:shd w:val="clear" w:color="auto" w:fill="E7E6E6" w:themeFill="background2"/>
            <w:vAlign w:val="center"/>
          </w:tcPr>
          <w:p w14:paraId="7DCB8008" w14:textId="02412FAC"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c>
          <w:tcPr>
            <w:tcW w:w="589" w:type="dxa"/>
            <w:tcBorders>
              <w:top w:val="single" w:sz="4" w:space="0" w:color="auto"/>
              <w:left w:val="nil"/>
              <w:bottom w:val="single" w:sz="4" w:space="0" w:color="auto"/>
              <w:right w:val="nil"/>
            </w:tcBorders>
            <w:vAlign w:val="center"/>
          </w:tcPr>
          <w:p w14:paraId="02FB9BE3" w14:textId="5C52F7AB"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356</w:t>
            </w:r>
          </w:p>
        </w:tc>
        <w:tc>
          <w:tcPr>
            <w:tcW w:w="788" w:type="dxa"/>
            <w:tcBorders>
              <w:top w:val="single" w:sz="4" w:space="0" w:color="auto"/>
              <w:left w:val="nil"/>
              <w:bottom w:val="single" w:sz="4" w:space="0" w:color="auto"/>
              <w:right w:val="nil"/>
            </w:tcBorders>
            <w:shd w:val="clear" w:color="auto" w:fill="E7E6E6" w:themeFill="background2"/>
            <w:vAlign w:val="center"/>
          </w:tcPr>
          <w:p w14:paraId="0997F303" w14:textId="06583792"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c>
          <w:tcPr>
            <w:tcW w:w="629" w:type="dxa"/>
            <w:tcBorders>
              <w:top w:val="single" w:sz="4" w:space="0" w:color="auto"/>
              <w:left w:val="nil"/>
              <w:bottom w:val="single" w:sz="4" w:space="0" w:color="auto"/>
              <w:right w:val="nil"/>
            </w:tcBorders>
            <w:vAlign w:val="center"/>
          </w:tcPr>
          <w:p w14:paraId="25527FA1" w14:textId="282C4277"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353</w:t>
            </w:r>
          </w:p>
        </w:tc>
        <w:tc>
          <w:tcPr>
            <w:tcW w:w="687" w:type="dxa"/>
            <w:tcBorders>
              <w:top w:val="single" w:sz="4" w:space="0" w:color="auto"/>
              <w:left w:val="nil"/>
              <w:bottom w:val="single" w:sz="4" w:space="0" w:color="auto"/>
              <w:right w:val="nil"/>
            </w:tcBorders>
            <w:shd w:val="clear" w:color="auto" w:fill="E7E6E6" w:themeFill="background2"/>
            <w:vAlign w:val="center"/>
          </w:tcPr>
          <w:p w14:paraId="68F6FD2C" w14:textId="4D3DDC1D"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c>
          <w:tcPr>
            <w:tcW w:w="589" w:type="dxa"/>
            <w:tcBorders>
              <w:top w:val="single" w:sz="4" w:space="0" w:color="auto"/>
              <w:left w:val="nil"/>
              <w:bottom w:val="single" w:sz="4" w:space="0" w:color="auto"/>
              <w:right w:val="nil"/>
            </w:tcBorders>
            <w:vAlign w:val="center"/>
          </w:tcPr>
          <w:p w14:paraId="665B6CB1" w14:textId="19564B90"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357</w:t>
            </w:r>
          </w:p>
        </w:tc>
        <w:tc>
          <w:tcPr>
            <w:tcW w:w="790" w:type="dxa"/>
            <w:tcBorders>
              <w:top w:val="single" w:sz="4" w:space="0" w:color="auto"/>
              <w:left w:val="nil"/>
              <w:bottom w:val="single" w:sz="4" w:space="0" w:color="auto"/>
              <w:right w:val="nil"/>
            </w:tcBorders>
            <w:shd w:val="clear" w:color="auto" w:fill="E7E6E6" w:themeFill="background2"/>
            <w:vAlign w:val="center"/>
          </w:tcPr>
          <w:p w14:paraId="5C65B371" w14:textId="21C8EE53"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c>
          <w:tcPr>
            <w:tcW w:w="628" w:type="dxa"/>
            <w:tcBorders>
              <w:top w:val="single" w:sz="4" w:space="0" w:color="auto"/>
              <w:left w:val="nil"/>
              <w:bottom w:val="single" w:sz="4" w:space="0" w:color="auto"/>
              <w:right w:val="nil"/>
            </w:tcBorders>
            <w:vAlign w:val="center"/>
          </w:tcPr>
          <w:p w14:paraId="44A1DA88" w14:textId="191BDE9B"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356</w:t>
            </w:r>
          </w:p>
        </w:tc>
        <w:tc>
          <w:tcPr>
            <w:tcW w:w="734" w:type="dxa"/>
            <w:tcBorders>
              <w:top w:val="single" w:sz="4" w:space="0" w:color="auto"/>
              <w:left w:val="nil"/>
              <w:bottom w:val="single" w:sz="4" w:space="0" w:color="auto"/>
            </w:tcBorders>
            <w:shd w:val="clear" w:color="auto" w:fill="E7E6E6" w:themeFill="background2"/>
            <w:vAlign w:val="center"/>
          </w:tcPr>
          <w:p w14:paraId="10495D24" w14:textId="2D5694BA"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r>
    </w:tbl>
    <w:p w14:paraId="1775DA44" w14:textId="77777777" w:rsidR="00760B31" w:rsidRPr="003D1F31" w:rsidRDefault="00760B31" w:rsidP="00760B31">
      <w:pPr>
        <w:pStyle w:val="RTDBody"/>
      </w:pPr>
    </w:p>
    <w:p w14:paraId="1ADC897C" w14:textId="496A4B28" w:rsidR="00432A5D" w:rsidRPr="003D1F31" w:rsidRDefault="002F6669" w:rsidP="00432A5D">
      <w:pPr>
        <w:jc w:val="both"/>
        <w:rPr>
          <w:rFonts w:ascii="Verdana" w:hAnsi="Verdana"/>
          <w:sz w:val="19"/>
          <w:szCs w:val="19"/>
        </w:rPr>
      </w:pPr>
      <w:r>
        <w:rPr>
          <w:rFonts w:ascii="Verdana" w:hAnsi="Verdana"/>
          <w:sz w:val="19"/>
          <w:szCs w:val="19"/>
        </w:rPr>
        <w:t>In terms of the</w:t>
      </w:r>
      <w:r w:rsidR="00432A5D" w:rsidRPr="003D1F31">
        <w:rPr>
          <w:rFonts w:ascii="Verdana" w:hAnsi="Verdana"/>
          <w:sz w:val="19"/>
          <w:szCs w:val="19"/>
        </w:rPr>
        <w:t xml:space="preserve"> potential scalability of the results of the SNSF </w:t>
      </w:r>
      <w:r w:rsidR="00A700BC" w:rsidRPr="003D1F31">
        <w:rPr>
          <w:rFonts w:ascii="Verdana" w:hAnsi="Verdana"/>
          <w:sz w:val="19"/>
          <w:szCs w:val="19"/>
        </w:rPr>
        <w:t xml:space="preserve">funded </w:t>
      </w:r>
      <w:r w:rsidR="00432A5D" w:rsidRPr="003D1F31">
        <w:rPr>
          <w:rFonts w:ascii="Verdana" w:hAnsi="Verdana"/>
          <w:sz w:val="19"/>
          <w:szCs w:val="19"/>
        </w:rPr>
        <w:t xml:space="preserve">projects. 69 % of the respondents </w:t>
      </w:r>
      <w:r w:rsidR="00A700BC" w:rsidRPr="003D1F31">
        <w:rPr>
          <w:rFonts w:ascii="Verdana" w:hAnsi="Verdana"/>
          <w:sz w:val="19"/>
          <w:szCs w:val="19"/>
        </w:rPr>
        <w:t xml:space="preserve">to the survey </w:t>
      </w:r>
      <w:r w:rsidR="00432A5D" w:rsidRPr="003D1F31">
        <w:rPr>
          <w:rFonts w:ascii="Verdana" w:hAnsi="Verdana"/>
          <w:sz w:val="19"/>
          <w:szCs w:val="19"/>
        </w:rPr>
        <w:t xml:space="preserve">noted that the </w:t>
      </w:r>
      <w:r>
        <w:rPr>
          <w:rFonts w:ascii="Verdana" w:hAnsi="Verdana"/>
          <w:sz w:val="19"/>
          <w:szCs w:val="19"/>
        </w:rPr>
        <w:t>results</w:t>
      </w:r>
      <w:r w:rsidR="00432A5D" w:rsidRPr="003D1F31">
        <w:rPr>
          <w:rFonts w:ascii="Verdana" w:hAnsi="Verdana"/>
          <w:sz w:val="19"/>
          <w:szCs w:val="19"/>
        </w:rPr>
        <w:t xml:space="preserve"> generated throughout the project potentially have a high capabilit</w:t>
      </w:r>
      <w:r>
        <w:rPr>
          <w:rFonts w:ascii="Verdana" w:hAnsi="Verdana"/>
          <w:sz w:val="19"/>
          <w:szCs w:val="19"/>
        </w:rPr>
        <w:t>y to be scaled up (see Figure 24</w:t>
      </w:r>
      <w:r w:rsidR="00432A5D" w:rsidRPr="003D1F31">
        <w:rPr>
          <w:rFonts w:ascii="Verdana" w:hAnsi="Verdana"/>
          <w:sz w:val="19"/>
          <w:szCs w:val="19"/>
        </w:rPr>
        <w:t>), i. e. to achieve a higher impact if further developed and used. The potential for scaling-out to different geographic areas was highly rated as well. This is hardly surprising, because most scientific research is not regionally limited but str</w:t>
      </w:r>
      <w:r w:rsidR="00A700BC" w:rsidRPr="003D1F31">
        <w:rPr>
          <w:rFonts w:ascii="Verdana" w:hAnsi="Verdana"/>
          <w:sz w:val="19"/>
          <w:szCs w:val="19"/>
        </w:rPr>
        <w:t>ives for universal knowledge,</w:t>
      </w:r>
      <w:r w:rsidR="00432A5D" w:rsidRPr="003D1F31">
        <w:rPr>
          <w:rFonts w:ascii="Verdana" w:hAnsi="Verdana"/>
          <w:sz w:val="19"/>
          <w:szCs w:val="19"/>
        </w:rPr>
        <w:t xml:space="preserve"> insights</w:t>
      </w:r>
      <w:r w:rsidR="00A700BC" w:rsidRPr="003D1F31">
        <w:rPr>
          <w:rFonts w:ascii="Verdana" w:hAnsi="Verdana"/>
          <w:sz w:val="19"/>
          <w:szCs w:val="19"/>
        </w:rPr>
        <w:t xml:space="preserve"> and applicability</w:t>
      </w:r>
      <w:r w:rsidR="00432A5D" w:rsidRPr="003D1F31">
        <w:rPr>
          <w:rFonts w:ascii="Verdana" w:hAnsi="Verdana"/>
          <w:sz w:val="19"/>
          <w:szCs w:val="19"/>
        </w:rPr>
        <w:t xml:space="preserve">. Interestingly, 36 % of the </w:t>
      </w:r>
      <w:r w:rsidR="00432A5D" w:rsidRPr="003D1F31">
        <w:rPr>
          <w:rFonts w:ascii="Verdana" w:hAnsi="Verdana"/>
          <w:sz w:val="19"/>
          <w:szCs w:val="19"/>
        </w:rPr>
        <w:lastRenderedPageBreak/>
        <w:t xml:space="preserve">respondents also think that their project results can potentially </w:t>
      </w:r>
      <w:r w:rsidR="00FB5B0E">
        <w:rPr>
          <w:rFonts w:ascii="Verdana" w:hAnsi="Verdana"/>
          <w:sz w:val="19"/>
          <w:szCs w:val="19"/>
        </w:rPr>
        <w:t>scale-deep</w:t>
      </w:r>
      <w:r w:rsidR="00432A5D" w:rsidRPr="003D1F31">
        <w:rPr>
          <w:rFonts w:ascii="Verdana" w:hAnsi="Verdana"/>
          <w:sz w:val="19"/>
          <w:szCs w:val="19"/>
        </w:rPr>
        <w:t xml:space="preserve"> in the sense of changing cultural a</w:t>
      </w:r>
      <w:r w:rsidR="00FB5B0E">
        <w:rPr>
          <w:rFonts w:ascii="Verdana" w:hAnsi="Verdana"/>
          <w:sz w:val="19"/>
          <w:szCs w:val="19"/>
        </w:rPr>
        <w:t>nd social values.</w:t>
      </w:r>
    </w:p>
    <w:p w14:paraId="34FC2B61" w14:textId="77777777" w:rsidR="00A700BC" w:rsidRPr="003D1F31" w:rsidRDefault="00A700BC" w:rsidP="00432A5D">
      <w:pPr>
        <w:jc w:val="both"/>
        <w:rPr>
          <w:rFonts w:ascii="Verdana" w:hAnsi="Verdana"/>
          <w:sz w:val="19"/>
          <w:szCs w:val="19"/>
        </w:rPr>
      </w:pPr>
    </w:p>
    <w:p w14:paraId="19931937" w14:textId="37CCA63E" w:rsidR="00432A5D" w:rsidRPr="003D1F31" w:rsidRDefault="00432A5D" w:rsidP="00432A5D">
      <w:pPr>
        <w:pStyle w:val="Caption"/>
        <w:rPr>
          <w:rFonts w:ascii="Verdana" w:hAnsi="Verdana"/>
        </w:rPr>
      </w:pPr>
      <w:bookmarkStart w:id="106" w:name="_Toc106728190"/>
      <w:r w:rsidRPr="003D1F31">
        <w:rPr>
          <w:rFonts w:ascii="Verdana" w:hAnsi="Verdana"/>
        </w:rPr>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25</w:t>
      </w:r>
      <w:r w:rsidRPr="003D1F31">
        <w:rPr>
          <w:rFonts w:ascii="Verdana" w:hAnsi="Verdana"/>
        </w:rPr>
        <w:fldChar w:fldCharType="end"/>
      </w:r>
      <w:r w:rsidRPr="003D1F31">
        <w:rPr>
          <w:rFonts w:ascii="Verdana" w:hAnsi="Verdana"/>
        </w:rPr>
        <w:t>: Types of scalability</w:t>
      </w:r>
      <w:bookmarkEnd w:id="106"/>
    </w:p>
    <w:p w14:paraId="3B3B0B2D" w14:textId="77777777" w:rsidR="00432A5D" w:rsidRPr="003D1F31" w:rsidRDefault="00432A5D" w:rsidP="00432A5D">
      <w:pPr>
        <w:pStyle w:val="Caption"/>
      </w:pPr>
      <w:r w:rsidRPr="003D1F31">
        <w:rPr>
          <w:noProof/>
          <w:lang w:val="de-AT" w:eastAsia="de-AT"/>
        </w:rPr>
        <w:drawing>
          <wp:inline distT="0" distB="0" distL="0" distR="0" wp14:anchorId="213B4C24" wp14:editId="7AE4CAA8">
            <wp:extent cx="5731510" cy="2292350"/>
            <wp:effectExtent l="0" t="0" r="0" b="6350"/>
            <wp:docPr id="61" name="Graph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c 61"/>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731510" cy="2292350"/>
                    </a:xfrm>
                    <a:prstGeom prst="rect">
                      <a:avLst/>
                    </a:prstGeom>
                  </pic:spPr>
                </pic:pic>
              </a:graphicData>
            </a:graphic>
          </wp:inline>
        </w:drawing>
      </w:r>
    </w:p>
    <w:p w14:paraId="682DDD8F" w14:textId="77777777" w:rsidR="00A700BC" w:rsidRPr="003D1F31" w:rsidRDefault="00A700BC" w:rsidP="00432A5D">
      <w:pPr>
        <w:pStyle w:val="BodyText"/>
        <w:jc w:val="both"/>
        <w:rPr>
          <w:rFonts w:ascii="Verdana" w:hAnsi="Verdana"/>
          <w:sz w:val="19"/>
          <w:szCs w:val="19"/>
          <w:lang w:val="en-GB"/>
        </w:rPr>
      </w:pPr>
    </w:p>
    <w:p w14:paraId="6328A007" w14:textId="385E5C2C" w:rsidR="00432A5D" w:rsidRPr="003D1F31" w:rsidRDefault="00784F03" w:rsidP="00432A5D">
      <w:pPr>
        <w:pStyle w:val="BodyText"/>
        <w:jc w:val="both"/>
        <w:rPr>
          <w:rFonts w:ascii="Verdana" w:hAnsi="Verdana"/>
          <w:sz w:val="19"/>
          <w:szCs w:val="19"/>
          <w:lang w:val="en-GB"/>
        </w:rPr>
      </w:pPr>
      <w:r>
        <w:rPr>
          <w:rFonts w:ascii="Verdana" w:hAnsi="Verdana"/>
          <w:sz w:val="19"/>
          <w:szCs w:val="19"/>
          <w:lang w:val="en-GB"/>
        </w:rPr>
        <w:t xml:space="preserve">It is sometimes hypothesised, that </w:t>
      </w:r>
      <w:r w:rsidR="00432A5D" w:rsidRPr="003D1F31">
        <w:rPr>
          <w:rFonts w:ascii="Verdana" w:hAnsi="Verdana"/>
          <w:sz w:val="19"/>
          <w:szCs w:val="19"/>
          <w:lang w:val="en-GB"/>
        </w:rPr>
        <w:t>wider impacts and better scalable solutions</w:t>
      </w:r>
      <w:r>
        <w:rPr>
          <w:rFonts w:ascii="Verdana" w:hAnsi="Verdana"/>
          <w:sz w:val="19"/>
          <w:szCs w:val="19"/>
          <w:lang w:val="en-GB"/>
        </w:rPr>
        <w:t xml:space="preserve"> are developed</w:t>
      </w:r>
      <w:r w:rsidR="00A700BC" w:rsidRPr="003D1F31">
        <w:rPr>
          <w:rFonts w:ascii="Verdana" w:hAnsi="Verdana"/>
          <w:sz w:val="19"/>
          <w:szCs w:val="19"/>
          <w:lang w:val="en-GB"/>
        </w:rPr>
        <w:t xml:space="preserve">, if stronger forms of participatory involvement </w:t>
      </w:r>
      <w:r>
        <w:rPr>
          <w:rFonts w:ascii="Verdana" w:hAnsi="Verdana"/>
          <w:sz w:val="19"/>
          <w:szCs w:val="19"/>
          <w:lang w:val="en-GB"/>
        </w:rPr>
        <w:t xml:space="preserve">of non-academic target groups </w:t>
      </w:r>
      <w:r w:rsidR="00A700BC" w:rsidRPr="003D1F31">
        <w:rPr>
          <w:rFonts w:ascii="Verdana" w:hAnsi="Verdana"/>
          <w:sz w:val="19"/>
          <w:szCs w:val="19"/>
          <w:lang w:val="en-GB"/>
        </w:rPr>
        <w:t>in projects is undertaken</w:t>
      </w:r>
      <w:r w:rsidR="00432A5D" w:rsidRPr="003D1F31">
        <w:rPr>
          <w:rStyle w:val="FootnoteReference"/>
          <w:rFonts w:ascii="Verdana" w:hAnsi="Verdana"/>
          <w:sz w:val="19"/>
          <w:szCs w:val="19"/>
          <w:lang w:val="en-GB"/>
        </w:rPr>
        <w:footnoteReference w:id="24"/>
      </w:r>
      <w:r w:rsidR="00432A5D" w:rsidRPr="003D1F31">
        <w:rPr>
          <w:rFonts w:ascii="Verdana" w:hAnsi="Verdana"/>
          <w:sz w:val="19"/>
          <w:szCs w:val="19"/>
          <w:lang w:val="en-GB"/>
        </w:rPr>
        <w:t xml:space="preserve">. </w:t>
      </w:r>
      <w:r>
        <w:rPr>
          <w:rFonts w:ascii="Verdana" w:hAnsi="Verdana"/>
          <w:sz w:val="19"/>
          <w:szCs w:val="19"/>
          <w:lang w:val="en-GB"/>
        </w:rPr>
        <w:t>We tested if</w:t>
      </w:r>
      <w:r w:rsidR="00432A5D" w:rsidRPr="003D1F31">
        <w:rPr>
          <w:rFonts w:ascii="Verdana" w:hAnsi="Verdana"/>
          <w:sz w:val="19"/>
          <w:szCs w:val="19"/>
          <w:lang w:val="en-GB"/>
        </w:rPr>
        <w:t xml:space="preserve"> a more central involvement of citizens in research processes would enable the creation of more widely applicable results and increased impacts for the involved individuals. In this sense, </w:t>
      </w:r>
    </w:p>
    <w:p w14:paraId="28900EDA" w14:textId="77777777" w:rsidR="00432A5D" w:rsidRPr="003D1F31" w:rsidRDefault="00432A5D" w:rsidP="00432A5D">
      <w:pPr>
        <w:pStyle w:val="BodyText"/>
        <w:numPr>
          <w:ilvl w:val="0"/>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H</w:t>
      </w:r>
      <w:r w:rsidRPr="003D1F31">
        <w:rPr>
          <w:rFonts w:ascii="Verdana" w:hAnsi="Verdana"/>
          <w:sz w:val="19"/>
          <w:szCs w:val="19"/>
          <w:vertAlign w:val="subscript"/>
          <w:lang w:val="en-GB"/>
        </w:rPr>
        <w:t>6.1</w:t>
      </w:r>
      <w:r w:rsidRPr="003D1F31">
        <w:rPr>
          <w:rFonts w:ascii="Verdana" w:hAnsi="Verdana"/>
          <w:sz w:val="19"/>
          <w:szCs w:val="19"/>
          <w:lang w:val="en-GB"/>
        </w:rPr>
        <w:t xml:space="preserve">: the </w:t>
      </w:r>
      <w:r w:rsidRPr="003D1F31">
        <w:rPr>
          <w:rFonts w:ascii="Verdana" w:hAnsi="Verdana"/>
          <w:i/>
          <w:iCs/>
          <w:sz w:val="19"/>
          <w:szCs w:val="19"/>
          <w:lang w:val="en-GB"/>
        </w:rPr>
        <w:t>more</w:t>
      </w:r>
      <w:r w:rsidRPr="003D1F31">
        <w:rPr>
          <w:rFonts w:ascii="Verdana" w:hAnsi="Verdana"/>
          <w:sz w:val="19"/>
          <w:szCs w:val="19"/>
          <w:lang w:val="en-GB"/>
        </w:rPr>
        <w:t xml:space="preserve"> </w:t>
      </w:r>
      <w:r w:rsidRPr="003D1F31">
        <w:rPr>
          <w:rFonts w:ascii="Verdana" w:hAnsi="Verdana"/>
          <w:i/>
          <w:iCs/>
          <w:sz w:val="19"/>
          <w:szCs w:val="19"/>
          <w:lang w:val="en-GB"/>
        </w:rPr>
        <w:t>central the involvement of individual citizens</w:t>
      </w:r>
      <w:r w:rsidRPr="003D1F31">
        <w:rPr>
          <w:rFonts w:ascii="Verdana" w:hAnsi="Verdana"/>
          <w:sz w:val="19"/>
          <w:szCs w:val="19"/>
          <w:lang w:val="en-GB"/>
        </w:rPr>
        <w:t xml:space="preserve"> in research processes is, </w:t>
      </w:r>
    </w:p>
    <w:p w14:paraId="399680A9" w14:textId="2CAE40C1" w:rsidR="00432A5D" w:rsidRPr="003D1F31" w:rsidRDefault="00784F03" w:rsidP="00432A5D">
      <w:pPr>
        <w:pStyle w:val="BodyText"/>
        <w:numPr>
          <w:ilvl w:val="1"/>
          <w:numId w:val="84"/>
        </w:numPr>
        <w:suppressAutoHyphens w:val="0"/>
        <w:spacing w:before="180" w:after="180" w:line="240" w:lineRule="auto"/>
        <w:rPr>
          <w:rFonts w:ascii="Verdana" w:hAnsi="Verdana"/>
          <w:sz w:val="19"/>
          <w:szCs w:val="19"/>
          <w:lang w:val="en-GB"/>
        </w:rPr>
      </w:pPr>
      <w:r>
        <w:rPr>
          <w:rFonts w:ascii="Verdana" w:hAnsi="Verdana"/>
          <w:sz w:val="19"/>
          <w:szCs w:val="19"/>
          <w:lang w:val="en-GB"/>
        </w:rPr>
        <w:t>t</w:t>
      </w:r>
      <w:r w:rsidR="00432A5D" w:rsidRPr="003D1F31">
        <w:rPr>
          <w:rFonts w:ascii="Verdana" w:hAnsi="Verdana"/>
          <w:sz w:val="19"/>
          <w:szCs w:val="19"/>
          <w:lang w:val="en-GB"/>
        </w:rPr>
        <w:t xml:space="preserve">he higher is the probability of the </w:t>
      </w:r>
      <w:r w:rsidR="00432A5D" w:rsidRPr="00784F03">
        <w:rPr>
          <w:rFonts w:ascii="Verdana" w:hAnsi="Verdana"/>
          <w:i/>
          <w:sz w:val="19"/>
          <w:szCs w:val="19"/>
          <w:lang w:val="en-GB"/>
        </w:rPr>
        <w:t xml:space="preserve">scalability </w:t>
      </w:r>
      <w:r w:rsidR="00432A5D" w:rsidRPr="003D1F31">
        <w:rPr>
          <w:rFonts w:ascii="Verdana" w:hAnsi="Verdana"/>
          <w:sz w:val="19"/>
          <w:szCs w:val="19"/>
          <w:lang w:val="en-GB"/>
        </w:rPr>
        <w:t>of the results</w:t>
      </w:r>
      <w:r w:rsidR="00432A5D" w:rsidRPr="003D1F31">
        <w:rPr>
          <w:rStyle w:val="FootnoteReference"/>
          <w:rFonts w:ascii="Verdana" w:hAnsi="Verdana"/>
          <w:sz w:val="19"/>
          <w:szCs w:val="19"/>
          <w:lang w:val="en-GB"/>
        </w:rPr>
        <w:footnoteReference w:id="25"/>
      </w:r>
      <w:r w:rsidR="00432A5D" w:rsidRPr="003D1F31">
        <w:rPr>
          <w:rFonts w:ascii="Verdana" w:hAnsi="Verdana"/>
          <w:sz w:val="19"/>
          <w:szCs w:val="19"/>
          <w:lang w:val="en-GB"/>
        </w:rPr>
        <w:t>,</w:t>
      </w:r>
    </w:p>
    <w:p w14:paraId="5DD2A776" w14:textId="77777777" w:rsidR="00432A5D" w:rsidRPr="003D1F31" w:rsidRDefault="00432A5D" w:rsidP="00432A5D">
      <w:pPr>
        <w:pStyle w:val="BodyText"/>
        <w:numPr>
          <w:ilvl w:val="1"/>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 xml:space="preserve">the more often a </w:t>
      </w:r>
      <w:r w:rsidRPr="003D1F31">
        <w:rPr>
          <w:rFonts w:ascii="Verdana" w:hAnsi="Verdana"/>
          <w:i/>
          <w:iCs/>
          <w:sz w:val="19"/>
          <w:szCs w:val="19"/>
          <w:lang w:val="en-GB"/>
        </w:rPr>
        <w:t>deeper/better understanding of a specific social issue</w:t>
      </w:r>
      <w:r w:rsidRPr="003D1F31">
        <w:rPr>
          <w:rFonts w:ascii="Verdana" w:hAnsi="Verdana"/>
          <w:sz w:val="19"/>
          <w:szCs w:val="19"/>
          <w:lang w:val="en-GB"/>
        </w:rPr>
        <w:t xml:space="preserve"> is being generated, and</w:t>
      </w:r>
    </w:p>
    <w:p w14:paraId="756F526D" w14:textId="43E40B6E" w:rsidR="00432A5D" w:rsidRPr="003D1F31" w:rsidRDefault="00432A5D" w:rsidP="00432A5D">
      <w:pPr>
        <w:pStyle w:val="BodyText"/>
        <w:numPr>
          <w:ilvl w:val="1"/>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 xml:space="preserve">the higher the </w:t>
      </w:r>
      <w:r w:rsidRPr="003D1F31">
        <w:rPr>
          <w:rFonts w:ascii="Verdana" w:hAnsi="Verdana"/>
          <w:i/>
          <w:sz w:val="19"/>
          <w:szCs w:val="19"/>
          <w:lang w:val="en-GB"/>
        </w:rPr>
        <w:t>emancipatory impact</w:t>
      </w:r>
      <w:r w:rsidRPr="003D1F31">
        <w:rPr>
          <w:rFonts w:ascii="Verdana" w:hAnsi="Verdana"/>
          <w:sz w:val="19"/>
          <w:szCs w:val="19"/>
          <w:lang w:val="en-GB"/>
        </w:rPr>
        <w:t xml:space="preserve"> of the research on participating groups is.</w:t>
      </w:r>
    </w:p>
    <w:p w14:paraId="1E9750E8" w14:textId="77777777" w:rsidR="00A700BC" w:rsidRPr="003D1F31" w:rsidRDefault="00A700BC" w:rsidP="00A700BC">
      <w:pPr>
        <w:pStyle w:val="BodyText"/>
        <w:suppressAutoHyphens w:val="0"/>
        <w:spacing w:before="180" w:after="180" w:line="240" w:lineRule="auto"/>
        <w:ind w:left="1080"/>
        <w:rPr>
          <w:rFonts w:ascii="Verdana" w:hAnsi="Verdana"/>
          <w:sz w:val="19"/>
          <w:szCs w:val="19"/>
          <w:lang w:val="en-GB"/>
        </w:rPr>
      </w:pPr>
    </w:p>
    <w:p w14:paraId="4ABA0367" w14:textId="1E30EEE7" w:rsidR="00432A5D" w:rsidRPr="003D1F31" w:rsidRDefault="00432A5D" w:rsidP="00432A5D">
      <w:pPr>
        <w:pStyle w:val="Caption"/>
        <w:keepNext/>
        <w:rPr>
          <w:rFonts w:ascii="Verdana" w:hAnsi="Verdana"/>
        </w:rPr>
      </w:pPr>
      <w:bookmarkStart w:id="107" w:name="_Ref100040290"/>
      <w:bookmarkStart w:id="108" w:name="_Toc100567235"/>
      <w:bookmarkStart w:id="109" w:name="_Toc106728191"/>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26</w:t>
      </w:r>
      <w:r w:rsidRPr="003D1F31">
        <w:rPr>
          <w:rFonts w:ascii="Verdana" w:hAnsi="Verdana"/>
        </w:rPr>
        <w:fldChar w:fldCharType="end"/>
      </w:r>
      <w:bookmarkEnd w:id="107"/>
      <w:r w:rsidRPr="003D1F31">
        <w:rPr>
          <w:rFonts w:ascii="Verdana" w:hAnsi="Verdana"/>
        </w:rPr>
        <w:t>: Relation between citizens' level of involvement and selected outcome variables</w:t>
      </w:r>
      <w:bookmarkEnd w:id="108"/>
      <w:bookmarkEnd w:id="109"/>
    </w:p>
    <w:p w14:paraId="5D215E28" w14:textId="77777777" w:rsidR="00432A5D" w:rsidRPr="003D1F31" w:rsidRDefault="00432A5D" w:rsidP="00432A5D">
      <w:pPr>
        <w:pStyle w:val="BodyText"/>
        <w:keepNext/>
        <w:rPr>
          <w:lang w:val="en-GB"/>
        </w:rPr>
      </w:pPr>
      <w:r w:rsidRPr="003D1F31">
        <w:rPr>
          <w:noProof/>
          <w:lang w:val="de-AT" w:eastAsia="de-AT"/>
        </w:rPr>
        <w:drawing>
          <wp:inline distT="0" distB="0" distL="0" distR="0" wp14:anchorId="363F771C" wp14:editId="3BC92C30">
            <wp:extent cx="5731510" cy="2292350"/>
            <wp:effectExtent l="0" t="0" r="0" b="635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ic 64"/>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1510" cy="2292350"/>
                    </a:xfrm>
                    <a:prstGeom prst="rect">
                      <a:avLst/>
                    </a:prstGeom>
                  </pic:spPr>
                </pic:pic>
              </a:graphicData>
            </a:graphic>
          </wp:inline>
        </w:drawing>
      </w:r>
    </w:p>
    <w:p w14:paraId="21D612CC" w14:textId="77777777" w:rsidR="00A700BC" w:rsidRPr="003D1F31" w:rsidRDefault="00A700BC" w:rsidP="00432A5D">
      <w:pPr>
        <w:pStyle w:val="BodyText"/>
        <w:jc w:val="both"/>
        <w:rPr>
          <w:rFonts w:ascii="Verdana" w:hAnsi="Verdana"/>
          <w:sz w:val="19"/>
          <w:szCs w:val="19"/>
          <w:lang w:val="en-GB"/>
        </w:rPr>
      </w:pPr>
    </w:p>
    <w:p w14:paraId="64261945" w14:textId="4B3DF3B9" w:rsidR="00432A5D" w:rsidRPr="003D1F31" w:rsidRDefault="00784F03" w:rsidP="00432A5D">
      <w:pPr>
        <w:pStyle w:val="BodyText"/>
        <w:jc w:val="both"/>
        <w:rPr>
          <w:rFonts w:ascii="Verdana" w:hAnsi="Verdana"/>
          <w:sz w:val="19"/>
          <w:szCs w:val="19"/>
          <w:lang w:val="en-GB"/>
        </w:rPr>
      </w:pPr>
      <w:r>
        <w:rPr>
          <w:rFonts w:ascii="Verdana" w:hAnsi="Verdana"/>
          <w:sz w:val="19"/>
          <w:szCs w:val="19"/>
          <w:lang w:val="en-GB"/>
        </w:rPr>
        <w:t>Figure 25</w:t>
      </w:r>
      <w:r w:rsidR="00432A5D" w:rsidRPr="003D1F31">
        <w:rPr>
          <w:rFonts w:ascii="Verdana" w:hAnsi="Verdana"/>
          <w:sz w:val="19"/>
          <w:szCs w:val="19"/>
          <w:lang w:val="en-GB"/>
        </w:rPr>
        <w:t xml:space="preserve"> shows that there might be a vague relationship between the level of i</w:t>
      </w:r>
      <w:commentRangeStart w:id="110"/>
      <w:r w:rsidR="00432A5D" w:rsidRPr="003D1F31">
        <w:rPr>
          <w:rFonts w:ascii="Verdana" w:hAnsi="Verdana"/>
          <w:sz w:val="19"/>
          <w:szCs w:val="19"/>
          <w:lang w:val="en-GB"/>
        </w:rPr>
        <w:t>nvolvement of citizens</w:t>
      </w:r>
      <w:commentRangeEnd w:id="110"/>
      <w:r>
        <w:rPr>
          <w:rStyle w:val="CommentReference"/>
          <w:lang w:val="en-GB"/>
        </w:rPr>
        <w:commentReference w:id="110"/>
      </w:r>
      <w:r w:rsidR="00432A5D" w:rsidRPr="003D1F31">
        <w:rPr>
          <w:rFonts w:ascii="Verdana" w:hAnsi="Verdana"/>
          <w:sz w:val="19"/>
          <w:szCs w:val="19"/>
          <w:lang w:val="en-GB"/>
        </w:rPr>
        <w:t xml:space="preserve"> in research processes and the generated results in terms of </w:t>
      </w:r>
      <w:r w:rsidR="00432A5D" w:rsidRPr="003D1F31">
        <w:rPr>
          <w:rFonts w:ascii="Verdana" w:hAnsi="Verdana"/>
          <w:i/>
          <w:sz w:val="19"/>
          <w:szCs w:val="19"/>
          <w:lang w:val="en-GB"/>
        </w:rPr>
        <w:t>scalability</w:t>
      </w:r>
      <w:r w:rsidR="00432A5D" w:rsidRPr="003D1F31">
        <w:rPr>
          <w:rFonts w:ascii="Verdana" w:hAnsi="Verdana"/>
          <w:sz w:val="19"/>
          <w:szCs w:val="19"/>
          <w:lang w:val="en-GB"/>
        </w:rPr>
        <w:t xml:space="preserve">, a </w:t>
      </w:r>
      <w:r w:rsidR="00432A5D" w:rsidRPr="003D1F31">
        <w:rPr>
          <w:rFonts w:ascii="Verdana" w:hAnsi="Verdana"/>
          <w:i/>
          <w:iCs/>
          <w:sz w:val="19"/>
          <w:szCs w:val="19"/>
          <w:lang w:val="en-GB"/>
        </w:rPr>
        <w:t xml:space="preserve">deeper/better understanding of a specific social issue </w:t>
      </w:r>
      <w:r w:rsidR="00432A5D" w:rsidRPr="003D1F31">
        <w:rPr>
          <w:rFonts w:ascii="Verdana" w:hAnsi="Verdana"/>
          <w:iCs/>
          <w:sz w:val="19"/>
          <w:szCs w:val="19"/>
          <w:lang w:val="en-GB"/>
        </w:rPr>
        <w:t>and the</w:t>
      </w:r>
      <w:r w:rsidR="00432A5D" w:rsidRPr="003D1F31">
        <w:rPr>
          <w:rFonts w:ascii="Verdana" w:hAnsi="Verdana"/>
          <w:i/>
          <w:iCs/>
          <w:sz w:val="19"/>
          <w:szCs w:val="19"/>
          <w:lang w:val="en-GB"/>
        </w:rPr>
        <w:t xml:space="preserve"> </w:t>
      </w:r>
      <w:r w:rsidR="00432A5D" w:rsidRPr="003D1F31">
        <w:rPr>
          <w:rFonts w:ascii="Verdana" w:hAnsi="Verdana"/>
          <w:i/>
          <w:sz w:val="19"/>
          <w:szCs w:val="19"/>
          <w:lang w:val="en-GB"/>
        </w:rPr>
        <w:t>emancipatory impact</w:t>
      </w:r>
      <w:r w:rsidR="00432A5D" w:rsidRPr="003D1F31">
        <w:rPr>
          <w:rFonts w:ascii="Verdana" w:hAnsi="Verdana"/>
          <w:sz w:val="19"/>
          <w:szCs w:val="19"/>
          <w:lang w:val="en-GB"/>
        </w:rPr>
        <w:t xml:space="preserve"> on the involved groups. Indeed, as the statistical analysis shows (</w:t>
      </w:r>
      <w:r w:rsidR="00045D6E" w:rsidRPr="003D1F31">
        <w:rPr>
          <w:rFonts w:ascii="Verdana" w:hAnsi="Verdana"/>
          <w:sz w:val="19"/>
          <w:szCs w:val="19"/>
          <w:lang w:val="en-GB"/>
        </w:rPr>
        <w:t xml:space="preserve">see Table </w:t>
      </w:r>
      <w:r>
        <w:rPr>
          <w:rFonts w:ascii="Verdana" w:hAnsi="Verdana"/>
          <w:sz w:val="19"/>
          <w:szCs w:val="19"/>
          <w:lang w:val="en-GB"/>
        </w:rPr>
        <w:t>12</w:t>
      </w:r>
      <w:r w:rsidR="00432A5D" w:rsidRPr="003D1F31">
        <w:rPr>
          <w:rFonts w:ascii="Verdana" w:hAnsi="Verdana"/>
          <w:sz w:val="19"/>
          <w:szCs w:val="19"/>
          <w:lang w:val="en-GB"/>
        </w:rPr>
        <w:t>), g</w:t>
      </w:r>
      <w:r w:rsidR="00432A5D" w:rsidRPr="003D1F31">
        <w:rPr>
          <w:rFonts w:ascii="Verdana" w:hAnsi="Verdana"/>
          <w:i/>
          <w:iCs/>
          <w:sz w:val="19"/>
          <w:szCs w:val="19"/>
          <w:lang w:val="en-GB"/>
        </w:rPr>
        <w:t>enerating a better/deeper understanding</w:t>
      </w:r>
      <w:r w:rsidR="00A700BC" w:rsidRPr="003D1F31">
        <w:rPr>
          <w:rFonts w:ascii="Verdana" w:hAnsi="Verdana"/>
          <w:i/>
          <w:iCs/>
          <w:sz w:val="19"/>
          <w:szCs w:val="19"/>
          <w:lang w:val="en-GB"/>
        </w:rPr>
        <w:t xml:space="preserve"> of a social issue</w:t>
      </w:r>
      <w:r w:rsidR="00432A5D" w:rsidRPr="003D1F31">
        <w:rPr>
          <w:rFonts w:ascii="Verdana" w:hAnsi="Verdana"/>
          <w:sz w:val="19"/>
          <w:szCs w:val="19"/>
          <w:lang w:val="en-GB"/>
        </w:rPr>
        <w:t xml:space="preserve"> as well as </w:t>
      </w:r>
      <w:r w:rsidR="00432A5D" w:rsidRPr="003D1F31">
        <w:rPr>
          <w:rFonts w:ascii="Verdana" w:hAnsi="Verdana"/>
          <w:i/>
          <w:iCs/>
          <w:sz w:val="19"/>
          <w:szCs w:val="19"/>
          <w:lang w:val="en-GB"/>
        </w:rPr>
        <w:t>emancipatory</w:t>
      </w:r>
      <w:r w:rsidR="00432A5D" w:rsidRPr="003D1F31">
        <w:rPr>
          <w:rFonts w:ascii="Verdana" w:hAnsi="Verdana"/>
          <w:sz w:val="19"/>
          <w:szCs w:val="19"/>
          <w:lang w:val="en-GB"/>
        </w:rPr>
        <w:t xml:space="preserve"> impact on the involved societal groups seem to be correlating relatively high with the level of involvement of citizens in research processes (rho &gt; 0.45, p-value &lt; 0.05 each). In addition, scalability seems to be rated slightly higher in research projects where citizens were involved centrally (rho ≈ 0.35, p-value &lt; 0.05).</w:t>
      </w:r>
    </w:p>
    <w:p w14:paraId="24A445C2" w14:textId="3E76B296" w:rsidR="00432A5D" w:rsidRPr="003D1F31" w:rsidRDefault="00432A5D" w:rsidP="00432A5D">
      <w:pPr>
        <w:pStyle w:val="BodyText"/>
        <w:jc w:val="both"/>
        <w:rPr>
          <w:rFonts w:ascii="Verdana" w:hAnsi="Verdana"/>
          <w:sz w:val="19"/>
          <w:szCs w:val="19"/>
          <w:lang w:val="en-GB"/>
        </w:rPr>
      </w:pPr>
      <w:r w:rsidRPr="003D1F31">
        <w:rPr>
          <w:rFonts w:ascii="Verdana" w:hAnsi="Verdana"/>
          <w:sz w:val="19"/>
          <w:szCs w:val="19"/>
          <w:lang w:val="en-GB"/>
        </w:rPr>
        <w:t xml:space="preserve">Hence, we can say that higher levels of </w:t>
      </w:r>
      <w:r w:rsidRPr="003D1F31">
        <w:rPr>
          <w:rFonts w:ascii="Verdana" w:hAnsi="Verdana"/>
          <w:i/>
          <w:iCs/>
          <w:sz w:val="19"/>
          <w:szCs w:val="19"/>
          <w:lang w:val="en-GB"/>
        </w:rPr>
        <w:t>transdisciplinary involvement of citizens</w:t>
      </w:r>
      <w:r w:rsidRPr="003D1F31">
        <w:rPr>
          <w:rFonts w:ascii="Verdana" w:hAnsi="Verdana"/>
          <w:sz w:val="19"/>
          <w:szCs w:val="19"/>
          <w:lang w:val="en-GB"/>
        </w:rPr>
        <w:t xml:space="preserve"> have a statistically significant relationship </w:t>
      </w:r>
      <w:r w:rsidR="00A700BC" w:rsidRPr="003D1F31">
        <w:rPr>
          <w:rFonts w:ascii="Verdana" w:hAnsi="Verdana"/>
          <w:sz w:val="19"/>
          <w:szCs w:val="19"/>
          <w:lang w:val="en-GB"/>
        </w:rPr>
        <w:t>on</w:t>
      </w:r>
      <w:r w:rsidRPr="003D1F31">
        <w:rPr>
          <w:rFonts w:ascii="Verdana" w:hAnsi="Verdana"/>
          <w:sz w:val="19"/>
          <w:szCs w:val="19"/>
          <w:lang w:val="en-GB"/>
        </w:rPr>
        <w:t xml:space="preserve"> the </w:t>
      </w:r>
      <w:r w:rsidRPr="003D1F31">
        <w:rPr>
          <w:rFonts w:ascii="Verdana" w:hAnsi="Verdana"/>
          <w:i/>
          <w:iCs/>
          <w:sz w:val="19"/>
          <w:szCs w:val="19"/>
          <w:lang w:val="en-GB"/>
        </w:rPr>
        <w:t>scalability of results</w:t>
      </w:r>
      <w:r w:rsidRPr="003D1F31">
        <w:rPr>
          <w:rFonts w:ascii="Verdana" w:hAnsi="Verdana"/>
          <w:sz w:val="19"/>
          <w:szCs w:val="19"/>
          <w:lang w:val="en-GB"/>
        </w:rPr>
        <w:t xml:space="preserve">, a </w:t>
      </w:r>
      <w:r w:rsidRPr="003D1F31">
        <w:rPr>
          <w:rFonts w:ascii="Verdana" w:hAnsi="Verdana"/>
          <w:i/>
          <w:iCs/>
          <w:sz w:val="19"/>
          <w:szCs w:val="19"/>
          <w:lang w:val="en-GB"/>
        </w:rPr>
        <w:t>deeper/better understanding of the studied issue</w:t>
      </w:r>
      <w:r w:rsidRPr="003D1F31">
        <w:rPr>
          <w:rFonts w:ascii="Verdana" w:hAnsi="Verdana"/>
          <w:sz w:val="19"/>
          <w:szCs w:val="19"/>
          <w:lang w:val="en-GB"/>
        </w:rPr>
        <w:t xml:space="preserve">, and the </w:t>
      </w:r>
      <w:r w:rsidRPr="003D1F31">
        <w:rPr>
          <w:rFonts w:ascii="Verdana" w:hAnsi="Verdana"/>
          <w:i/>
          <w:iCs/>
          <w:sz w:val="19"/>
          <w:szCs w:val="19"/>
          <w:lang w:val="en-GB"/>
        </w:rPr>
        <w:t>emancipatory impact</w:t>
      </w:r>
      <w:r w:rsidRPr="003D1F31">
        <w:rPr>
          <w:rFonts w:ascii="Verdana" w:hAnsi="Verdana"/>
          <w:sz w:val="19"/>
          <w:szCs w:val="19"/>
          <w:lang w:val="en-GB"/>
        </w:rPr>
        <w:t xml:space="preserve"> on the participating societal actors.</w:t>
      </w:r>
    </w:p>
    <w:p w14:paraId="6AADEEBE" w14:textId="77777777" w:rsidR="00A700BC" w:rsidRPr="003D1F31" w:rsidRDefault="00A700BC" w:rsidP="00432A5D">
      <w:pPr>
        <w:pStyle w:val="BodyText"/>
        <w:jc w:val="both"/>
        <w:rPr>
          <w:rFonts w:ascii="Verdana" w:hAnsi="Verdana"/>
          <w:sz w:val="19"/>
          <w:szCs w:val="19"/>
          <w:lang w:val="en-GB"/>
        </w:rPr>
      </w:pPr>
    </w:p>
    <w:p w14:paraId="4D14E736" w14:textId="53074FF9" w:rsidR="00432A5D" w:rsidRPr="003D1F31" w:rsidRDefault="00432A5D" w:rsidP="00432A5D">
      <w:pPr>
        <w:pStyle w:val="Caption"/>
        <w:keepNext/>
        <w:rPr>
          <w:rFonts w:ascii="Verdana" w:hAnsi="Verdana"/>
        </w:rPr>
      </w:pPr>
      <w:bookmarkStart w:id="111" w:name="_Ref100040438"/>
      <w:bookmarkStart w:id="112" w:name="_Toc100567266"/>
      <w:bookmarkStart w:id="113" w:name="_Toc106728160"/>
      <w:r w:rsidRPr="003D1F31">
        <w:rPr>
          <w:rFonts w:ascii="Verdana" w:hAnsi="Verdana"/>
        </w:rPr>
        <w:t xml:space="preserve">Table </w:t>
      </w:r>
      <w:r w:rsidRPr="003D1F31">
        <w:rPr>
          <w:rFonts w:ascii="Verdana" w:hAnsi="Verdana"/>
        </w:rPr>
        <w:fldChar w:fldCharType="begin"/>
      </w:r>
      <w:r w:rsidRPr="003D1F31">
        <w:rPr>
          <w:rFonts w:ascii="Verdana" w:hAnsi="Verdana"/>
        </w:rPr>
        <w:instrText xml:space="preserve"> SEQ Table \* ARABIC </w:instrText>
      </w:r>
      <w:r w:rsidRPr="003D1F31">
        <w:rPr>
          <w:rFonts w:ascii="Verdana" w:hAnsi="Verdana"/>
        </w:rPr>
        <w:fldChar w:fldCharType="separate"/>
      </w:r>
      <w:r w:rsidR="004A129B">
        <w:rPr>
          <w:rFonts w:ascii="Verdana" w:hAnsi="Verdana"/>
          <w:noProof/>
        </w:rPr>
        <w:t>15</w:t>
      </w:r>
      <w:r w:rsidRPr="003D1F31">
        <w:rPr>
          <w:rFonts w:ascii="Verdana" w:hAnsi="Verdana"/>
        </w:rPr>
        <w:fldChar w:fldCharType="end"/>
      </w:r>
      <w:bookmarkEnd w:id="111"/>
      <w:r w:rsidRPr="003D1F31">
        <w:rPr>
          <w:rFonts w:ascii="Verdana" w:hAnsi="Verdana"/>
        </w:rPr>
        <w:t>: Correlation matrix between citizens' level of involvement and selected outcome variables</w:t>
      </w:r>
      <w:bookmarkEnd w:id="112"/>
      <w:bookmarkEnd w:id="113"/>
    </w:p>
    <w:tbl>
      <w:tblPr>
        <w:tblStyle w:val="TableGrid"/>
        <w:tblW w:w="0" w:type="auto"/>
        <w:tblLook w:val="04A0" w:firstRow="1" w:lastRow="0" w:firstColumn="1" w:lastColumn="0" w:noHBand="0" w:noVBand="1"/>
      </w:tblPr>
      <w:tblGrid>
        <w:gridCol w:w="9062"/>
      </w:tblGrid>
      <w:tr w:rsidR="00432A5D" w:rsidRPr="003D1F31" w14:paraId="7CA3DBD9" w14:textId="77777777" w:rsidTr="003D216D">
        <w:tc>
          <w:tcPr>
            <w:tcW w:w="9242" w:type="dxa"/>
          </w:tcPr>
          <w:p w14:paraId="35F6E440"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Inv. of citizens Scalability Gen. understanding</w:t>
            </w:r>
          </w:p>
          <w:p w14:paraId="5B9F38B9"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Inv. of citizens               1.00        0.33               0.39</w:t>
            </w:r>
          </w:p>
          <w:p w14:paraId="06500A5F"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Scalability                    0.33        1.00               0.35</w:t>
            </w:r>
          </w:p>
          <w:p w14:paraId="47AA86F9"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 understanding             0.39        0.35               1.00</w:t>
            </w:r>
          </w:p>
          <w:p w14:paraId="7408DB97"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Emancip. impact                0.43        0.41               0.65</w:t>
            </w:r>
          </w:p>
          <w:p w14:paraId="12DD2798"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Emancip. impact</w:t>
            </w:r>
          </w:p>
          <w:p w14:paraId="4944AFE2"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Inv. of citizens              0.43</w:t>
            </w:r>
          </w:p>
          <w:p w14:paraId="6B1C5DBF"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Scalability                   0.41</w:t>
            </w:r>
          </w:p>
          <w:p w14:paraId="3A4550C3"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 understanding            0.65</w:t>
            </w:r>
          </w:p>
          <w:p w14:paraId="103823BB"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Emancip. impact               1.00</w:t>
            </w:r>
          </w:p>
          <w:p w14:paraId="54BF7D12"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p>
          <w:p w14:paraId="512E07F6"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w:t>
            </w:r>
          </w:p>
          <w:p w14:paraId="6DF43BD6"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Inv. of citizens Scalability Gen. understanding</w:t>
            </w:r>
          </w:p>
          <w:p w14:paraId="4DA867EB"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Inv. of citizens                353         118                279</w:t>
            </w:r>
          </w:p>
          <w:p w14:paraId="50A780DB"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Scalability                     118         121                114</w:t>
            </w:r>
          </w:p>
          <w:p w14:paraId="45072D45"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 understanding              279         114                286</w:t>
            </w:r>
          </w:p>
          <w:p w14:paraId="3F60967E"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Emancip. impact                 267         115                266</w:t>
            </w:r>
          </w:p>
          <w:p w14:paraId="777A4539"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Emancip. impact</w:t>
            </w:r>
          </w:p>
          <w:p w14:paraId="28BE99AA"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Inv. of citizens               267</w:t>
            </w:r>
          </w:p>
          <w:p w14:paraId="3319CF46"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Scalability                    115</w:t>
            </w:r>
          </w:p>
          <w:p w14:paraId="003172F8"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 understanding             266</w:t>
            </w:r>
          </w:p>
          <w:p w14:paraId="041452F6"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Emancip. impact                273</w:t>
            </w:r>
          </w:p>
          <w:p w14:paraId="1ABF6A0F"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p>
          <w:p w14:paraId="3C547643"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P</w:t>
            </w:r>
          </w:p>
          <w:p w14:paraId="0F49AD77"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Inv. of citizens Scalability Gen. understanding</w:t>
            </w:r>
          </w:p>
          <w:p w14:paraId="1890642E"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lastRenderedPageBreak/>
              <w:t xml:space="preserve">Inv. of citizens                    3e-04       0e+00             </w:t>
            </w:r>
          </w:p>
          <w:p w14:paraId="76600A28" w14:textId="77777777" w:rsidR="00432A5D" w:rsidRPr="004922E5" w:rsidRDefault="00432A5D" w:rsidP="003D216D">
            <w:pPr>
              <w:pStyle w:val="HTMLPreformatted"/>
              <w:shd w:val="clear" w:color="auto" w:fill="FFFFFF"/>
              <w:wordWrap w:val="0"/>
              <w:rPr>
                <w:rStyle w:val="HTMLCode"/>
                <w:rFonts w:eastAsiaTheme="majorEastAsia"/>
                <w:color w:val="333333"/>
                <w:sz w:val="18"/>
                <w:szCs w:val="18"/>
                <w:lang w:val="de-AT"/>
              </w:rPr>
            </w:pPr>
            <w:r w:rsidRPr="004922E5">
              <w:rPr>
                <w:rStyle w:val="HTMLCode"/>
                <w:rFonts w:eastAsiaTheme="majorEastAsia"/>
                <w:color w:val="333333"/>
                <w:sz w:val="18"/>
                <w:szCs w:val="18"/>
                <w:lang w:val="de-AT"/>
              </w:rPr>
              <w:t xml:space="preserve">Scalability        3e-04                        1e-04             </w:t>
            </w:r>
          </w:p>
          <w:p w14:paraId="5D728B61" w14:textId="77777777" w:rsidR="00432A5D" w:rsidRPr="004922E5" w:rsidRDefault="00432A5D" w:rsidP="003D216D">
            <w:pPr>
              <w:pStyle w:val="HTMLPreformatted"/>
              <w:shd w:val="clear" w:color="auto" w:fill="FFFFFF"/>
              <w:wordWrap w:val="0"/>
              <w:rPr>
                <w:rStyle w:val="HTMLCode"/>
                <w:rFonts w:eastAsiaTheme="majorEastAsia"/>
                <w:color w:val="333333"/>
                <w:sz w:val="18"/>
                <w:szCs w:val="18"/>
                <w:lang w:val="de-AT"/>
              </w:rPr>
            </w:pPr>
            <w:r w:rsidRPr="004922E5">
              <w:rPr>
                <w:rStyle w:val="HTMLCode"/>
                <w:rFonts w:eastAsiaTheme="majorEastAsia"/>
                <w:color w:val="333333"/>
                <w:sz w:val="18"/>
                <w:szCs w:val="18"/>
                <w:lang w:val="de-AT"/>
              </w:rPr>
              <w:t xml:space="preserve">Gen. understanding 0e+00            1e-04                         </w:t>
            </w:r>
          </w:p>
          <w:p w14:paraId="0E59E2FB" w14:textId="77777777" w:rsidR="00432A5D" w:rsidRPr="004922E5" w:rsidRDefault="00432A5D" w:rsidP="003D216D">
            <w:pPr>
              <w:pStyle w:val="HTMLPreformatted"/>
              <w:shd w:val="clear" w:color="auto" w:fill="FFFFFF"/>
              <w:wordWrap w:val="0"/>
              <w:rPr>
                <w:rStyle w:val="HTMLCode"/>
                <w:rFonts w:eastAsiaTheme="majorEastAsia"/>
                <w:color w:val="333333"/>
                <w:sz w:val="18"/>
                <w:szCs w:val="18"/>
                <w:lang w:val="de-AT"/>
              </w:rPr>
            </w:pPr>
            <w:r w:rsidRPr="004922E5">
              <w:rPr>
                <w:rStyle w:val="HTMLCode"/>
                <w:rFonts w:eastAsiaTheme="majorEastAsia"/>
                <w:color w:val="333333"/>
                <w:sz w:val="18"/>
                <w:szCs w:val="18"/>
                <w:lang w:val="de-AT"/>
              </w:rPr>
              <w:t xml:space="preserve">Emancip. impact    0e+00            0e+00       0e+00             </w:t>
            </w:r>
          </w:p>
          <w:p w14:paraId="29656963"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4922E5">
              <w:rPr>
                <w:rStyle w:val="HTMLCode"/>
                <w:rFonts w:eastAsiaTheme="majorEastAsia"/>
                <w:color w:val="333333"/>
                <w:sz w:val="18"/>
                <w:szCs w:val="18"/>
                <w:lang w:val="de-AT"/>
              </w:rPr>
              <w:t xml:space="preserve">                   </w:t>
            </w:r>
            <w:r w:rsidRPr="003D1F31">
              <w:rPr>
                <w:rStyle w:val="HTMLCode"/>
                <w:rFonts w:eastAsiaTheme="majorEastAsia"/>
                <w:color w:val="333333"/>
                <w:sz w:val="18"/>
                <w:szCs w:val="18"/>
              </w:rPr>
              <w:t>Emancip. impact</w:t>
            </w:r>
          </w:p>
          <w:p w14:paraId="3288C944"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Inv. of citizens   0e+00          </w:t>
            </w:r>
          </w:p>
          <w:p w14:paraId="449E086D" w14:textId="77777777" w:rsidR="00432A5D" w:rsidRPr="004922E5" w:rsidRDefault="00432A5D" w:rsidP="003D216D">
            <w:pPr>
              <w:pStyle w:val="HTMLPreformatted"/>
              <w:shd w:val="clear" w:color="auto" w:fill="FFFFFF"/>
              <w:wordWrap w:val="0"/>
              <w:rPr>
                <w:rStyle w:val="HTMLCode"/>
                <w:rFonts w:eastAsiaTheme="majorEastAsia"/>
                <w:color w:val="333333"/>
                <w:sz w:val="18"/>
                <w:szCs w:val="18"/>
                <w:lang w:val="de-AT"/>
              </w:rPr>
            </w:pPr>
            <w:r w:rsidRPr="004922E5">
              <w:rPr>
                <w:rStyle w:val="HTMLCode"/>
                <w:rFonts w:eastAsiaTheme="majorEastAsia"/>
                <w:color w:val="333333"/>
                <w:sz w:val="18"/>
                <w:szCs w:val="18"/>
                <w:lang w:val="de-AT"/>
              </w:rPr>
              <w:t xml:space="preserve">Scalability        0e+00          </w:t>
            </w:r>
          </w:p>
          <w:p w14:paraId="7DB60573" w14:textId="77777777" w:rsidR="00432A5D" w:rsidRPr="004922E5" w:rsidRDefault="00432A5D" w:rsidP="003D216D">
            <w:pPr>
              <w:pStyle w:val="HTMLPreformatted"/>
              <w:shd w:val="clear" w:color="auto" w:fill="FFFFFF"/>
              <w:wordWrap w:val="0"/>
              <w:rPr>
                <w:rStyle w:val="HTMLCode"/>
                <w:rFonts w:eastAsiaTheme="majorEastAsia"/>
                <w:color w:val="333333"/>
                <w:sz w:val="18"/>
                <w:szCs w:val="18"/>
                <w:lang w:val="de-AT"/>
              </w:rPr>
            </w:pPr>
            <w:r w:rsidRPr="004922E5">
              <w:rPr>
                <w:rStyle w:val="HTMLCode"/>
                <w:rFonts w:eastAsiaTheme="majorEastAsia"/>
                <w:color w:val="333333"/>
                <w:sz w:val="18"/>
                <w:szCs w:val="18"/>
                <w:lang w:val="de-AT"/>
              </w:rPr>
              <w:t xml:space="preserve">Gen. understanding 0e+00          </w:t>
            </w:r>
          </w:p>
          <w:p w14:paraId="4AFC1466" w14:textId="77777777" w:rsidR="00432A5D" w:rsidRPr="003D1F31" w:rsidRDefault="00432A5D" w:rsidP="003D216D">
            <w:pPr>
              <w:pStyle w:val="HTMLPreformatted"/>
              <w:shd w:val="clear" w:color="auto" w:fill="FFFFFF"/>
              <w:wordWrap w:val="0"/>
              <w:rPr>
                <w:rFonts w:eastAsiaTheme="majorEastAsia"/>
                <w:color w:val="333333"/>
                <w:sz w:val="18"/>
                <w:szCs w:val="18"/>
              </w:rPr>
            </w:pPr>
            <w:r w:rsidRPr="003D1F31">
              <w:rPr>
                <w:rStyle w:val="HTMLCode"/>
                <w:rFonts w:eastAsiaTheme="majorEastAsia"/>
                <w:color w:val="333333"/>
                <w:sz w:val="18"/>
                <w:szCs w:val="18"/>
              </w:rPr>
              <w:t>Emancip. Impact</w:t>
            </w:r>
          </w:p>
          <w:p w14:paraId="43A75E34" w14:textId="77777777" w:rsidR="00432A5D" w:rsidRPr="003D1F31" w:rsidRDefault="00432A5D" w:rsidP="003D216D">
            <w:pPr>
              <w:pStyle w:val="HTMLPreformatted"/>
              <w:shd w:val="clear" w:color="auto" w:fill="FFFFFF"/>
              <w:wordWrap w:val="0"/>
              <w:spacing w:after="150"/>
              <w:rPr>
                <w:rFonts w:eastAsiaTheme="majorEastAsia"/>
                <w:color w:val="333333"/>
                <w:sz w:val="18"/>
                <w:szCs w:val="18"/>
              </w:rPr>
            </w:pPr>
          </w:p>
          <w:p w14:paraId="06D5BFDE" w14:textId="77777777" w:rsidR="00432A5D" w:rsidRPr="003D1F31" w:rsidRDefault="00432A5D" w:rsidP="003D216D">
            <w:pPr>
              <w:pStyle w:val="HTMLPreformatted"/>
              <w:shd w:val="clear" w:color="auto" w:fill="FFFFFF"/>
              <w:wordWrap w:val="0"/>
              <w:spacing w:after="150"/>
              <w:rPr>
                <w:rFonts w:eastAsiaTheme="majorEastAsia"/>
                <w:color w:val="333333"/>
                <w:sz w:val="18"/>
                <w:szCs w:val="18"/>
              </w:rPr>
            </w:pPr>
            <w:r w:rsidRPr="003D1F31">
              <w:rPr>
                <w:rStyle w:val="HTMLCode"/>
                <w:rFonts w:eastAsiaTheme="majorEastAsia"/>
                <w:b/>
                <w:bCs/>
                <w:color w:val="333333"/>
                <w:sz w:val="18"/>
                <w:szCs w:val="18"/>
              </w:rPr>
              <w:t>RESULT</w:t>
            </w:r>
          </w:p>
          <w:p w14:paraId="512E6C5B" w14:textId="77777777" w:rsidR="00432A5D" w:rsidRPr="003D1F31" w:rsidRDefault="00432A5D" w:rsidP="00432A5D">
            <w:pPr>
              <w:pStyle w:val="HTMLPreformatted"/>
              <w:numPr>
                <w:ilvl w:val="0"/>
                <w:numId w:val="86"/>
              </w:numPr>
              <w:shd w:val="clear" w:color="auto" w:fill="FFFFFF"/>
              <w:wordWrap w:val="0"/>
              <w:spacing w:after="150"/>
              <w:rPr>
                <w:rFonts w:eastAsiaTheme="majorEastAsia"/>
                <w:color w:val="333333"/>
                <w:sz w:val="18"/>
                <w:szCs w:val="18"/>
              </w:rPr>
            </w:pPr>
            <w:r w:rsidRPr="003D1F31">
              <w:t>H</w:t>
            </w:r>
            <w:r w:rsidRPr="003D1F31">
              <w:rPr>
                <w:vertAlign w:val="subscript"/>
              </w:rPr>
              <w:t>6.3</w:t>
            </w:r>
            <w:r w:rsidRPr="003D1F31">
              <w:t>: the level of involvement of non-academic actors seems to have a statistically significant relationship with scalability, the generation of better understanding, and an emancipatory impact, as the p-values are smaller than 0.05 for each of these, although at a</w:t>
            </w:r>
            <w:r w:rsidRPr="003D1F31">
              <w:br/>
              <w:t>weak to moderate level of correlation.</w:t>
            </w:r>
          </w:p>
          <w:p w14:paraId="7CFFCE8C" w14:textId="77777777" w:rsidR="00432A5D" w:rsidRPr="003D1F31" w:rsidRDefault="00432A5D" w:rsidP="003D216D">
            <w:pPr>
              <w:pStyle w:val="BodyText"/>
              <w:rPr>
                <w:lang w:val="en-GB"/>
              </w:rPr>
            </w:pPr>
          </w:p>
        </w:tc>
      </w:tr>
    </w:tbl>
    <w:p w14:paraId="353611F0" w14:textId="77777777" w:rsidR="00432A5D" w:rsidRPr="003D1F31" w:rsidRDefault="00432A5D" w:rsidP="00870DE9">
      <w:pPr>
        <w:jc w:val="both"/>
        <w:rPr>
          <w:rFonts w:ascii="Verdana" w:hAnsi="Verdana"/>
          <w:sz w:val="19"/>
          <w:szCs w:val="19"/>
        </w:rPr>
      </w:pPr>
    </w:p>
    <w:p w14:paraId="411C76D8" w14:textId="30BAD7B2" w:rsidR="002426EF" w:rsidRPr="003D1F31" w:rsidRDefault="00DD4340" w:rsidP="00870DE9">
      <w:pPr>
        <w:pStyle w:val="RTDHeading03"/>
        <w:rPr>
          <w:sz w:val="19"/>
          <w:szCs w:val="19"/>
        </w:rPr>
      </w:pPr>
      <w:bookmarkStart w:id="114" w:name="_Toc106728078"/>
      <w:r>
        <w:rPr>
          <w:sz w:val="19"/>
          <w:szCs w:val="19"/>
        </w:rPr>
        <w:t>Further outcomes</w:t>
      </w:r>
      <w:r w:rsidR="00D00E26" w:rsidRPr="003D1F31">
        <w:rPr>
          <w:sz w:val="19"/>
          <w:szCs w:val="19"/>
        </w:rPr>
        <w:t xml:space="preserve"> of </w:t>
      </w:r>
      <w:r w:rsidR="00870DE9" w:rsidRPr="003D1F31">
        <w:rPr>
          <w:sz w:val="19"/>
          <w:szCs w:val="19"/>
        </w:rPr>
        <w:t>SNSF funded</w:t>
      </w:r>
      <w:r w:rsidR="00D00E26" w:rsidRPr="003D1F31">
        <w:rPr>
          <w:sz w:val="19"/>
          <w:szCs w:val="19"/>
        </w:rPr>
        <w:t xml:space="preserve"> research projects</w:t>
      </w:r>
      <w:bookmarkEnd w:id="114"/>
      <w:r>
        <w:rPr>
          <w:sz w:val="19"/>
          <w:szCs w:val="19"/>
        </w:rPr>
        <w:t xml:space="preserve"> </w:t>
      </w:r>
    </w:p>
    <w:p w14:paraId="7C0817A7" w14:textId="3D6635A9" w:rsidR="002426EF" w:rsidRPr="003D1F31" w:rsidRDefault="00870DE9" w:rsidP="00870DE9">
      <w:pPr>
        <w:spacing w:line="276" w:lineRule="auto"/>
        <w:jc w:val="both"/>
        <w:rPr>
          <w:rFonts w:ascii="Verdana" w:hAnsi="Verdana"/>
          <w:sz w:val="19"/>
          <w:szCs w:val="19"/>
        </w:rPr>
      </w:pPr>
      <w:r w:rsidRPr="003D1F31">
        <w:rPr>
          <w:rFonts w:ascii="Verdana" w:hAnsi="Verdana"/>
          <w:sz w:val="19"/>
          <w:szCs w:val="19"/>
        </w:rPr>
        <w:t>The interviews with the PIs generally confirmed the survey results, but highlighted additional aspects related to the generation of outcomes beyond academia, which are briefly presented in this section.</w:t>
      </w:r>
    </w:p>
    <w:p w14:paraId="15257189" w14:textId="77777777" w:rsidR="00870DE9" w:rsidRPr="003D1F31" w:rsidRDefault="00870DE9" w:rsidP="00870DE9">
      <w:pPr>
        <w:spacing w:line="276" w:lineRule="auto"/>
        <w:jc w:val="both"/>
        <w:rPr>
          <w:rFonts w:ascii="Verdana" w:hAnsi="Verdana"/>
          <w:sz w:val="19"/>
          <w:szCs w:val="19"/>
        </w:rPr>
      </w:pPr>
    </w:p>
    <w:p w14:paraId="5D80640B" w14:textId="24693CB7" w:rsidR="002426EF" w:rsidRPr="003D1F31" w:rsidRDefault="00D00E26">
      <w:pPr>
        <w:pStyle w:val="ListParagraph"/>
        <w:numPr>
          <w:ilvl w:val="0"/>
          <w:numId w:val="17"/>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Opening up a discourse between academia and stakeholders:</w:t>
      </w:r>
      <w:r w:rsidRPr="003D1F31">
        <w:rPr>
          <w:rFonts w:ascii="Verdana" w:eastAsia="Times New Roman" w:hAnsi="Verdana" w:cs="Times New Roman"/>
          <w:sz w:val="19"/>
          <w:szCs w:val="19"/>
        </w:rPr>
        <w:t xml:space="preserve"> Almost all interviewees who identified transdisciplinary aspects in their projects highlighted the opportunity for dialogue and exchange. It </w:t>
      </w:r>
      <w:r w:rsidR="00784F03">
        <w:rPr>
          <w:rFonts w:ascii="Verdana" w:eastAsia="Times New Roman" w:hAnsi="Verdana" w:cs="Times New Roman"/>
          <w:sz w:val="19"/>
          <w:szCs w:val="19"/>
        </w:rPr>
        <w:t>was</w:t>
      </w:r>
      <w:r w:rsidRPr="003D1F31">
        <w:rPr>
          <w:rFonts w:ascii="Verdana" w:eastAsia="Times New Roman" w:hAnsi="Verdana" w:cs="Times New Roman"/>
          <w:sz w:val="19"/>
          <w:szCs w:val="19"/>
        </w:rPr>
        <w:t xml:space="preserve"> argued that most often, academic research happens in a vacuum while solutions in practice differ from what has been suggested by academics. Hence, bringing together people from academia </w:t>
      </w:r>
      <w:r w:rsidR="00784F03">
        <w:rPr>
          <w:rFonts w:ascii="Verdana" w:eastAsia="Times New Roman" w:hAnsi="Verdana" w:cs="Times New Roman"/>
          <w:sz w:val="19"/>
          <w:szCs w:val="19"/>
        </w:rPr>
        <w:t>with</w:t>
      </w:r>
      <w:r w:rsidRPr="003D1F31">
        <w:rPr>
          <w:rFonts w:ascii="Verdana" w:eastAsia="Times New Roman" w:hAnsi="Verdana" w:cs="Times New Roman"/>
          <w:sz w:val="19"/>
          <w:szCs w:val="19"/>
        </w:rPr>
        <w:t xml:space="preserve"> non-academic stakeholders (e.g., practitioners, policy-makers, civil society) enabled both sides to communicate their knowledge and expertise and to work</w:t>
      </w:r>
      <w:r w:rsidR="00870DE9" w:rsidRPr="003D1F31">
        <w:rPr>
          <w:rFonts w:ascii="Verdana" w:eastAsia="Times New Roman" w:hAnsi="Verdana" w:cs="Times New Roman"/>
          <w:sz w:val="19"/>
          <w:szCs w:val="19"/>
        </w:rPr>
        <w:t xml:space="preserve"> jointly on solutions. E</w:t>
      </w:r>
      <w:r w:rsidRPr="003D1F31">
        <w:rPr>
          <w:rFonts w:ascii="Verdana" w:eastAsia="Times New Roman" w:hAnsi="Verdana" w:cs="Times New Roman"/>
          <w:sz w:val="19"/>
          <w:szCs w:val="19"/>
        </w:rPr>
        <w:t xml:space="preserve">xchange helps researchers and stakeholders to better understand each other while also creating common knowledge which could advance </w:t>
      </w:r>
      <w:r w:rsidR="00784F03">
        <w:rPr>
          <w:rFonts w:ascii="Verdana" w:eastAsia="Times New Roman" w:hAnsi="Verdana" w:cs="Times New Roman"/>
          <w:sz w:val="19"/>
          <w:szCs w:val="19"/>
        </w:rPr>
        <w:t>research endeavours</w:t>
      </w:r>
      <w:r w:rsidRPr="003D1F31">
        <w:rPr>
          <w:rFonts w:ascii="Verdana" w:eastAsia="Times New Roman" w:hAnsi="Verdana" w:cs="Times New Roman"/>
          <w:sz w:val="19"/>
          <w:szCs w:val="19"/>
        </w:rPr>
        <w:t xml:space="preserve"> as well as solutions on the ground. In </w:t>
      </w:r>
      <w:r w:rsidR="00784F03">
        <w:rPr>
          <w:rFonts w:ascii="Verdana" w:eastAsia="Times New Roman" w:hAnsi="Verdana" w:cs="Times New Roman"/>
          <w:sz w:val="19"/>
          <w:szCs w:val="19"/>
        </w:rPr>
        <w:t>several</w:t>
      </w:r>
      <w:r w:rsidRPr="003D1F31">
        <w:rPr>
          <w:rFonts w:ascii="Verdana" w:eastAsia="Times New Roman" w:hAnsi="Verdana" w:cs="Times New Roman"/>
          <w:sz w:val="19"/>
          <w:szCs w:val="19"/>
        </w:rPr>
        <w:t xml:space="preserve"> cases, this transdisciplinary exchange has led to further collaborations and </w:t>
      </w:r>
      <w:r w:rsidR="00784F03">
        <w:rPr>
          <w:rFonts w:ascii="Verdana" w:eastAsia="Times New Roman" w:hAnsi="Verdana" w:cs="Times New Roman"/>
          <w:sz w:val="19"/>
          <w:szCs w:val="19"/>
        </w:rPr>
        <w:t>jointly developed</w:t>
      </w:r>
      <w:r w:rsidRPr="003D1F31">
        <w:rPr>
          <w:rFonts w:ascii="Verdana" w:eastAsia="Times New Roman" w:hAnsi="Verdana" w:cs="Times New Roman"/>
          <w:sz w:val="19"/>
          <w:szCs w:val="19"/>
        </w:rPr>
        <w:t xml:space="preserve"> research plans.</w:t>
      </w:r>
    </w:p>
    <w:p w14:paraId="218AD5EF" w14:textId="77777777" w:rsidR="002426EF" w:rsidRPr="003D1F31" w:rsidRDefault="002426EF">
      <w:pPr>
        <w:spacing w:line="276" w:lineRule="auto"/>
        <w:jc w:val="both"/>
        <w:rPr>
          <w:rFonts w:ascii="Verdana" w:eastAsia="Times New Roman" w:hAnsi="Verdana" w:cs="Times New Roman"/>
          <w:sz w:val="19"/>
          <w:szCs w:val="19"/>
        </w:rPr>
      </w:pPr>
    </w:p>
    <w:p w14:paraId="663E06CA" w14:textId="5680C892" w:rsidR="002426EF" w:rsidRPr="003D1F31" w:rsidRDefault="00D00E26">
      <w:pPr>
        <w:pStyle w:val="ListParagraph"/>
        <w:numPr>
          <w:ilvl w:val="0"/>
          <w:numId w:val="17"/>
        </w:numPr>
        <w:spacing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Empowering target group</w:t>
      </w:r>
      <w:r w:rsidR="00784F03">
        <w:rPr>
          <w:rFonts w:ascii="Verdana" w:eastAsia="Times New Roman" w:hAnsi="Verdana" w:cs="Times New Roman"/>
          <w:b/>
          <w:bCs/>
          <w:sz w:val="19"/>
          <w:szCs w:val="19"/>
        </w:rPr>
        <w:t>s</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One aspect that was highlighted by many people who worked with the projects’ target group was the empowerment of this specific group. </w:t>
      </w:r>
      <w:r w:rsidR="008F46F5">
        <w:rPr>
          <w:rFonts w:ascii="Verdana" w:eastAsia="Times New Roman" w:hAnsi="Verdana" w:cs="Times New Roman"/>
          <w:sz w:val="19"/>
          <w:szCs w:val="19"/>
        </w:rPr>
        <w:t xml:space="preserve">A few interviewees emphasised that </w:t>
      </w:r>
      <w:r w:rsidRPr="003D1F31">
        <w:rPr>
          <w:rFonts w:ascii="Verdana" w:eastAsia="Times New Roman" w:hAnsi="Verdana" w:cs="Times New Roman"/>
          <w:sz w:val="19"/>
          <w:szCs w:val="19"/>
        </w:rPr>
        <w:t>projects that talk about or research a certain group often fail to account for this particular groups’ perspectives, knowled</w:t>
      </w:r>
      <w:r w:rsidR="008F46F5">
        <w:rPr>
          <w:rFonts w:ascii="Verdana" w:eastAsia="Times New Roman" w:hAnsi="Verdana" w:cs="Times New Roman"/>
          <w:sz w:val="19"/>
          <w:szCs w:val="19"/>
        </w:rPr>
        <w:t>ge and vulnerabilities. S</w:t>
      </w:r>
      <w:r w:rsidRPr="003D1F31">
        <w:rPr>
          <w:rFonts w:ascii="Verdana" w:eastAsia="Times New Roman" w:hAnsi="Verdana" w:cs="Times New Roman"/>
          <w:sz w:val="19"/>
          <w:szCs w:val="19"/>
        </w:rPr>
        <w:t xml:space="preserve">olutions, either academic or practical, are often readily present to target groups with no to little room for co-development. </w:t>
      </w:r>
      <w:r w:rsidR="008F46F5">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interviewee stressed that the prototype produced within the scope of </w:t>
      </w:r>
      <w:r w:rsidR="008F46F5">
        <w:rPr>
          <w:rFonts w:ascii="Verdana" w:eastAsia="Times New Roman" w:hAnsi="Verdana" w:cs="Times New Roman"/>
          <w:sz w:val="19"/>
          <w:szCs w:val="19"/>
        </w:rPr>
        <w:t>his</w:t>
      </w:r>
      <w:r w:rsidRPr="003D1F31">
        <w:rPr>
          <w:rFonts w:ascii="Verdana" w:eastAsia="Times New Roman" w:hAnsi="Verdana" w:cs="Times New Roman"/>
          <w:sz w:val="19"/>
          <w:szCs w:val="19"/>
        </w:rPr>
        <w:t xml:space="preserve"> project was significantly altered due to the many insights of the target group. At the same time, the vulnerable group received a chance to be heard, </w:t>
      </w:r>
      <w:r w:rsidR="008F46F5">
        <w:rPr>
          <w:rFonts w:ascii="Verdana" w:eastAsia="Times New Roman" w:hAnsi="Verdana" w:cs="Times New Roman"/>
          <w:sz w:val="19"/>
          <w:szCs w:val="19"/>
        </w:rPr>
        <w:t xml:space="preserve">to </w:t>
      </w:r>
      <w:r w:rsidRPr="003D1F31">
        <w:rPr>
          <w:rFonts w:ascii="Verdana" w:eastAsia="Times New Roman" w:hAnsi="Verdana" w:cs="Times New Roman"/>
          <w:sz w:val="19"/>
          <w:szCs w:val="19"/>
        </w:rPr>
        <w:t xml:space="preserve">raise concerns and influence outcomes that directly </w:t>
      </w:r>
      <w:r w:rsidR="008F46F5">
        <w:rPr>
          <w:rFonts w:ascii="Verdana" w:eastAsia="Times New Roman" w:hAnsi="Verdana" w:cs="Times New Roman"/>
          <w:sz w:val="19"/>
          <w:szCs w:val="19"/>
        </w:rPr>
        <w:t>a</w:t>
      </w:r>
      <w:r w:rsidRPr="003D1F31">
        <w:rPr>
          <w:rFonts w:ascii="Verdana" w:eastAsia="Times New Roman" w:hAnsi="Verdana" w:cs="Times New Roman"/>
          <w:sz w:val="19"/>
          <w:szCs w:val="19"/>
        </w:rPr>
        <w:t xml:space="preserve">ffect them. Correspondingly, several interviewees argued that real and positive impact is only achievable when the groups affected are heard and included in the research process. However, it was highlighted that not only solutions or products can be improved by including target groups in research processes. Rather, the system of academia, i.e., the </w:t>
      </w:r>
      <w:r w:rsidRPr="003D1F31">
        <w:rPr>
          <w:rFonts w:ascii="Verdana" w:eastAsia="Times New Roman" w:hAnsi="Verdana" w:cs="Times New Roman"/>
          <w:sz w:val="19"/>
          <w:szCs w:val="19"/>
        </w:rPr>
        <w:lastRenderedPageBreak/>
        <w:t xml:space="preserve">way knowledge is created and results are gained, can profit from an exchange with target groups. </w:t>
      </w:r>
    </w:p>
    <w:p w14:paraId="749772D5" w14:textId="77777777" w:rsidR="002426EF" w:rsidRPr="003D1F31" w:rsidRDefault="002426EF">
      <w:pPr>
        <w:spacing w:line="276" w:lineRule="auto"/>
        <w:jc w:val="both"/>
        <w:rPr>
          <w:rFonts w:ascii="Verdana" w:eastAsia="Times New Roman" w:hAnsi="Verdana" w:cs="Times New Roman"/>
          <w:b/>
          <w:bCs/>
          <w:sz w:val="19"/>
          <w:szCs w:val="19"/>
        </w:rPr>
      </w:pPr>
    </w:p>
    <w:p w14:paraId="711D5474" w14:textId="33AA50AB" w:rsidR="002426EF" w:rsidRPr="003D1F31" w:rsidRDefault="00DD4340" w:rsidP="00D55DF7">
      <w:pPr>
        <w:pStyle w:val="ListParagraph"/>
        <w:numPr>
          <w:ilvl w:val="0"/>
          <w:numId w:val="17"/>
        </w:numPr>
        <w:spacing w:after="120" w:line="276" w:lineRule="auto"/>
        <w:jc w:val="both"/>
        <w:rPr>
          <w:rFonts w:ascii="Verdana" w:eastAsia="Times New Roman" w:hAnsi="Verdana" w:cs="Times New Roman"/>
          <w:b/>
          <w:bCs/>
          <w:sz w:val="19"/>
          <w:szCs w:val="19"/>
        </w:rPr>
      </w:pPr>
      <w:r>
        <w:rPr>
          <w:rFonts w:ascii="Verdana" w:eastAsia="Times New Roman" w:hAnsi="Verdana" w:cs="Times New Roman"/>
          <w:b/>
          <w:bCs/>
          <w:sz w:val="19"/>
          <w:szCs w:val="19"/>
        </w:rPr>
        <w:t>Better products and services</w:t>
      </w:r>
      <w:r w:rsidR="00D00E26" w:rsidRPr="003D1F31">
        <w:rPr>
          <w:rFonts w:ascii="Verdana" w:eastAsia="Times New Roman" w:hAnsi="Verdana" w:cs="Times New Roman"/>
          <w:b/>
          <w:bCs/>
          <w:sz w:val="19"/>
          <w:szCs w:val="19"/>
        </w:rPr>
        <w:t xml:space="preserve">: </w:t>
      </w:r>
      <w:r w:rsidR="00D00E26" w:rsidRPr="003D1F31">
        <w:rPr>
          <w:rFonts w:ascii="Verdana" w:eastAsia="Times New Roman" w:hAnsi="Verdana" w:cs="Times New Roman"/>
          <w:sz w:val="19"/>
          <w:szCs w:val="19"/>
        </w:rPr>
        <w:t xml:space="preserve">One particular aspect of </w:t>
      </w:r>
      <w:r w:rsidR="00D55DF7">
        <w:rPr>
          <w:rFonts w:ascii="Verdana" w:eastAsia="Times New Roman" w:hAnsi="Verdana" w:cs="Times New Roman"/>
          <w:sz w:val="19"/>
          <w:szCs w:val="19"/>
        </w:rPr>
        <w:t>a</w:t>
      </w:r>
      <w:r w:rsidR="00D00E26" w:rsidRPr="003D1F31">
        <w:rPr>
          <w:rFonts w:ascii="Verdana" w:eastAsia="Times New Roman" w:hAnsi="Verdana" w:cs="Times New Roman"/>
          <w:sz w:val="19"/>
          <w:szCs w:val="19"/>
        </w:rPr>
        <w:t xml:space="preserve"> change process is the improvement of the usability of a product or service. More specifically, several interviewees from vastly different fields argued that without the support and feedback from non-academic stakeholders, the end product would not have been as promising.</w:t>
      </w:r>
    </w:p>
    <w:p w14:paraId="0D3DE8BE" w14:textId="77777777" w:rsidR="002426EF" w:rsidRPr="003D1F31" w:rsidRDefault="002426EF">
      <w:pPr>
        <w:spacing w:line="276" w:lineRule="auto"/>
        <w:jc w:val="both"/>
        <w:rPr>
          <w:rFonts w:ascii="Verdana" w:eastAsia="Times New Roman" w:hAnsi="Verdana" w:cs="Times New Roman"/>
          <w:sz w:val="19"/>
          <w:szCs w:val="19"/>
        </w:rPr>
      </w:pPr>
    </w:p>
    <w:p w14:paraId="1B168B94" w14:textId="301DC07B" w:rsidR="002426EF" w:rsidRPr="003D1F31" w:rsidRDefault="00D00E26">
      <w:pPr>
        <w:pStyle w:val="ListParagraph"/>
        <w:numPr>
          <w:ilvl w:val="0"/>
          <w:numId w:val="17"/>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Learning </w:t>
      </w:r>
      <w:r w:rsidR="00870DE9" w:rsidRPr="003D1F31">
        <w:rPr>
          <w:rFonts w:ascii="Verdana" w:eastAsia="Times New Roman" w:hAnsi="Verdana" w:cs="Times New Roman"/>
          <w:b/>
          <w:bCs/>
          <w:sz w:val="19"/>
          <w:szCs w:val="19"/>
        </w:rPr>
        <w:t>and changing</w:t>
      </w:r>
      <w:r w:rsidRPr="003D1F31">
        <w:rPr>
          <w:rFonts w:ascii="Verdana" w:eastAsia="Times New Roman" w:hAnsi="Verdana" w:cs="Times New Roman"/>
          <w:b/>
          <w:bCs/>
          <w:sz w:val="19"/>
          <w:szCs w:val="19"/>
        </w:rPr>
        <w:t xml:space="preserve"> perspective</w:t>
      </w:r>
      <w:r w:rsidR="00870DE9" w:rsidRPr="003D1F31">
        <w:rPr>
          <w:rFonts w:ascii="Verdana" w:eastAsia="Times New Roman" w:hAnsi="Verdana" w:cs="Times New Roman"/>
          <w:b/>
          <w:bCs/>
          <w:sz w:val="19"/>
          <w:szCs w:val="19"/>
        </w:rPr>
        <w:t>s</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Interactions with non-academic stakeholders opens up new perspectives and interests. Correspondingly, several </w:t>
      </w:r>
      <w:r w:rsidR="00DD4340">
        <w:rPr>
          <w:rFonts w:ascii="Verdana" w:eastAsia="Times New Roman" w:hAnsi="Verdana" w:cs="Times New Roman"/>
          <w:sz w:val="19"/>
          <w:szCs w:val="19"/>
        </w:rPr>
        <w:t>interviewees</w:t>
      </w:r>
      <w:r w:rsidRPr="003D1F31">
        <w:rPr>
          <w:rFonts w:ascii="Verdana" w:eastAsia="Times New Roman" w:hAnsi="Verdana" w:cs="Times New Roman"/>
          <w:sz w:val="19"/>
          <w:szCs w:val="19"/>
        </w:rPr>
        <w:t xml:space="preserve"> emphasized that working together with practitioners enabled them to increase their knowledge about certain issues that were not on their radar before. One interviewee who worked with practitioners from clinics stressed that these exchanges enabled him to think </w:t>
      </w:r>
      <w:r w:rsidRPr="00DD4340">
        <w:rPr>
          <w:rFonts w:ascii="Verdana" w:eastAsia="Times New Roman" w:hAnsi="Verdana" w:cs="Times New Roman"/>
          <w:i/>
          <w:sz w:val="19"/>
          <w:szCs w:val="19"/>
        </w:rPr>
        <w:t xml:space="preserve">“outside the box” </w:t>
      </w:r>
      <w:r w:rsidRPr="003D1F31">
        <w:rPr>
          <w:rFonts w:ascii="Verdana" w:eastAsia="Times New Roman" w:hAnsi="Verdana" w:cs="Times New Roman"/>
          <w:sz w:val="19"/>
          <w:szCs w:val="19"/>
        </w:rPr>
        <w:t xml:space="preserve">which ultimately led to an increased interest in transdisciplinary work. Another interviewee emphasized that the interactions with non-academic stakeholders fostered an </w:t>
      </w:r>
      <w:r w:rsidRPr="00D55DF7">
        <w:rPr>
          <w:rFonts w:ascii="Verdana" w:eastAsia="Times New Roman" w:hAnsi="Verdana" w:cs="Times New Roman"/>
          <w:sz w:val="16"/>
          <w:szCs w:val="16"/>
        </w:rPr>
        <w:t>“(…) innovation-push which came through learning from partners”. (Interviewee 10)</w:t>
      </w:r>
    </w:p>
    <w:p w14:paraId="4AF57C57" w14:textId="77777777" w:rsidR="002426EF" w:rsidRPr="003D1F31" w:rsidRDefault="002426EF">
      <w:pPr>
        <w:spacing w:line="276" w:lineRule="auto"/>
        <w:jc w:val="both"/>
        <w:rPr>
          <w:rFonts w:ascii="Verdana" w:eastAsia="Times New Roman" w:hAnsi="Verdana" w:cs="Times New Roman"/>
          <w:b/>
          <w:bCs/>
          <w:sz w:val="19"/>
          <w:szCs w:val="19"/>
        </w:rPr>
      </w:pPr>
    </w:p>
    <w:p w14:paraId="46AFEBB3" w14:textId="44F649C6" w:rsidR="002426EF" w:rsidRPr="003D1F31" w:rsidRDefault="00D00E26">
      <w:pPr>
        <w:pStyle w:val="ListParagraph"/>
        <w:numPr>
          <w:ilvl w:val="0"/>
          <w:numId w:val="17"/>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Advancing academic research through transdisciplinary exchange:</w:t>
      </w:r>
      <w:r w:rsidRPr="003D1F31">
        <w:rPr>
          <w:rFonts w:ascii="Verdana" w:eastAsia="Times New Roman" w:hAnsi="Verdana" w:cs="Times New Roman"/>
          <w:sz w:val="19"/>
          <w:szCs w:val="19"/>
        </w:rPr>
        <w:t xml:space="preserve"> Interactions with non-academic stakeholders can improve the way research is understood and done.</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In one case, the transdisciplinary exchange with citizens has resulted in the development of new research directions. One interviewee underlined that through the exchanges with professionals and practitioners, her research idea emerged and developed. </w:t>
      </w:r>
    </w:p>
    <w:p w14:paraId="65F2008D"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“Here we have a conception of scientific work, and this is another element which is extremely important for me. It's almost political. We're not breaking with common sense. We are not in this vision of science as an epistemological break where there will be researchers and the ordinary world. When I go into the field to understand how professionals work, I'm not going to arrive with a normative vision. (…). I'm not going to arrive with a ready-made conception of how they should work or what their value should be. The only thing I don't question is my pragmatic approach. But on the other hand, for example, my working hypotheses will emerge from my encounter with the field, from the questions that professionals ask themselves.” Interviewee 1</w:t>
      </w:r>
    </w:p>
    <w:p w14:paraId="100C08DA" w14:textId="7E7479AF" w:rsidR="002426EF" w:rsidRDefault="00D00E26">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While </w:t>
      </w:r>
      <w:r w:rsidR="00DD4340">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emphasized </w:t>
      </w:r>
      <w:r w:rsidR="00DD4340">
        <w:rPr>
          <w:rFonts w:ascii="Verdana" w:eastAsia="Times New Roman" w:hAnsi="Verdana" w:cs="Times New Roman"/>
          <w:sz w:val="19"/>
          <w:szCs w:val="19"/>
        </w:rPr>
        <w:t>in general the</w:t>
      </w:r>
      <w:r w:rsidRPr="003D1F31">
        <w:rPr>
          <w:rFonts w:ascii="Verdana" w:eastAsia="Times New Roman" w:hAnsi="Verdana" w:cs="Times New Roman"/>
          <w:sz w:val="19"/>
          <w:szCs w:val="19"/>
        </w:rPr>
        <w:t xml:space="preserve"> importance of the knowledge of non-academic actors, one intervie</w:t>
      </w:r>
      <w:r w:rsidR="00870DE9" w:rsidRPr="003D1F31">
        <w:rPr>
          <w:rFonts w:ascii="Verdana" w:eastAsia="Times New Roman" w:hAnsi="Verdana" w:cs="Times New Roman"/>
          <w:sz w:val="19"/>
          <w:szCs w:val="19"/>
        </w:rPr>
        <w:t xml:space="preserve">wee </w:t>
      </w:r>
      <w:r w:rsidR="00DD4340">
        <w:rPr>
          <w:rFonts w:ascii="Verdana" w:eastAsia="Times New Roman" w:hAnsi="Verdana" w:cs="Times New Roman"/>
          <w:sz w:val="19"/>
          <w:szCs w:val="19"/>
        </w:rPr>
        <w:t>emphasised that</w:t>
      </w:r>
      <w:r w:rsidRPr="003D1F31">
        <w:rPr>
          <w:rFonts w:ascii="Verdana" w:eastAsia="Times New Roman" w:hAnsi="Verdana" w:cs="Times New Roman"/>
          <w:sz w:val="19"/>
          <w:szCs w:val="19"/>
        </w:rPr>
        <w:t xml:space="preserve"> PhD students </w:t>
      </w:r>
      <w:r w:rsidR="00DD4340">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 xml:space="preserve">get the chance to put their research into practical context and eventually make </w:t>
      </w:r>
      <w:r w:rsidR="00DD4340">
        <w:rPr>
          <w:rFonts w:ascii="Verdana" w:eastAsia="Times New Roman" w:hAnsi="Verdana" w:cs="Times New Roman"/>
          <w:sz w:val="19"/>
          <w:szCs w:val="19"/>
        </w:rPr>
        <w:t>it</w:t>
      </w:r>
      <w:r w:rsidRPr="003D1F31">
        <w:rPr>
          <w:rFonts w:ascii="Verdana" w:eastAsia="Times New Roman" w:hAnsi="Verdana" w:cs="Times New Roman"/>
          <w:sz w:val="19"/>
          <w:szCs w:val="19"/>
        </w:rPr>
        <w:t xml:space="preserve"> </w:t>
      </w:r>
      <w:r w:rsidR="00DD4340">
        <w:rPr>
          <w:rFonts w:ascii="Verdana" w:eastAsia="Times New Roman" w:hAnsi="Verdana" w:cs="Times New Roman"/>
          <w:sz w:val="19"/>
          <w:szCs w:val="19"/>
        </w:rPr>
        <w:t>more</w:t>
      </w:r>
      <w:r w:rsidRPr="003D1F31">
        <w:rPr>
          <w:rFonts w:ascii="Verdana" w:eastAsia="Times New Roman" w:hAnsi="Verdana" w:cs="Times New Roman"/>
          <w:sz w:val="19"/>
          <w:szCs w:val="19"/>
        </w:rPr>
        <w:t xml:space="preserve"> relevant to the non-academic world. This can be rewarding, especially for early-stage researchers who struggle to get settled in academia.</w:t>
      </w:r>
    </w:p>
    <w:p w14:paraId="556D349F" w14:textId="77777777" w:rsidR="00DD4340" w:rsidRPr="003D1F31" w:rsidRDefault="00DD4340">
      <w:pPr>
        <w:spacing w:line="276" w:lineRule="auto"/>
        <w:ind w:left="680"/>
        <w:jc w:val="both"/>
        <w:rPr>
          <w:rFonts w:ascii="Verdana" w:eastAsia="Times New Roman" w:hAnsi="Verdana" w:cs="Times New Roman"/>
          <w:sz w:val="19"/>
          <w:szCs w:val="19"/>
        </w:rPr>
      </w:pPr>
    </w:p>
    <w:p w14:paraId="38BC4EB0" w14:textId="20EEAB94" w:rsidR="002426EF" w:rsidRPr="003D1F31" w:rsidRDefault="00D00E26">
      <w:pPr>
        <w:pStyle w:val="ListParagraph"/>
        <w:numPr>
          <w:ilvl w:val="0"/>
          <w:numId w:val="17"/>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Advancing academic research through interdisciplinary exchange:</w:t>
      </w:r>
      <w:r w:rsidR="00870DE9"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 xml:space="preserve">According to our </w:t>
      </w:r>
      <w:r w:rsidR="00870DE9"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bringing together different theories and methods from diverse fields has several advantages compared to staying within disciplinary boundaries. Many interviewees stressed that the outcomes of the project would not have been achieved if the project had been conducted within one research field. </w:t>
      </w:r>
      <w:r w:rsidR="00DD4340">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interviewee reported that within his field, it is not common to work with people outside the field who, for example, consider the impacts of bacteria on humans. By bringing together insights from distinct fields, results that were gained from working with cattle could be then analysed with a focus on potential human impact. However, one </w:t>
      </w:r>
      <w:r w:rsidR="00DD4340">
        <w:rPr>
          <w:rFonts w:ascii="Verdana" w:eastAsia="Times New Roman" w:hAnsi="Verdana" w:cs="Times New Roman"/>
          <w:sz w:val="19"/>
          <w:szCs w:val="19"/>
        </w:rPr>
        <w:t>interviewed PI</w:t>
      </w:r>
      <w:r w:rsidRPr="003D1F31">
        <w:rPr>
          <w:rFonts w:ascii="Verdana" w:eastAsia="Times New Roman" w:hAnsi="Verdana" w:cs="Times New Roman"/>
          <w:sz w:val="19"/>
          <w:szCs w:val="19"/>
        </w:rPr>
        <w:t xml:space="preserve"> highlight</w:t>
      </w:r>
      <w:r w:rsidR="00DD4340">
        <w:rPr>
          <w:rFonts w:ascii="Verdana" w:eastAsia="Times New Roman" w:hAnsi="Verdana" w:cs="Times New Roman"/>
          <w:sz w:val="19"/>
          <w:szCs w:val="19"/>
        </w:rPr>
        <w:t>ed</w:t>
      </w:r>
      <w:r w:rsidRPr="003D1F31">
        <w:rPr>
          <w:rFonts w:ascii="Verdana" w:eastAsia="Times New Roman" w:hAnsi="Verdana" w:cs="Times New Roman"/>
          <w:sz w:val="19"/>
          <w:szCs w:val="19"/>
        </w:rPr>
        <w:t xml:space="preserve"> that crossing disciplinary boundaries does not necessarily mean having a shared problem that </w:t>
      </w:r>
      <w:r w:rsidRPr="003D1F31">
        <w:rPr>
          <w:rFonts w:ascii="Verdana" w:eastAsia="Times New Roman" w:hAnsi="Verdana" w:cs="Times New Roman"/>
          <w:sz w:val="19"/>
          <w:szCs w:val="19"/>
        </w:rPr>
        <w:lastRenderedPageBreak/>
        <w:t xml:space="preserve">researchers </w:t>
      </w:r>
      <w:r w:rsidR="00DD4340">
        <w:rPr>
          <w:rFonts w:ascii="Verdana" w:eastAsia="Times New Roman" w:hAnsi="Verdana" w:cs="Times New Roman"/>
          <w:sz w:val="19"/>
          <w:szCs w:val="19"/>
        </w:rPr>
        <w:t xml:space="preserve">from different disciplines </w:t>
      </w:r>
      <w:r w:rsidRPr="003D1F31">
        <w:rPr>
          <w:rFonts w:ascii="Verdana" w:eastAsia="Times New Roman" w:hAnsi="Verdana" w:cs="Times New Roman"/>
          <w:sz w:val="19"/>
          <w:szCs w:val="19"/>
        </w:rPr>
        <w:t>want to solve. Rather it also encompasses learning from others without working on the same project.</w:t>
      </w:r>
    </w:p>
    <w:p w14:paraId="2B239852" w14:textId="60E29C88" w:rsidR="002426EF"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It is less about social science studies being carried out by artists or something like that, but that one is through parallelizing the works, i.e. the humanities scholars, natural scientists, artists doing their work in the same room in parallel, so that sparks fly there like that. I call that aggravated neighborhood. So it's not about that, it's another concept of transdisciplinarity in theory, there's a problem that you can't solve on your own, that's why the disciplines come together. Everyone tries to solve the problem together. That's not how I do it. There is no common problem. There is a common place and this creates mutual accelerations, so to speak.” Interviewee 8</w:t>
      </w:r>
    </w:p>
    <w:p w14:paraId="709BEBBD" w14:textId="77777777" w:rsidR="00DD4340" w:rsidRPr="003D1F31" w:rsidRDefault="00DD4340">
      <w:pPr>
        <w:spacing w:line="276" w:lineRule="auto"/>
        <w:jc w:val="both"/>
        <w:rPr>
          <w:rFonts w:ascii="Verdana" w:eastAsia="Times New Roman" w:hAnsi="Verdana" w:cs="Times New Roman"/>
          <w:i/>
          <w:iCs/>
          <w:sz w:val="16"/>
          <w:szCs w:val="16"/>
        </w:rPr>
      </w:pPr>
    </w:p>
    <w:p w14:paraId="0F97483A" w14:textId="7814E19D" w:rsidR="002426EF" w:rsidRPr="003D1F31" w:rsidRDefault="00D00E26">
      <w:pPr>
        <w:pStyle w:val="ListParagraph"/>
        <w:numPr>
          <w:ilvl w:val="0"/>
          <w:numId w:val="17"/>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Achieving impact through the connection of fundamental and applied science: </w:t>
      </w:r>
      <w:r w:rsidRPr="003D1F31">
        <w:rPr>
          <w:rFonts w:ascii="Verdana" w:eastAsia="Times New Roman" w:hAnsi="Verdana" w:cs="Times New Roman"/>
          <w:sz w:val="19"/>
          <w:szCs w:val="19"/>
        </w:rPr>
        <w:t xml:space="preserve">Some </w:t>
      </w:r>
      <w:r w:rsidR="00870DE9" w:rsidRPr="003D1F31">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reported that while their research was fundamental, they tried to achieve greater impact by working together with applied scientists. </w:t>
      </w:r>
      <w:r w:rsidR="00DD4340">
        <w:rPr>
          <w:rFonts w:ascii="Verdana" w:eastAsia="Times New Roman" w:hAnsi="Verdana" w:cs="Times New Roman"/>
          <w:sz w:val="19"/>
          <w:szCs w:val="19"/>
        </w:rPr>
        <w:t>Several PIs</w:t>
      </w:r>
      <w:r w:rsidRPr="003D1F31">
        <w:rPr>
          <w:rFonts w:ascii="Verdana" w:eastAsia="Times New Roman" w:hAnsi="Verdana" w:cs="Times New Roman"/>
          <w:sz w:val="19"/>
          <w:szCs w:val="19"/>
        </w:rPr>
        <w:t xml:space="preserve"> emphasized that although there is room for societal impact </w:t>
      </w:r>
      <w:r w:rsidR="00DD4340">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 xml:space="preserve">in fundamental research, a lot more can be achieved when adding an applied perspective to research. </w:t>
      </w:r>
      <w:r w:rsidR="00870DE9" w:rsidRPr="003D1F31">
        <w:rPr>
          <w:rFonts w:ascii="Verdana" w:eastAsia="Times New Roman" w:hAnsi="Verdana" w:cs="Times New Roman"/>
          <w:sz w:val="19"/>
          <w:szCs w:val="19"/>
        </w:rPr>
        <w:t>This</w:t>
      </w:r>
      <w:r w:rsidRPr="003D1F31">
        <w:rPr>
          <w:rFonts w:ascii="Verdana" w:eastAsia="Times New Roman" w:hAnsi="Verdana" w:cs="Times New Roman"/>
          <w:sz w:val="19"/>
          <w:szCs w:val="19"/>
        </w:rPr>
        <w:t xml:space="preserve"> foster</w:t>
      </w:r>
      <w:r w:rsidR="00870DE9"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translational science and results can be implemented and realized faster and more efficient outside academia.</w:t>
      </w:r>
    </w:p>
    <w:p w14:paraId="05C9919B" w14:textId="26558ECC" w:rsidR="002426EF" w:rsidRPr="003D1F31" w:rsidRDefault="002426EF">
      <w:pPr>
        <w:pStyle w:val="RTDBody"/>
      </w:pPr>
    </w:p>
    <w:p w14:paraId="3B53FBF4" w14:textId="14E2E746" w:rsidR="00096D52" w:rsidRPr="003D1F31" w:rsidRDefault="00514689" w:rsidP="001F52FB">
      <w:pPr>
        <w:pStyle w:val="RTDHeading03"/>
        <w:rPr>
          <w:sz w:val="19"/>
          <w:szCs w:val="19"/>
        </w:rPr>
      </w:pPr>
      <w:bookmarkStart w:id="115" w:name="_Toc106728079"/>
      <w:r w:rsidRPr="003D1F31">
        <w:rPr>
          <w:sz w:val="19"/>
          <w:szCs w:val="19"/>
        </w:rPr>
        <w:t xml:space="preserve">Communication and </w:t>
      </w:r>
      <w:r w:rsidR="00096D52" w:rsidRPr="003D1F31">
        <w:rPr>
          <w:sz w:val="19"/>
          <w:szCs w:val="19"/>
        </w:rPr>
        <w:t>Dissemination of results</w:t>
      </w:r>
      <w:bookmarkEnd w:id="115"/>
    </w:p>
    <w:p w14:paraId="2A94150E" w14:textId="02031C1F" w:rsidR="00C23E1B" w:rsidRPr="003D1F31" w:rsidRDefault="00514689" w:rsidP="00514689">
      <w:pPr>
        <w:pStyle w:val="RTDBody"/>
      </w:pPr>
      <w:r w:rsidRPr="003D1F31">
        <w:t xml:space="preserve">The survey results (see </w:t>
      </w:r>
      <w:r w:rsidR="00DD4340">
        <w:t>Table 13</w:t>
      </w:r>
      <w:r w:rsidRPr="003D1F31">
        <w:t>) showed that PIs used a wide range of dissemination channels</w:t>
      </w:r>
      <w:r w:rsidR="00C23E1B" w:rsidRPr="003D1F31">
        <w:t>.</w:t>
      </w:r>
      <w:r w:rsidRPr="003D1F31">
        <w:t xml:space="preserve"> </w:t>
      </w:r>
      <w:r w:rsidR="00C23E1B" w:rsidRPr="003D1F31">
        <w:t>Next to</w:t>
      </w:r>
      <w:r w:rsidRPr="003D1F31">
        <w:t xml:space="preserve"> the pub</w:t>
      </w:r>
      <w:r w:rsidR="00C23E1B" w:rsidRPr="003D1F31">
        <w:t>lication</w:t>
      </w:r>
      <w:r w:rsidR="00DD4340">
        <w:t>s</w:t>
      </w:r>
      <w:r w:rsidR="00C23E1B" w:rsidRPr="003D1F31">
        <w:t xml:space="preserve"> in scientific journals (96%), </w:t>
      </w:r>
      <w:r w:rsidR="00DD4340">
        <w:t xml:space="preserve">which is the dominant dissemination channel, </w:t>
      </w:r>
      <w:r w:rsidR="00C23E1B" w:rsidRPr="003D1F31">
        <w:t xml:space="preserve">the surveyed PIs </w:t>
      </w:r>
      <w:r w:rsidR="00DD4340">
        <w:t>also</w:t>
      </w:r>
      <w:r w:rsidR="00C23E1B" w:rsidRPr="003D1F31">
        <w:t xml:space="preserve"> often mentioned publications in conference proceedings (85%), </w:t>
      </w:r>
      <w:r w:rsidR="00284864">
        <w:t xml:space="preserve">and </w:t>
      </w:r>
      <w:r w:rsidR="00C23E1B" w:rsidRPr="003D1F31">
        <w:t xml:space="preserve">institutional or project websites (79%) for dissemination and communication purposes. This is followed at a distance by another group of dissemination channels </w:t>
      </w:r>
      <w:r w:rsidR="00284864">
        <w:t>that include</w:t>
      </w:r>
      <w:r w:rsidR="00C23E1B" w:rsidRPr="003D1F31">
        <w:t xml:space="preserve"> monographies and book contributions (46%), traditional media (43%), journals and magazines targeting practitioners (42%), general events for a non-academic public (40%), social media (37%), online platforms (34%), provision of consultancy (33%), </w:t>
      </w:r>
      <w:r w:rsidR="00CD3C83" w:rsidRPr="003D1F31">
        <w:t xml:space="preserve">and </w:t>
      </w:r>
      <w:r w:rsidR="00C23E1B" w:rsidRPr="003D1F31">
        <w:t xml:space="preserve">targeted events for </w:t>
      </w:r>
      <w:r w:rsidR="007D24A1" w:rsidRPr="003D1F31">
        <w:t>practitioners</w:t>
      </w:r>
      <w:r w:rsidR="00C23E1B" w:rsidRPr="003D1F31">
        <w:t xml:space="preserve"> (</w:t>
      </w:r>
      <w:r w:rsidR="007D24A1" w:rsidRPr="003D1F31">
        <w:t>32%)</w:t>
      </w:r>
      <w:r w:rsidR="00CD3C83" w:rsidRPr="003D1F31">
        <w:t xml:space="preserve">. Only policy briefs were employed by just 10% of the responding PIs. </w:t>
      </w:r>
    </w:p>
    <w:p w14:paraId="68E2BD5A" w14:textId="77777777" w:rsidR="001F52FB" w:rsidRPr="003D1F31" w:rsidRDefault="001F52FB" w:rsidP="001F52FB">
      <w:pPr>
        <w:pStyle w:val="RTDBody"/>
      </w:pPr>
    </w:p>
    <w:p w14:paraId="42209D2E" w14:textId="799E8B64" w:rsidR="001F52FB" w:rsidRPr="003D1F31" w:rsidRDefault="001F52FB" w:rsidP="001F52FB">
      <w:pPr>
        <w:pStyle w:val="RTDBody"/>
        <w:rPr>
          <w:sz w:val="18"/>
          <w:szCs w:val="18"/>
        </w:rPr>
      </w:pPr>
      <w:bookmarkStart w:id="116" w:name="_Toc106728161"/>
      <w:r w:rsidRPr="003D1F31">
        <w:rPr>
          <w:sz w:val="18"/>
          <w:szCs w:val="18"/>
        </w:rPr>
        <w:t xml:space="preserve">Table </w:t>
      </w:r>
      <w:r w:rsidRPr="003D1F31">
        <w:rPr>
          <w:sz w:val="18"/>
          <w:szCs w:val="18"/>
        </w:rPr>
        <w:fldChar w:fldCharType="begin"/>
      </w:r>
      <w:r w:rsidRPr="003D1F31">
        <w:rPr>
          <w:sz w:val="18"/>
          <w:szCs w:val="18"/>
        </w:rPr>
        <w:instrText>SEQ Table \* ARABIC</w:instrText>
      </w:r>
      <w:r w:rsidRPr="003D1F31">
        <w:rPr>
          <w:sz w:val="18"/>
          <w:szCs w:val="18"/>
        </w:rPr>
        <w:fldChar w:fldCharType="separate"/>
      </w:r>
      <w:r w:rsidR="004A129B">
        <w:rPr>
          <w:noProof/>
          <w:sz w:val="18"/>
          <w:szCs w:val="18"/>
        </w:rPr>
        <w:t>16</w:t>
      </w:r>
      <w:r w:rsidRPr="003D1F31">
        <w:rPr>
          <w:sz w:val="18"/>
          <w:szCs w:val="18"/>
        </w:rPr>
        <w:fldChar w:fldCharType="end"/>
      </w:r>
      <w:r w:rsidRPr="003D1F31">
        <w:rPr>
          <w:sz w:val="18"/>
          <w:szCs w:val="18"/>
        </w:rPr>
        <w:t>: Dissemination channels</w:t>
      </w:r>
      <w:bookmarkEnd w:id="116"/>
    </w:p>
    <w:tbl>
      <w:tblPr>
        <w:tblStyle w:val="ListTable3"/>
        <w:tblW w:w="9062" w:type="dxa"/>
        <w:tblLayout w:type="fixed"/>
        <w:tblLook w:val="04A0" w:firstRow="1" w:lastRow="0" w:firstColumn="1" w:lastColumn="0" w:noHBand="0" w:noVBand="1"/>
      </w:tblPr>
      <w:tblGrid>
        <w:gridCol w:w="6089"/>
        <w:gridCol w:w="577"/>
        <w:gridCol w:w="909"/>
        <w:gridCol w:w="578"/>
        <w:gridCol w:w="909"/>
      </w:tblGrid>
      <w:tr w:rsidR="001F52FB" w:rsidRPr="003D1F31" w14:paraId="45016175" w14:textId="77777777" w:rsidTr="002426EF">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6089" w:type="dxa"/>
            <w:vAlign w:val="bottom"/>
          </w:tcPr>
          <w:p w14:paraId="3DA300F4" w14:textId="77777777" w:rsidR="001F52FB" w:rsidRPr="003D1F31" w:rsidRDefault="001F52FB" w:rsidP="00D44B30">
            <w:pPr>
              <w:spacing w:after="0" w:line="240" w:lineRule="auto"/>
              <w:rPr>
                <w:rFonts w:ascii="Verdana" w:eastAsia="Calibri" w:hAnsi="Verdana"/>
                <w:color w:val="FFFFFF"/>
                <w:sz w:val="16"/>
                <w:szCs w:val="16"/>
              </w:rPr>
            </w:pPr>
            <w:r w:rsidRPr="003D1F31">
              <w:rPr>
                <w:rFonts w:ascii="Verdana" w:eastAsia="Calibri" w:hAnsi="Verdana"/>
                <w:color w:val="FFFFFF"/>
                <w:sz w:val="16"/>
                <w:szCs w:val="16"/>
              </w:rPr>
              <w:t>Dissemination channel</w:t>
            </w:r>
          </w:p>
        </w:tc>
        <w:tc>
          <w:tcPr>
            <w:tcW w:w="1486" w:type="dxa"/>
            <w:gridSpan w:val="2"/>
            <w:tcBorders>
              <w:left w:val="nil"/>
              <w:bottom w:val="nil"/>
              <w:right w:val="nil"/>
            </w:tcBorders>
            <w:vAlign w:val="bottom"/>
          </w:tcPr>
          <w:p w14:paraId="316878DE" w14:textId="77777777" w:rsidR="001F52FB" w:rsidRPr="003D1F31" w:rsidRDefault="001F52FB" w:rsidP="00D44B3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r w:rsidRPr="003D1F31">
              <w:rPr>
                <w:rFonts w:ascii="Verdana" w:eastAsia="Calibri" w:hAnsi="Verdana"/>
                <w:color w:val="FFFFFF"/>
                <w:sz w:val="16"/>
                <w:szCs w:val="16"/>
              </w:rPr>
              <w:t>no</w:t>
            </w:r>
          </w:p>
        </w:tc>
        <w:tc>
          <w:tcPr>
            <w:tcW w:w="1487" w:type="dxa"/>
            <w:gridSpan w:val="2"/>
            <w:tcBorders>
              <w:left w:val="nil"/>
              <w:bottom w:val="nil"/>
            </w:tcBorders>
            <w:vAlign w:val="bottom"/>
          </w:tcPr>
          <w:p w14:paraId="0FF1A987" w14:textId="77777777" w:rsidR="001F52FB" w:rsidRPr="003D1F31" w:rsidRDefault="001F52FB" w:rsidP="00D44B3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r w:rsidRPr="003D1F31">
              <w:rPr>
                <w:rFonts w:ascii="Verdana" w:eastAsia="Calibri" w:hAnsi="Verdana"/>
                <w:color w:val="FFFFFF"/>
                <w:sz w:val="16"/>
                <w:szCs w:val="16"/>
              </w:rPr>
              <w:t>yes</w:t>
            </w:r>
          </w:p>
        </w:tc>
      </w:tr>
      <w:tr w:rsidR="001F52FB" w:rsidRPr="003D1F31" w14:paraId="49FCDCF6"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61048EEF" w14:textId="77777777" w:rsidR="001F52FB" w:rsidRPr="003D1F31" w:rsidRDefault="001F52FB" w:rsidP="00D44B30">
            <w:pPr>
              <w:spacing w:after="0" w:line="240" w:lineRule="auto"/>
              <w:rPr>
                <w:rFonts w:ascii="Verdana" w:eastAsia="Calibri" w:hAnsi="Verdana"/>
                <w:sz w:val="16"/>
                <w:szCs w:val="16"/>
              </w:rPr>
            </w:pPr>
          </w:p>
        </w:tc>
        <w:tc>
          <w:tcPr>
            <w:tcW w:w="577" w:type="dxa"/>
            <w:tcBorders>
              <w:left w:val="nil"/>
              <w:right w:val="nil"/>
            </w:tcBorders>
          </w:tcPr>
          <w:p w14:paraId="06EC40F7" w14:textId="77777777" w:rsidR="001F52FB" w:rsidRPr="003D1F31" w:rsidRDefault="001F52FB" w:rsidP="00D44B30">
            <w:pPr>
              <w:spacing w:after="0" w:line="240" w:lineRule="auto"/>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abs</w:t>
            </w:r>
          </w:p>
        </w:tc>
        <w:tc>
          <w:tcPr>
            <w:tcW w:w="909" w:type="dxa"/>
            <w:tcBorders>
              <w:left w:val="nil"/>
              <w:right w:val="nil"/>
            </w:tcBorders>
            <w:shd w:val="clear" w:color="auto" w:fill="E7E6E6" w:themeFill="background2"/>
          </w:tcPr>
          <w:p w14:paraId="30850AEA"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w:t>
            </w:r>
          </w:p>
        </w:tc>
        <w:tc>
          <w:tcPr>
            <w:tcW w:w="578" w:type="dxa"/>
            <w:tcBorders>
              <w:left w:val="nil"/>
              <w:right w:val="nil"/>
            </w:tcBorders>
          </w:tcPr>
          <w:p w14:paraId="7B007BE9" w14:textId="77777777" w:rsidR="001F52FB" w:rsidRPr="003D1F31" w:rsidRDefault="001F52FB" w:rsidP="00D44B30">
            <w:pPr>
              <w:spacing w:after="0" w:line="240" w:lineRule="auto"/>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abs</w:t>
            </w:r>
          </w:p>
        </w:tc>
        <w:tc>
          <w:tcPr>
            <w:tcW w:w="909" w:type="dxa"/>
            <w:tcBorders>
              <w:left w:val="nil"/>
            </w:tcBorders>
            <w:shd w:val="clear" w:color="auto" w:fill="E7E6E6" w:themeFill="background2"/>
          </w:tcPr>
          <w:p w14:paraId="5C9E8FBB"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w:t>
            </w:r>
          </w:p>
        </w:tc>
      </w:tr>
      <w:tr w:rsidR="001F52FB" w:rsidRPr="003D1F31" w14:paraId="7CA89296"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04B5B604"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Peer reviewed journal publication (n=358)</w:t>
            </w:r>
          </w:p>
        </w:tc>
        <w:tc>
          <w:tcPr>
            <w:tcW w:w="577" w:type="dxa"/>
            <w:tcBorders>
              <w:top w:val="nil"/>
              <w:left w:val="nil"/>
              <w:bottom w:val="nil"/>
              <w:right w:val="nil"/>
            </w:tcBorders>
            <w:vAlign w:val="center"/>
          </w:tcPr>
          <w:p w14:paraId="4A147977"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14</w:t>
            </w:r>
          </w:p>
        </w:tc>
        <w:tc>
          <w:tcPr>
            <w:tcW w:w="909" w:type="dxa"/>
            <w:tcBorders>
              <w:top w:val="nil"/>
              <w:left w:val="nil"/>
              <w:bottom w:val="nil"/>
              <w:right w:val="nil"/>
            </w:tcBorders>
            <w:shd w:val="clear" w:color="auto" w:fill="E7E6E6" w:themeFill="background2"/>
            <w:vAlign w:val="center"/>
          </w:tcPr>
          <w:p w14:paraId="0E84A50C"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3.91%</w:t>
            </w:r>
          </w:p>
        </w:tc>
        <w:tc>
          <w:tcPr>
            <w:tcW w:w="578" w:type="dxa"/>
            <w:tcBorders>
              <w:top w:val="nil"/>
              <w:left w:val="nil"/>
              <w:bottom w:val="nil"/>
              <w:right w:val="nil"/>
            </w:tcBorders>
            <w:vAlign w:val="center"/>
          </w:tcPr>
          <w:p w14:paraId="11BC7688"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344</w:t>
            </w:r>
          </w:p>
        </w:tc>
        <w:tc>
          <w:tcPr>
            <w:tcW w:w="909" w:type="dxa"/>
            <w:tcBorders>
              <w:top w:val="nil"/>
              <w:left w:val="nil"/>
              <w:bottom w:val="nil"/>
            </w:tcBorders>
            <w:shd w:val="clear" w:color="auto" w:fill="E7E6E6" w:themeFill="background2"/>
            <w:vAlign w:val="center"/>
          </w:tcPr>
          <w:p w14:paraId="061C0997"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96.09%</w:t>
            </w:r>
          </w:p>
        </w:tc>
      </w:tr>
      <w:tr w:rsidR="001F52FB" w:rsidRPr="003D1F31" w14:paraId="5149576D"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6A0C6F30"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Monography, contribution to a book (n=342)</w:t>
            </w:r>
          </w:p>
        </w:tc>
        <w:tc>
          <w:tcPr>
            <w:tcW w:w="577" w:type="dxa"/>
            <w:tcBorders>
              <w:left w:val="nil"/>
              <w:right w:val="nil"/>
            </w:tcBorders>
            <w:vAlign w:val="center"/>
          </w:tcPr>
          <w:p w14:paraId="7A127773"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186</w:t>
            </w:r>
          </w:p>
        </w:tc>
        <w:tc>
          <w:tcPr>
            <w:tcW w:w="909" w:type="dxa"/>
            <w:tcBorders>
              <w:left w:val="nil"/>
              <w:right w:val="nil"/>
            </w:tcBorders>
            <w:shd w:val="clear" w:color="auto" w:fill="E7E6E6" w:themeFill="background2"/>
            <w:vAlign w:val="center"/>
          </w:tcPr>
          <w:p w14:paraId="317D7003"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54.39%</w:t>
            </w:r>
          </w:p>
        </w:tc>
        <w:tc>
          <w:tcPr>
            <w:tcW w:w="578" w:type="dxa"/>
            <w:tcBorders>
              <w:left w:val="nil"/>
              <w:right w:val="nil"/>
            </w:tcBorders>
            <w:vAlign w:val="center"/>
          </w:tcPr>
          <w:p w14:paraId="343EF909"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156</w:t>
            </w:r>
          </w:p>
        </w:tc>
        <w:tc>
          <w:tcPr>
            <w:tcW w:w="909" w:type="dxa"/>
            <w:tcBorders>
              <w:left w:val="nil"/>
            </w:tcBorders>
            <w:shd w:val="clear" w:color="auto" w:fill="E7E6E6" w:themeFill="background2"/>
            <w:vAlign w:val="center"/>
          </w:tcPr>
          <w:p w14:paraId="6EE48EDB"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45.61%</w:t>
            </w:r>
          </w:p>
        </w:tc>
      </w:tr>
      <w:tr w:rsidR="001F52FB" w:rsidRPr="003D1F31" w14:paraId="05563B87"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05ABD1C9"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Conference proceeding (n=356)</w:t>
            </w:r>
          </w:p>
        </w:tc>
        <w:tc>
          <w:tcPr>
            <w:tcW w:w="577" w:type="dxa"/>
            <w:tcBorders>
              <w:top w:val="nil"/>
              <w:left w:val="nil"/>
              <w:bottom w:val="nil"/>
              <w:right w:val="nil"/>
            </w:tcBorders>
            <w:vAlign w:val="center"/>
          </w:tcPr>
          <w:p w14:paraId="2B9BAFB0"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52</w:t>
            </w:r>
          </w:p>
        </w:tc>
        <w:tc>
          <w:tcPr>
            <w:tcW w:w="909" w:type="dxa"/>
            <w:tcBorders>
              <w:top w:val="nil"/>
              <w:left w:val="nil"/>
              <w:bottom w:val="nil"/>
              <w:right w:val="nil"/>
            </w:tcBorders>
            <w:shd w:val="clear" w:color="auto" w:fill="E7E6E6" w:themeFill="background2"/>
            <w:vAlign w:val="center"/>
          </w:tcPr>
          <w:p w14:paraId="0EAFB81A"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14.61%</w:t>
            </w:r>
          </w:p>
        </w:tc>
        <w:tc>
          <w:tcPr>
            <w:tcW w:w="578" w:type="dxa"/>
            <w:tcBorders>
              <w:top w:val="nil"/>
              <w:left w:val="nil"/>
              <w:bottom w:val="nil"/>
              <w:right w:val="nil"/>
            </w:tcBorders>
            <w:vAlign w:val="center"/>
          </w:tcPr>
          <w:p w14:paraId="063663AA"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304</w:t>
            </w:r>
          </w:p>
        </w:tc>
        <w:tc>
          <w:tcPr>
            <w:tcW w:w="909" w:type="dxa"/>
            <w:tcBorders>
              <w:top w:val="nil"/>
              <w:left w:val="nil"/>
              <w:bottom w:val="nil"/>
            </w:tcBorders>
            <w:shd w:val="clear" w:color="auto" w:fill="E7E6E6" w:themeFill="background2"/>
            <w:vAlign w:val="center"/>
          </w:tcPr>
          <w:p w14:paraId="6F9A164B"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85.39%</w:t>
            </w:r>
          </w:p>
        </w:tc>
      </w:tr>
      <w:tr w:rsidR="001F52FB" w:rsidRPr="003D1F31" w14:paraId="436006A1"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58365C52"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Policy brief(s) (n=333)</w:t>
            </w:r>
          </w:p>
        </w:tc>
        <w:tc>
          <w:tcPr>
            <w:tcW w:w="577" w:type="dxa"/>
            <w:tcBorders>
              <w:left w:val="nil"/>
              <w:right w:val="nil"/>
            </w:tcBorders>
            <w:vAlign w:val="center"/>
          </w:tcPr>
          <w:p w14:paraId="38808B0F"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301</w:t>
            </w:r>
          </w:p>
        </w:tc>
        <w:tc>
          <w:tcPr>
            <w:tcW w:w="909" w:type="dxa"/>
            <w:tcBorders>
              <w:left w:val="nil"/>
              <w:right w:val="nil"/>
            </w:tcBorders>
            <w:shd w:val="clear" w:color="auto" w:fill="E7E6E6" w:themeFill="background2"/>
            <w:vAlign w:val="center"/>
          </w:tcPr>
          <w:p w14:paraId="36638D0D"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90.39%</w:t>
            </w:r>
          </w:p>
        </w:tc>
        <w:tc>
          <w:tcPr>
            <w:tcW w:w="578" w:type="dxa"/>
            <w:tcBorders>
              <w:left w:val="nil"/>
              <w:right w:val="nil"/>
            </w:tcBorders>
            <w:vAlign w:val="center"/>
          </w:tcPr>
          <w:p w14:paraId="2426F3F5"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32</w:t>
            </w:r>
          </w:p>
        </w:tc>
        <w:tc>
          <w:tcPr>
            <w:tcW w:w="909" w:type="dxa"/>
            <w:tcBorders>
              <w:left w:val="nil"/>
            </w:tcBorders>
            <w:shd w:val="clear" w:color="auto" w:fill="E7E6E6" w:themeFill="background2"/>
            <w:vAlign w:val="center"/>
          </w:tcPr>
          <w:p w14:paraId="0569B561"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9.61%</w:t>
            </w:r>
          </w:p>
        </w:tc>
      </w:tr>
      <w:tr w:rsidR="001F52FB" w:rsidRPr="003D1F31" w14:paraId="190FD180"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55EB37C3"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Traditional media (TV/radio/print/etc.) (n=346)</w:t>
            </w:r>
          </w:p>
        </w:tc>
        <w:tc>
          <w:tcPr>
            <w:tcW w:w="577" w:type="dxa"/>
            <w:tcBorders>
              <w:top w:val="nil"/>
              <w:left w:val="nil"/>
              <w:bottom w:val="nil"/>
              <w:right w:val="nil"/>
            </w:tcBorders>
            <w:vAlign w:val="center"/>
          </w:tcPr>
          <w:p w14:paraId="3BC7158C"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196</w:t>
            </w:r>
          </w:p>
        </w:tc>
        <w:tc>
          <w:tcPr>
            <w:tcW w:w="909" w:type="dxa"/>
            <w:tcBorders>
              <w:top w:val="nil"/>
              <w:left w:val="nil"/>
              <w:bottom w:val="nil"/>
              <w:right w:val="nil"/>
            </w:tcBorders>
            <w:shd w:val="clear" w:color="auto" w:fill="E7E6E6" w:themeFill="background2"/>
            <w:vAlign w:val="center"/>
          </w:tcPr>
          <w:p w14:paraId="5F92704D"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56.65%</w:t>
            </w:r>
          </w:p>
        </w:tc>
        <w:tc>
          <w:tcPr>
            <w:tcW w:w="578" w:type="dxa"/>
            <w:tcBorders>
              <w:top w:val="nil"/>
              <w:left w:val="nil"/>
              <w:bottom w:val="nil"/>
              <w:right w:val="nil"/>
            </w:tcBorders>
            <w:vAlign w:val="center"/>
          </w:tcPr>
          <w:p w14:paraId="0FEB2F04"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150</w:t>
            </w:r>
          </w:p>
        </w:tc>
        <w:tc>
          <w:tcPr>
            <w:tcW w:w="909" w:type="dxa"/>
            <w:tcBorders>
              <w:top w:val="nil"/>
              <w:left w:val="nil"/>
              <w:bottom w:val="nil"/>
            </w:tcBorders>
            <w:shd w:val="clear" w:color="auto" w:fill="E7E6E6" w:themeFill="background2"/>
            <w:vAlign w:val="center"/>
          </w:tcPr>
          <w:p w14:paraId="4C77554A"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43.35%</w:t>
            </w:r>
          </w:p>
        </w:tc>
      </w:tr>
      <w:tr w:rsidR="001F52FB" w:rsidRPr="003D1F31" w14:paraId="56E9FCBD"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0EE4D845"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Professional journals/magazines targeting practitioners (n=343)</w:t>
            </w:r>
          </w:p>
        </w:tc>
        <w:tc>
          <w:tcPr>
            <w:tcW w:w="577" w:type="dxa"/>
            <w:tcBorders>
              <w:left w:val="nil"/>
              <w:right w:val="nil"/>
            </w:tcBorders>
            <w:vAlign w:val="center"/>
          </w:tcPr>
          <w:p w14:paraId="7C498E74"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198</w:t>
            </w:r>
          </w:p>
        </w:tc>
        <w:tc>
          <w:tcPr>
            <w:tcW w:w="909" w:type="dxa"/>
            <w:tcBorders>
              <w:left w:val="nil"/>
              <w:right w:val="nil"/>
            </w:tcBorders>
            <w:shd w:val="clear" w:color="auto" w:fill="E7E6E6" w:themeFill="background2"/>
            <w:vAlign w:val="center"/>
          </w:tcPr>
          <w:p w14:paraId="2CEAEB9B"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57.73%</w:t>
            </w:r>
          </w:p>
        </w:tc>
        <w:tc>
          <w:tcPr>
            <w:tcW w:w="578" w:type="dxa"/>
            <w:tcBorders>
              <w:left w:val="nil"/>
              <w:right w:val="nil"/>
            </w:tcBorders>
            <w:vAlign w:val="center"/>
          </w:tcPr>
          <w:p w14:paraId="4B5D6FB3"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145</w:t>
            </w:r>
          </w:p>
        </w:tc>
        <w:tc>
          <w:tcPr>
            <w:tcW w:w="909" w:type="dxa"/>
            <w:tcBorders>
              <w:left w:val="nil"/>
            </w:tcBorders>
            <w:shd w:val="clear" w:color="auto" w:fill="E7E6E6" w:themeFill="background2"/>
            <w:vAlign w:val="center"/>
          </w:tcPr>
          <w:p w14:paraId="5A93106D"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42.27%</w:t>
            </w:r>
          </w:p>
        </w:tc>
      </w:tr>
      <w:tr w:rsidR="001F52FB" w:rsidRPr="003D1F31" w14:paraId="6E7CF4C5"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6991C203"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Own institutional or project website/blog (n=354)</w:t>
            </w:r>
          </w:p>
        </w:tc>
        <w:tc>
          <w:tcPr>
            <w:tcW w:w="577" w:type="dxa"/>
            <w:tcBorders>
              <w:top w:val="nil"/>
              <w:left w:val="nil"/>
              <w:bottom w:val="nil"/>
              <w:right w:val="nil"/>
            </w:tcBorders>
            <w:vAlign w:val="center"/>
          </w:tcPr>
          <w:p w14:paraId="17CCE7C0"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74</w:t>
            </w:r>
          </w:p>
        </w:tc>
        <w:tc>
          <w:tcPr>
            <w:tcW w:w="909" w:type="dxa"/>
            <w:tcBorders>
              <w:top w:val="nil"/>
              <w:left w:val="nil"/>
              <w:bottom w:val="nil"/>
              <w:right w:val="nil"/>
            </w:tcBorders>
            <w:shd w:val="clear" w:color="auto" w:fill="E7E6E6" w:themeFill="background2"/>
            <w:vAlign w:val="center"/>
          </w:tcPr>
          <w:p w14:paraId="2AE3717D"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20.90%</w:t>
            </w:r>
          </w:p>
        </w:tc>
        <w:tc>
          <w:tcPr>
            <w:tcW w:w="578" w:type="dxa"/>
            <w:tcBorders>
              <w:top w:val="nil"/>
              <w:left w:val="nil"/>
              <w:bottom w:val="nil"/>
              <w:right w:val="nil"/>
            </w:tcBorders>
            <w:vAlign w:val="center"/>
          </w:tcPr>
          <w:p w14:paraId="72859FD9"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280</w:t>
            </w:r>
          </w:p>
        </w:tc>
        <w:tc>
          <w:tcPr>
            <w:tcW w:w="909" w:type="dxa"/>
            <w:tcBorders>
              <w:top w:val="nil"/>
              <w:left w:val="nil"/>
              <w:bottom w:val="nil"/>
            </w:tcBorders>
            <w:shd w:val="clear" w:color="auto" w:fill="E7E6E6" w:themeFill="background2"/>
            <w:vAlign w:val="center"/>
          </w:tcPr>
          <w:p w14:paraId="0B524710"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79.10%</w:t>
            </w:r>
          </w:p>
        </w:tc>
      </w:tr>
      <w:tr w:rsidR="001F52FB" w:rsidRPr="003D1F31" w14:paraId="550A4431"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4AC7201A"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Social media (n=347)</w:t>
            </w:r>
          </w:p>
        </w:tc>
        <w:tc>
          <w:tcPr>
            <w:tcW w:w="577" w:type="dxa"/>
            <w:tcBorders>
              <w:left w:val="nil"/>
              <w:right w:val="nil"/>
            </w:tcBorders>
            <w:vAlign w:val="center"/>
          </w:tcPr>
          <w:p w14:paraId="54276D12"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219</w:t>
            </w:r>
          </w:p>
        </w:tc>
        <w:tc>
          <w:tcPr>
            <w:tcW w:w="909" w:type="dxa"/>
            <w:tcBorders>
              <w:left w:val="nil"/>
              <w:right w:val="nil"/>
            </w:tcBorders>
            <w:shd w:val="clear" w:color="auto" w:fill="E7E6E6" w:themeFill="background2"/>
            <w:vAlign w:val="center"/>
          </w:tcPr>
          <w:p w14:paraId="07902D66"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63.11%</w:t>
            </w:r>
          </w:p>
        </w:tc>
        <w:tc>
          <w:tcPr>
            <w:tcW w:w="578" w:type="dxa"/>
            <w:tcBorders>
              <w:left w:val="nil"/>
              <w:right w:val="nil"/>
            </w:tcBorders>
            <w:vAlign w:val="center"/>
          </w:tcPr>
          <w:p w14:paraId="412A5E13"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128</w:t>
            </w:r>
          </w:p>
        </w:tc>
        <w:tc>
          <w:tcPr>
            <w:tcW w:w="909" w:type="dxa"/>
            <w:tcBorders>
              <w:left w:val="nil"/>
            </w:tcBorders>
            <w:shd w:val="clear" w:color="auto" w:fill="E7E6E6" w:themeFill="background2"/>
            <w:vAlign w:val="center"/>
          </w:tcPr>
          <w:p w14:paraId="1167C557"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36.89%</w:t>
            </w:r>
          </w:p>
        </w:tc>
      </w:tr>
      <w:tr w:rsidR="001F52FB" w:rsidRPr="003D1F31" w14:paraId="2F7BA3E9"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05E6DE60"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Online platforms (other than social media and project website/blog; e. g. data or code sharing, citizen science platforms) (n=343)</w:t>
            </w:r>
          </w:p>
        </w:tc>
        <w:tc>
          <w:tcPr>
            <w:tcW w:w="577" w:type="dxa"/>
            <w:tcBorders>
              <w:top w:val="nil"/>
              <w:left w:val="nil"/>
              <w:bottom w:val="nil"/>
              <w:right w:val="nil"/>
            </w:tcBorders>
            <w:vAlign w:val="center"/>
          </w:tcPr>
          <w:p w14:paraId="04EDC2CC"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228</w:t>
            </w:r>
          </w:p>
        </w:tc>
        <w:tc>
          <w:tcPr>
            <w:tcW w:w="909" w:type="dxa"/>
            <w:tcBorders>
              <w:top w:val="nil"/>
              <w:left w:val="nil"/>
              <w:bottom w:val="nil"/>
              <w:right w:val="nil"/>
            </w:tcBorders>
            <w:shd w:val="clear" w:color="auto" w:fill="E7E6E6" w:themeFill="background2"/>
            <w:vAlign w:val="center"/>
          </w:tcPr>
          <w:p w14:paraId="3056CF3F"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66.47%</w:t>
            </w:r>
          </w:p>
        </w:tc>
        <w:tc>
          <w:tcPr>
            <w:tcW w:w="578" w:type="dxa"/>
            <w:tcBorders>
              <w:top w:val="nil"/>
              <w:left w:val="nil"/>
              <w:bottom w:val="nil"/>
              <w:right w:val="nil"/>
            </w:tcBorders>
            <w:vAlign w:val="center"/>
          </w:tcPr>
          <w:p w14:paraId="0D597423"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115</w:t>
            </w:r>
          </w:p>
        </w:tc>
        <w:tc>
          <w:tcPr>
            <w:tcW w:w="909" w:type="dxa"/>
            <w:tcBorders>
              <w:top w:val="nil"/>
              <w:left w:val="nil"/>
              <w:bottom w:val="nil"/>
            </w:tcBorders>
            <w:shd w:val="clear" w:color="auto" w:fill="E7E6E6" w:themeFill="background2"/>
            <w:vAlign w:val="center"/>
          </w:tcPr>
          <w:p w14:paraId="3BC92ACC"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33.53%</w:t>
            </w:r>
          </w:p>
        </w:tc>
      </w:tr>
      <w:tr w:rsidR="001F52FB" w:rsidRPr="003D1F31" w14:paraId="62A1C026"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354BE648"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(You providing) consultancy (paid or unpaid) (n=342)</w:t>
            </w:r>
          </w:p>
        </w:tc>
        <w:tc>
          <w:tcPr>
            <w:tcW w:w="577" w:type="dxa"/>
            <w:tcBorders>
              <w:left w:val="nil"/>
              <w:right w:val="nil"/>
            </w:tcBorders>
            <w:vAlign w:val="center"/>
          </w:tcPr>
          <w:p w14:paraId="3BCE1A52"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226</w:t>
            </w:r>
          </w:p>
        </w:tc>
        <w:tc>
          <w:tcPr>
            <w:tcW w:w="909" w:type="dxa"/>
            <w:tcBorders>
              <w:left w:val="nil"/>
              <w:right w:val="nil"/>
            </w:tcBorders>
            <w:shd w:val="clear" w:color="auto" w:fill="E7E6E6" w:themeFill="background2"/>
            <w:vAlign w:val="center"/>
          </w:tcPr>
          <w:p w14:paraId="6CD47E2C"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66.08%</w:t>
            </w:r>
          </w:p>
        </w:tc>
        <w:tc>
          <w:tcPr>
            <w:tcW w:w="578" w:type="dxa"/>
            <w:tcBorders>
              <w:left w:val="nil"/>
              <w:right w:val="nil"/>
            </w:tcBorders>
            <w:vAlign w:val="center"/>
          </w:tcPr>
          <w:p w14:paraId="2EF95BA4"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116</w:t>
            </w:r>
          </w:p>
        </w:tc>
        <w:tc>
          <w:tcPr>
            <w:tcW w:w="909" w:type="dxa"/>
            <w:tcBorders>
              <w:left w:val="nil"/>
            </w:tcBorders>
            <w:shd w:val="clear" w:color="auto" w:fill="E7E6E6" w:themeFill="background2"/>
            <w:vAlign w:val="center"/>
          </w:tcPr>
          <w:p w14:paraId="2F3D6D95"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33.92%</w:t>
            </w:r>
          </w:p>
        </w:tc>
      </w:tr>
      <w:tr w:rsidR="001F52FB" w:rsidRPr="003D1F31" w14:paraId="045948E5"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72555588"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Targeted events for (non-academic) practitioners (n=343)</w:t>
            </w:r>
          </w:p>
        </w:tc>
        <w:tc>
          <w:tcPr>
            <w:tcW w:w="577" w:type="dxa"/>
            <w:tcBorders>
              <w:top w:val="nil"/>
              <w:left w:val="nil"/>
              <w:bottom w:val="nil"/>
              <w:right w:val="nil"/>
            </w:tcBorders>
            <w:vAlign w:val="center"/>
          </w:tcPr>
          <w:p w14:paraId="4EBF398B"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233</w:t>
            </w:r>
          </w:p>
        </w:tc>
        <w:tc>
          <w:tcPr>
            <w:tcW w:w="909" w:type="dxa"/>
            <w:tcBorders>
              <w:top w:val="nil"/>
              <w:left w:val="nil"/>
              <w:bottom w:val="nil"/>
              <w:right w:val="nil"/>
            </w:tcBorders>
            <w:shd w:val="clear" w:color="auto" w:fill="E7E6E6" w:themeFill="background2"/>
            <w:vAlign w:val="center"/>
          </w:tcPr>
          <w:p w14:paraId="190F5C25"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67.93%</w:t>
            </w:r>
          </w:p>
        </w:tc>
        <w:tc>
          <w:tcPr>
            <w:tcW w:w="578" w:type="dxa"/>
            <w:tcBorders>
              <w:top w:val="nil"/>
              <w:left w:val="nil"/>
              <w:bottom w:val="nil"/>
              <w:right w:val="nil"/>
            </w:tcBorders>
            <w:vAlign w:val="center"/>
          </w:tcPr>
          <w:p w14:paraId="7D4EB853"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110</w:t>
            </w:r>
          </w:p>
        </w:tc>
        <w:tc>
          <w:tcPr>
            <w:tcW w:w="909" w:type="dxa"/>
            <w:tcBorders>
              <w:top w:val="nil"/>
              <w:left w:val="nil"/>
              <w:bottom w:val="nil"/>
            </w:tcBorders>
            <w:shd w:val="clear" w:color="auto" w:fill="E7E6E6" w:themeFill="background2"/>
            <w:vAlign w:val="center"/>
          </w:tcPr>
          <w:p w14:paraId="500253E5"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32.07%</w:t>
            </w:r>
          </w:p>
        </w:tc>
      </w:tr>
      <w:tr w:rsidR="001F52FB" w:rsidRPr="003D1F31" w14:paraId="7309B26C"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704E1E5A"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General events for a non-academic public (other than practitioners) (n=343)</w:t>
            </w:r>
          </w:p>
        </w:tc>
        <w:tc>
          <w:tcPr>
            <w:tcW w:w="577" w:type="dxa"/>
            <w:tcBorders>
              <w:left w:val="nil"/>
              <w:right w:val="nil"/>
            </w:tcBorders>
            <w:vAlign w:val="center"/>
          </w:tcPr>
          <w:p w14:paraId="7FEF667E"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207</w:t>
            </w:r>
          </w:p>
        </w:tc>
        <w:tc>
          <w:tcPr>
            <w:tcW w:w="909" w:type="dxa"/>
            <w:tcBorders>
              <w:left w:val="nil"/>
              <w:right w:val="nil"/>
            </w:tcBorders>
            <w:shd w:val="clear" w:color="auto" w:fill="E7E6E6" w:themeFill="background2"/>
            <w:vAlign w:val="center"/>
          </w:tcPr>
          <w:p w14:paraId="1E3BDD19"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60.35%</w:t>
            </w:r>
          </w:p>
        </w:tc>
        <w:tc>
          <w:tcPr>
            <w:tcW w:w="578" w:type="dxa"/>
            <w:tcBorders>
              <w:left w:val="nil"/>
              <w:right w:val="nil"/>
            </w:tcBorders>
            <w:vAlign w:val="center"/>
          </w:tcPr>
          <w:p w14:paraId="799DBC27"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136</w:t>
            </w:r>
          </w:p>
        </w:tc>
        <w:tc>
          <w:tcPr>
            <w:tcW w:w="909" w:type="dxa"/>
            <w:tcBorders>
              <w:left w:val="nil"/>
            </w:tcBorders>
            <w:shd w:val="clear" w:color="auto" w:fill="E7E6E6" w:themeFill="background2"/>
            <w:vAlign w:val="center"/>
          </w:tcPr>
          <w:p w14:paraId="33482D96"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39.65%</w:t>
            </w:r>
          </w:p>
        </w:tc>
      </w:tr>
    </w:tbl>
    <w:p w14:paraId="33FD686C" w14:textId="77777777" w:rsidR="00514689" w:rsidRPr="003D1F31" w:rsidRDefault="00514689" w:rsidP="00514689">
      <w:pPr>
        <w:pStyle w:val="RTDBody"/>
      </w:pPr>
    </w:p>
    <w:p w14:paraId="45229B1E" w14:textId="47D2BFD6" w:rsidR="00514689" w:rsidRPr="003D1F31" w:rsidRDefault="00514689" w:rsidP="00514689">
      <w:pPr>
        <w:rPr>
          <w:highlight w:val="yellow"/>
        </w:rPr>
      </w:pPr>
      <w:bookmarkStart w:id="117" w:name="_Ref100043678"/>
      <w:bookmarkStart w:id="118" w:name="_Toc100567226"/>
      <w:bookmarkStart w:id="119" w:name="_Toc106728192"/>
      <w:r w:rsidRPr="003D1F31">
        <w:rPr>
          <w:highlight w:val="yellow"/>
        </w:rPr>
        <w:lastRenderedPageBreak/>
        <w:t xml:space="preserve">Figure </w:t>
      </w:r>
      <w:r w:rsidRPr="003D1F31">
        <w:rPr>
          <w:highlight w:val="yellow"/>
        </w:rPr>
        <w:fldChar w:fldCharType="begin"/>
      </w:r>
      <w:r w:rsidRPr="003D1F31">
        <w:rPr>
          <w:highlight w:val="yellow"/>
        </w:rPr>
        <w:instrText>SEQ Figure \* ARABIC</w:instrText>
      </w:r>
      <w:r w:rsidRPr="003D1F31">
        <w:rPr>
          <w:highlight w:val="yellow"/>
        </w:rPr>
        <w:fldChar w:fldCharType="separate"/>
      </w:r>
      <w:r w:rsidR="00442C16">
        <w:rPr>
          <w:noProof/>
          <w:highlight w:val="yellow"/>
        </w:rPr>
        <w:t>27</w:t>
      </w:r>
      <w:r w:rsidRPr="003D1F31">
        <w:rPr>
          <w:highlight w:val="yellow"/>
        </w:rPr>
        <w:fldChar w:fldCharType="end"/>
      </w:r>
      <w:bookmarkEnd w:id="117"/>
      <w:r w:rsidRPr="003D1F31">
        <w:rPr>
          <w:highlight w:val="yellow"/>
        </w:rPr>
        <w:t>: Distribution of dissemination channel</w:t>
      </w:r>
      <w:bookmarkEnd w:id="118"/>
      <w:bookmarkEnd w:id="119"/>
    </w:p>
    <w:p w14:paraId="2E80A103" w14:textId="2343D81F" w:rsidR="00514689" w:rsidRPr="003D1F31" w:rsidRDefault="00514689" w:rsidP="00514689">
      <w:pPr>
        <w:pStyle w:val="RTDBody"/>
      </w:pPr>
      <w:commentRangeStart w:id="120"/>
      <w:r w:rsidRPr="003D1F31">
        <w:rPr>
          <w:noProof/>
          <w:highlight w:val="yellow"/>
          <w:lang w:val="de-AT" w:eastAsia="de-AT"/>
        </w:rPr>
        <w:drawing>
          <wp:inline distT="0" distB="0" distL="0" distR="0" wp14:anchorId="7CC6E869" wp14:editId="1345A0B6">
            <wp:extent cx="5760720" cy="3840480"/>
            <wp:effectExtent l="0" t="0" r="0" b="7620"/>
            <wp:docPr id="15"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8" descr="Chart, bar chart&#10;&#10;Description automatically generated"/>
                    <pic:cNvPicPr>
                      <a:picLocks noChangeAspect="1" noChangeArrowheads="1"/>
                    </pic:cNvPicPr>
                  </pic:nvPicPr>
                  <pic:blipFill>
                    <a:blip r:embed="rId50"/>
                    <a:stretch>
                      <a:fillRect/>
                    </a:stretch>
                  </pic:blipFill>
                  <pic:spPr bwMode="auto">
                    <a:xfrm>
                      <a:off x="0" y="0"/>
                      <a:ext cx="5760720" cy="3840480"/>
                    </a:xfrm>
                    <a:prstGeom prst="rect">
                      <a:avLst/>
                    </a:prstGeom>
                  </pic:spPr>
                </pic:pic>
              </a:graphicData>
            </a:graphic>
          </wp:inline>
        </w:drawing>
      </w:r>
      <w:commentRangeEnd w:id="120"/>
      <w:r w:rsidR="00CD3C83" w:rsidRPr="003D1F31">
        <w:rPr>
          <w:rStyle w:val="CommentReference"/>
          <w:rFonts w:asciiTheme="minorHAnsi" w:eastAsiaTheme="minorHAnsi" w:hAnsiTheme="minorHAnsi" w:cstheme="minorBidi"/>
          <w:lang w:eastAsia="en-US"/>
        </w:rPr>
        <w:commentReference w:id="120"/>
      </w:r>
    </w:p>
    <w:p w14:paraId="1B265D83" w14:textId="77777777" w:rsidR="0089456B" w:rsidRPr="003D1F31" w:rsidRDefault="0089456B" w:rsidP="00096D52">
      <w:pPr>
        <w:spacing w:line="276" w:lineRule="auto"/>
        <w:jc w:val="both"/>
        <w:rPr>
          <w:rFonts w:ascii="Verdana" w:eastAsia="Times New Roman" w:hAnsi="Verdana" w:cs="Times New Roman"/>
          <w:sz w:val="19"/>
          <w:szCs w:val="19"/>
        </w:rPr>
      </w:pPr>
    </w:p>
    <w:p w14:paraId="5D383D85" w14:textId="2FF9BF23" w:rsidR="00096D52" w:rsidRPr="003D1F31" w:rsidRDefault="00096D52" w:rsidP="00096D52">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Dissemination </w:t>
      </w:r>
      <w:r w:rsidR="0089456B" w:rsidRPr="003D1F31">
        <w:rPr>
          <w:rFonts w:ascii="Verdana" w:eastAsia="Times New Roman" w:hAnsi="Verdana" w:cs="Times New Roman"/>
          <w:sz w:val="19"/>
          <w:szCs w:val="19"/>
        </w:rPr>
        <w:t>can be a</w:t>
      </w:r>
      <w:r w:rsidRPr="003D1F31">
        <w:rPr>
          <w:rFonts w:ascii="Verdana" w:eastAsia="Times New Roman" w:hAnsi="Verdana" w:cs="Times New Roman"/>
          <w:sz w:val="19"/>
          <w:szCs w:val="19"/>
        </w:rPr>
        <w:t xml:space="preserve"> driver of change and </w:t>
      </w:r>
      <w:r w:rsidR="0089456B" w:rsidRPr="003D1F31">
        <w:rPr>
          <w:rFonts w:ascii="Verdana" w:eastAsia="Times New Roman" w:hAnsi="Verdana" w:cs="Times New Roman"/>
          <w:sz w:val="19"/>
          <w:szCs w:val="19"/>
        </w:rPr>
        <w:t>we assume that</w:t>
      </w:r>
      <w:r w:rsidRPr="003D1F31">
        <w:rPr>
          <w:rFonts w:ascii="Verdana" w:eastAsia="Times New Roman" w:hAnsi="Verdana" w:cs="Times New Roman"/>
          <w:sz w:val="19"/>
          <w:szCs w:val="19"/>
        </w:rPr>
        <w:t xml:space="preserve"> motivational aspects and the intended purpose of the research seem to guide dissemination activities. </w:t>
      </w:r>
      <w:r w:rsidR="0089456B" w:rsidRPr="003D1F31">
        <w:rPr>
          <w:rFonts w:ascii="Verdana" w:eastAsia="Times New Roman" w:hAnsi="Verdana" w:cs="Times New Roman"/>
          <w:sz w:val="19"/>
          <w:szCs w:val="19"/>
        </w:rPr>
        <w:t>I</w:t>
      </w:r>
      <w:r w:rsidRPr="003D1F31">
        <w:rPr>
          <w:rFonts w:ascii="Verdana" w:eastAsia="Times New Roman" w:hAnsi="Verdana" w:cs="Times New Roman"/>
          <w:sz w:val="19"/>
          <w:szCs w:val="19"/>
        </w:rPr>
        <w:t>nterviewees who identified a relevance for practice and transdisciplinary aspects early on in their research projects argue</w:t>
      </w:r>
      <w:r w:rsidR="0089456B" w:rsidRPr="003D1F31">
        <w:rPr>
          <w:rFonts w:ascii="Verdana" w:eastAsia="Times New Roman" w:hAnsi="Verdana" w:cs="Times New Roman"/>
          <w:sz w:val="19"/>
          <w:szCs w:val="19"/>
        </w:rPr>
        <w:t>d</w:t>
      </w:r>
      <w:r w:rsidRPr="003D1F31">
        <w:rPr>
          <w:rFonts w:ascii="Verdana" w:eastAsia="Times New Roman" w:hAnsi="Verdana" w:cs="Times New Roman"/>
          <w:sz w:val="19"/>
          <w:szCs w:val="19"/>
        </w:rPr>
        <w:t xml:space="preserve"> that workshops, training programmes and conferences that are open to non-academics are crucial for fulfilling impact outside of academia.</w:t>
      </w:r>
    </w:p>
    <w:p w14:paraId="519CEFBB" w14:textId="138A166C" w:rsidR="00096D52" w:rsidRPr="003D1F31" w:rsidRDefault="00096D52" w:rsidP="00096D52">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One aspect that was </w:t>
      </w:r>
      <w:r w:rsidR="0089456B" w:rsidRPr="003D1F31">
        <w:rPr>
          <w:rFonts w:ascii="Verdana" w:eastAsia="Times New Roman" w:hAnsi="Verdana" w:cs="Times New Roman"/>
          <w:sz w:val="19"/>
          <w:szCs w:val="19"/>
        </w:rPr>
        <w:t>emphasised</w:t>
      </w:r>
      <w:r w:rsidR="00284864">
        <w:rPr>
          <w:rFonts w:ascii="Verdana" w:eastAsia="Times New Roman" w:hAnsi="Verdana" w:cs="Times New Roman"/>
          <w:sz w:val="19"/>
          <w:szCs w:val="19"/>
        </w:rPr>
        <w:t xml:space="preserve"> by almost all interviewees</w:t>
      </w:r>
      <w:r w:rsidRPr="003D1F31">
        <w:rPr>
          <w:rFonts w:ascii="Verdana" w:eastAsia="Times New Roman" w:hAnsi="Verdana" w:cs="Times New Roman"/>
          <w:sz w:val="19"/>
          <w:szCs w:val="19"/>
        </w:rPr>
        <w:t xml:space="preserve"> who und</w:t>
      </w:r>
      <w:r w:rsidR="00284864">
        <w:rPr>
          <w:rFonts w:ascii="Verdana" w:eastAsia="Times New Roman" w:hAnsi="Verdana" w:cs="Times New Roman"/>
          <w:sz w:val="19"/>
          <w:szCs w:val="19"/>
        </w:rPr>
        <w:t>ertook dissemination activities</w:t>
      </w:r>
      <w:r w:rsidRPr="003D1F31">
        <w:rPr>
          <w:rFonts w:ascii="Verdana" w:eastAsia="Times New Roman" w:hAnsi="Verdana" w:cs="Times New Roman"/>
          <w:sz w:val="19"/>
          <w:szCs w:val="19"/>
        </w:rPr>
        <w:t xml:space="preserve"> was the aspect of science communication to the public. </w:t>
      </w:r>
      <w:r w:rsidR="0089456B" w:rsidRPr="003D1F31">
        <w:rPr>
          <w:rFonts w:ascii="Verdana" w:eastAsia="Times New Roman" w:hAnsi="Verdana" w:cs="Times New Roman"/>
          <w:sz w:val="19"/>
          <w:szCs w:val="19"/>
        </w:rPr>
        <w:t>They consider it</w:t>
      </w:r>
      <w:r w:rsidRPr="003D1F31">
        <w:rPr>
          <w:rFonts w:ascii="Verdana" w:eastAsia="Times New Roman" w:hAnsi="Verdana" w:cs="Times New Roman"/>
          <w:sz w:val="19"/>
          <w:szCs w:val="19"/>
        </w:rPr>
        <w:t xml:space="preserve"> as important </w:t>
      </w:r>
      <w:r w:rsidR="0089456B" w:rsidRPr="003D1F31">
        <w:rPr>
          <w:rFonts w:ascii="Verdana" w:eastAsia="Times New Roman" w:hAnsi="Verdana" w:cs="Times New Roman"/>
          <w:sz w:val="19"/>
          <w:szCs w:val="19"/>
        </w:rPr>
        <w:t xml:space="preserve">to not only communicate </w:t>
      </w:r>
      <w:r w:rsidRPr="003D1F31">
        <w:rPr>
          <w:rFonts w:ascii="Verdana" w:eastAsia="Times New Roman" w:hAnsi="Verdana" w:cs="Times New Roman"/>
          <w:sz w:val="19"/>
          <w:szCs w:val="19"/>
        </w:rPr>
        <w:t>research findings</w:t>
      </w:r>
      <w:r w:rsidR="00284864">
        <w:rPr>
          <w:rFonts w:ascii="Verdana" w:eastAsia="Times New Roman" w:hAnsi="Verdana" w:cs="Times New Roman"/>
          <w:sz w:val="19"/>
          <w:szCs w:val="19"/>
        </w:rPr>
        <w:t xml:space="preserve"> to specific stakeholders (e.g.</w:t>
      </w:r>
      <w:r w:rsidRPr="003D1F31">
        <w:rPr>
          <w:rFonts w:ascii="Verdana" w:eastAsia="Times New Roman" w:hAnsi="Verdana" w:cs="Times New Roman"/>
          <w:sz w:val="19"/>
          <w:szCs w:val="19"/>
        </w:rPr>
        <w:t xml:space="preserve"> practitioners) but also to wider society. Depending on the field and discipline, different project teams initiated different strategies to </w:t>
      </w:r>
      <w:r w:rsidR="0089456B" w:rsidRPr="003D1F31">
        <w:rPr>
          <w:rFonts w:ascii="Verdana" w:eastAsia="Times New Roman" w:hAnsi="Verdana" w:cs="Times New Roman"/>
          <w:sz w:val="19"/>
          <w:szCs w:val="19"/>
        </w:rPr>
        <w:t>reach out</w:t>
      </w:r>
      <w:r w:rsidRPr="003D1F31">
        <w:rPr>
          <w:rFonts w:ascii="Verdana" w:eastAsia="Times New Roman" w:hAnsi="Verdana" w:cs="Times New Roman"/>
          <w:sz w:val="19"/>
          <w:szCs w:val="19"/>
        </w:rPr>
        <w:t xml:space="preserve"> to the public. For example, one interviewee gave talks in museums, while others talked to the media.</w:t>
      </w:r>
    </w:p>
    <w:p w14:paraId="2C8F8BC6" w14:textId="3513BA13" w:rsidR="0089456B" w:rsidRPr="003D1F31" w:rsidRDefault="0089456B" w:rsidP="0089456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“Well, we have always tried very hard to convey and make our information available in a form that / both in terms of the way it is presented, but also in terms of accessibility. For example, we have [results] publicly accessible and we also have, you can see that, we have a website where we also show it, where we actually make everything accessible, with just a few exceptions, that's an important thing for us. It is also a prerequisite that something like a transfer takes place and that ultimately other actors do something like social innovation with it.” Interviewee 19</w:t>
      </w:r>
    </w:p>
    <w:p w14:paraId="19F1F569" w14:textId="4DE8A73F" w:rsidR="0089456B" w:rsidRPr="003D1F31" w:rsidRDefault="0089456B" w:rsidP="0089456B">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Generally, interviewees mentioned ten different dissemination channels. Some only used one, while others combined different </w:t>
      </w:r>
      <w:r w:rsidR="00284864">
        <w:rPr>
          <w:rFonts w:ascii="Verdana" w:eastAsia="Times New Roman" w:hAnsi="Verdana" w:cs="Times New Roman"/>
          <w:sz w:val="19"/>
          <w:szCs w:val="19"/>
        </w:rPr>
        <w:t>channels</w:t>
      </w:r>
      <w:r w:rsidRPr="003D1F31">
        <w:rPr>
          <w:rFonts w:ascii="Verdana" w:eastAsia="Times New Roman" w:hAnsi="Verdana" w:cs="Times New Roman"/>
          <w:sz w:val="19"/>
          <w:szCs w:val="19"/>
        </w:rPr>
        <w:t>:</w:t>
      </w:r>
    </w:p>
    <w:p w14:paraId="726085BF" w14:textId="6DEA6BAC"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Publication in academic publication formats: </w:t>
      </w:r>
      <w:r w:rsidRPr="003D1F31">
        <w:rPr>
          <w:rFonts w:ascii="Verdana" w:eastAsia="Times New Roman" w:hAnsi="Verdana" w:cs="Times New Roman"/>
          <w:sz w:val="19"/>
          <w:szCs w:val="19"/>
        </w:rPr>
        <w:t xml:space="preserve">Almost all </w:t>
      </w:r>
      <w:r w:rsidR="00284864">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w:t>
      </w:r>
      <w:r w:rsidR="00284864">
        <w:rPr>
          <w:rFonts w:ascii="Verdana" w:eastAsia="Times New Roman" w:hAnsi="Verdana" w:cs="Times New Roman"/>
          <w:sz w:val="19"/>
          <w:szCs w:val="19"/>
        </w:rPr>
        <w:t>confirmed</w:t>
      </w:r>
      <w:r w:rsidRPr="003D1F31">
        <w:rPr>
          <w:rFonts w:ascii="Verdana" w:eastAsia="Times New Roman" w:hAnsi="Verdana" w:cs="Times New Roman"/>
          <w:sz w:val="19"/>
          <w:szCs w:val="19"/>
        </w:rPr>
        <w:t xml:space="preserve"> that they published their results in academic journals or as a book targeted at the scientific community. The pressure to publish was stressed by many interview partners. Accordingly, academia requires researchers to actively publish (or perish), that was </w:t>
      </w:r>
      <w:r w:rsidRPr="003D1F31">
        <w:rPr>
          <w:rFonts w:ascii="Verdana" w:eastAsia="Times New Roman" w:hAnsi="Verdana" w:cs="Times New Roman"/>
          <w:sz w:val="19"/>
          <w:szCs w:val="19"/>
        </w:rPr>
        <w:lastRenderedPageBreak/>
        <w:t xml:space="preserve">surprisingly often referred to as “quick and dirty”, which takes time away from other dissemination activities. </w:t>
      </w:r>
    </w:p>
    <w:p w14:paraId="7BF7F0F6" w14:textId="77777777" w:rsidR="0089456B" w:rsidRPr="003D1F31" w:rsidRDefault="0089456B" w:rsidP="0089456B">
      <w:pPr>
        <w:spacing w:line="276" w:lineRule="auto"/>
        <w:jc w:val="both"/>
        <w:rPr>
          <w:rFonts w:ascii="Verdana" w:eastAsia="Times New Roman" w:hAnsi="Verdana" w:cs="Times New Roman"/>
          <w:sz w:val="19"/>
          <w:szCs w:val="19"/>
        </w:rPr>
      </w:pPr>
    </w:p>
    <w:p w14:paraId="71E401E1" w14:textId="001AF50B"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Publication in non-academic </w:t>
      </w:r>
      <w:r w:rsidR="00731AD4" w:rsidRPr="003D1F31">
        <w:rPr>
          <w:rFonts w:ascii="Verdana" w:eastAsia="Times New Roman" w:hAnsi="Verdana" w:cs="Times New Roman"/>
          <w:b/>
          <w:bCs/>
          <w:sz w:val="19"/>
          <w:szCs w:val="19"/>
        </w:rPr>
        <w:t>publication formats</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Besides publishing articles in academic journals, some interviewees also publish</w:t>
      </w:r>
      <w:r w:rsidR="00284864">
        <w:rPr>
          <w:rFonts w:ascii="Verdana" w:eastAsia="Times New Roman" w:hAnsi="Verdana" w:cs="Times New Roman"/>
          <w:sz w:val="19"/>
          <w:szCs w:val="19"/>
        </w:rPr>
        <w:t>ed</w:t>
      </w:r>
      <w:r w:rsidRPr="003D1F31">
        <w:rPr>
          <w:rFonts w:ascii="Verdana" w:eastAsia="Times New Roman" w:hAnsi="Verdana" w:cs="Times New Roman"/>
          <w:sz w:val="19"/>
          <w:szCs w:val="19"/>
        </w:rPr>
        <w:t xml:space="preserve"> their results in non-academic </w:t>
      </w:r>
      <w:r w:rsidR="00731AD4" w:rsidRPr="003D1F31">
        <w:rPr>
          <w:rFonts w:ascii="Verdana" w:eastAsia="Times New Roman" w:hAnsi="Verdana" w:cs="Times New Roman"/>
          <w:sz w:val="19"/>
          <w:szCs w:val="19"/>
        </w:rPr>
        <w:t>publication formats</w:t>
      </w:r>
      <w:r w:rsidRPr="003D1F31">
        <w:rPr>
          <w:rFonts w:ascii="Verdana" w:eastAsia="Times New Roman" w:hAnsi="Verdana" w:cs="Times New Roman"/>
          <w:sz w:val="19"/>
          <w:szCs w:val="19"/>
        </w:rPr>
        <w:t>. One interviewee, for example, said that he published his project findings in specific magazines for practitioners. Another highlighted university magazines</w:t>
      </w:r>
      <w:r w:rsidR="00731AD4"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required the team to </w:t>
      </w:r>
      <w:r w:rsidR="00731AD4" w:rsidRPr="003D1F31">
        <w:rPr>
          <w:rFonts w:ascii="Verdana" w:eastAsia="Times New Roman" w:hAnsi="Verdana" w:cs="Times New Roman"/>
          <w:sz w:val="19"/>
          <w:szCs w:val="19"/>
        </w:rPr>
        <w:t>reflect</w:t>
      </w:r>
      <w:r w:rsidRPr="003D1F31">
        <w:rPr>
          <w:rFonts w:ascii="Verdana" w:eastAsia="Times New Roman" w:hAnsi="Verdana" w:cs="Times New Roman"/>
          <w:sz w:val="19"/>
          <w:szCs w:val="19"/>
        </w:rPr>
        <w:t xml:space="preserve"> about </w:t>
      </w:r>
      <w:r w:rsidR="00731AD4" w:rsidRPr="003D1F31">
        <w:rPr>
          <w:rFonts w:ascii="Verdana" w:eastAsia="Times New Roman" w:hAnsi="Verdana" w:cs="Times New Roman"/>
          <w:sz w:val="19"/>
          <w:szCs w:val="19"/>
        </w:rPr>
        <w:t>how</w:t>
      </w:r>
      <w:r w:rsidRPr="003D1F31">
        <w:rPr>
          <w:rFonts w:ascii="Verdana" w:eastAsia="Times New Roman" w:hAnsi="Verdana" w:cs="Times New Roman"/>
          <w:sz w:val="19"/>
          <w:szCs w:val="19"/>
        </w:rPr>
        <w:t xml:space="preserve"> to make the topic interesting and accessible for students. </w:t>
      </w:r>
    </w:p>
    <w:p w14:paraId="5328FFF6" w14:textId="77777777" w:rsidR="0089456B" w:rsidRPr="003D1F31" w:rsidRDefault="0089456B" w:rsidP="0089456B">
      <w:pPr>
        <w:spacing w:line="276" w:lineRule="auto"/>
        <w:jc w:val="both"/>
        <w:rPr>
          <w:rFonts w:ascii="Verdana" w:eastAsia="Times New Roman" w:hAnsi="Verdana" w:cs="Times New Roman"/>
          <w:sz w:val="19"/>
          <w:szCs w:val="19"/>
        </w:rPr>
      </w:pPr>
    </w:p>
    <w:p w14:paraId="66F05782" w14:textId="18C5EEAB"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Policy </w:t>
      </w:r>
      <w:r w:rsidR="00284864">
        <w:rPr>
          <w:rFonts w:ascii="Verdana" w:eastAsia="Times New Roman" w:hAnsi="Verdana" w:cs="Times New Roman"/>
          <w:b/>
          <w:bCs/>
          <w:sz w:val="19"/>
          <w:szCs w:val="19"/>
        </w:rPr>
        <w:t>briefs</w:t>
      </w:r>
      <w:r w:rsidRPr="003D1F31">
        <w:rPr>
          <w:rFonts w:ascii="Verdana" w:eastAsia="Times New Roman" w:hAnsi="Verdana" w:cs="Times New Roman"/>
          <w:b/>
          <w:bCs/>
          <w:sz w:val="19"/>
          <w:szCs w:val="19"/>
        </w:rPr>
        <w:t>:</w:t>
      </w:r>
      <w:r w:rsidRPr="003D1F31">
        <w:rPr>
          <w:rFonts w:ascii="Verdana" w:eastAsia="Times New Roman" w:hAnsi="Verdana" w:cs="Times New Roman"/>
          <w:sz w:val="19"/>
          <w:szCs w:val="19"/>
        </w:rPr>
        <w:t xml:space="preserve"> A few interviewees said that they wrote policy </w:t>
      </w:r>
      <w:r w:rsidR="00284864">
        <w:rPr>
          <w:rFonts w:ascii="Verdana" w:eastAsia="Times New Roman" w:hAnsi="Verdana" w:cs="Times New Roman"/>
          <w:sz w:val="19"/>
          <w:szCs w:val="19"/>
        </w:rPr>
        <w:t>briefs</w:t>
      </w:r>
      <w:r w:rsidRPr="003D1F31">
        <w:rPr>
          <w:rFonts w:ascii="Verdana" w:eastAsia="Times New Roman" w:hAnsi="Verdana" w:cs="Times New Roman"/>
          <w:sz w:val="19"/>
          <w:szCs w:val="19"/>
        </w:rPr>
        <w:t>, some of which were commissioned by a political authority while others were not. One interviewee</w:t>
      </w:r>
      <w:r w:rsidR="00731AD4" w:rsidRPr="003D1F31">
        <w:rPr>
          <w:rFonts w:ascii="Verdana" w:eastAsia="Times New Roman" w:hAnsi="Verdana" w:cs="Times New Roman"/>
          <w:sz w:val="19"/>
          <w:szCs w:val="19"/>
        </w:rPr>
        <w:t xml:space="preserve"> especially</w:t>
      </w:r>
      <w:r w:rsidRPr="003D1F31">
        <w:rPr>
          <w:rFonts w:ascii="Verdana" w:eastAsia="Times New Roman" w:hAnsi="Verdana" w:cs="Times New Roman"/>
          <w:sz w:val="19"/>
          <w:szCs w:val="19"/>
        </w:rPr>
        <w:t xml:space="preserve"> stressed that a policy </w:t>
      </w:r>
      <w:r w:rsidR="00284864">
        <w:rPr>
          <w:rFonts w:ascii="Verdana" w:eastAsia="Times New Roman" w:hAnsi="Verdana" w:cs="Times New Roman"/>
          <w:sz w:val="19"/>
          <w:szCs w:val="19"/>
        </w:rPr>
        <w:t>brief</w:t>
      </w:r>
      <w:r w:rsidRPr="003D1F31">
        <w:rPr>
          <w:rFonts w:ascii="Verdana" w:eastAsia="Times New Roman" w:hAnsi="Verdana" w:cs="Times New Roman"/>
          <w:sz w:val="19"/>
          <w:szCs w:val="19"/>
        </w:rPr>
        <w:t xml:space="preserve"> could only be effective when then discussed with the responsible people. Therefore, writing such a report without a dialogue afterwards can prove less promising when trying to engage with </w:t>
      </w:r>
      <w:r w:rsidR="00284864">
        <w:rPr>
          <w:rFonts w:ascii="Verdana" w:eastAsia="Times New Roman" w:hAnsi="Verdana" w:cs="Times New Roman"/>
          <w:sz w:val="19"/>
          <w:szCs w:val="19"/>
        </w:rPr>
        <w:t>decision</w:t>
      </w:r>
      <w:r w:rsidRPr="003D1F31">
        <w:rPr>
          <w:rFonts w:ascii="Verdana" w:eastAsia="Times New Roman" w:hAnsi="Verdana" w:cs="Times New Roman"/>
          <w:sz w:val="19"/>
          <w:szCs w:val="19"/>
        </w:rPr>
        <w:t>-makers.</w:t>
      </w:r>
    </w:p>
    <w:p w14:paraId="2D59F995" w14:textId="77777777" w:rsidR="0089456B" w:rsidRPr="003D1F31" w:rsidRDefault="0089456B" w:rsidP="0089456B">
      <w:pPr>
        <w:spacing w:line="276" w:lineRule="auto"/>
        <w:jc w:val="both"/>
        <w:rPr>
          <w:rFonts w:ascii="Verdana" w:eastAsia="Times New Roman" w:hAnsi="Verdana" w:cs="Times New Roman"/>
          <w:sz w:val="19"/>
          <w:szCs w:val="19"/>
        </w:rPr>
      </w:pPr>
    </w:p>
    <w:p w14:paraId="6FC89D6C" w14:textId="31070D2B"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Open-access material:</w:t>
      </w:r>
      <w:r w:rsidRPr="003D1F31">
        <w:rPr>
          <w:rFonts w:ascii="Verdana" w:eastAsia="Times New Roman" w:hAnsi="Verdana" w:cs="Times New Roman"/>
          <w:sz w:val="19"/>
          <w:szCs w:val="19"/>
        </w:rPr>
        <w:t xml:space="preserve"> Four interviewees mentioned that they published their data sets with the aim to help other researchers to im</w:t>
      </w:r>
      <w:r w:rsidR="00731AD4" w:rsidRPr="003D1F31">
        <w:rPr>
          <w:rFonts w:ascii="Verdana" w:eastAsia="Times New Roman" w:hAnsi="Verdana" w:cs="Times New Roman"/>
          <w:sz w:val="19"/>
          <w:szCs w:val="19"/>
        </w:rPr>
        <w:t>prove their work. O</w:t>
      </w:r>
      <w:r w:rsidRPr="003D1F31">
        <w:rPr>
          <w:rFonts w:ascii="Verdana" w:eastAsia="Times New Roman" w:hAnsi="Verdana" w:cs="Times New Roman"/>
          <w:sz w:val="19"/>
          <w:szCs w:val="19"/>
        </w:rPr>
        <w:t xml:space="preserve">pen-access databases can be important for further analyses, </w:t>
      </w:r>
      <w:r w:rsidR="00731AD4" w:rsidRPr="003D1F31">
        <w:rPr>
          <w:rFonts w:ascii="Verdana" w:eastAsia="Times New Roman" w:hAnsi="Verdana" w:cs="Times New Roman"/>
          <w:sz w:val="19"/>
          <w:szCs w:val="19"/>
        </w:rPr>
        <w:t>but</w:t>
      </w:r>
      <w:r w:rsidRPr="003D1F31">
        <w:rPr>
          <w:rFonts w:ascii="Verdana" w:eastAsia="Times New Roman" w:hAnsi="Verdana" w:cs="Times New Roman"/>
          <w:sz w:val="19"/>
          <w:szCs w:val="19"/>
        </w:rPr>
        <w:t xml:space="preserve"> they can also serve as a commu</w:t>
      </w:r>
      <w:r w:rsidR="00284864">
        <w:rPr>
          <w:rFonts w:ascii="Verdana" w:eastAsia="Times New Roman" w:hAnsi="Verdana" w:cs="Times New Roman"/>
          <w:sz w:val="19"/>
          <w:szCs w:val="19"/>
        </w:rPr>
        <w:t xml:space="preserve">nication tool. One interviewee </w:t>
      </w:r>
      <w:r w:rsidRPr="003D1F31">
        <w:rPr>
          <w:rFonts w:ascii="Verdana" w:eastAsia="Times New Roman" w:hAnsi="Verdana" w:cs="Times New Roman"/>
          <w:sz w:val="19"/>
          <w:szCs w:val="19"/>
        </w:rPr>
        <w:t>stressed that he not only makes his data freely available</w:t>
      </w:r>
      <w:r w:rsidR="00731AD4"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but</w:t>
      </w:r>
      <w:r w:rsidR="00731AD4" w:rsidRPr="003D1F31">
        <w:rPr>
          <w:rFonts w:ascii="Verdana" w:eastAsia="Times New Roman" w:hAnsi="Verdana" w:cs="Times New Roman"/>
          <w:sz w:val="19"/>
          <w:szCs w:val="19"/>
        </w:rPr>
        <w:t xml:space="preserve"> also</w:t>
      </w:r>
      <w:r w:rsidRPr="003D1F31">
        <w:rPr>
          <w:rFonts w:ascii="Verdana" w:eastAsia="Times New Roman" w:hAnsi="Verdana" w:cs="Times New Roman"/>
          <w:sz w:val="19"/>
          <w:szCs w:val="19"/>
        </w:rPr>
        <w:t xml:space="preserve"> uploads all project outputs (reports, articles etc.) on a website in order to make all findings publicly accessible.</w:t>
      </w:r>
    </w:p>
    <w:p w14:paraId="7E4C1F55" w14:textId="77777777" w:rsidR="0089456B" w:rsidRPr="003D1F31" w:rsidRDefault="0089456B" w:rsidP="0089456B">
      <w:pPr>
        <w:spacing w:line="276" w:lineRule="auto"/>
        <w:jc w:val="both"/>
        <w:rPr>
          <w:rFonts w:ascii="Verdana" w:eastAsia="Times New Roman" w:hAnsi="Verdana" w:cs="Times New Roman"/>
          <w:sz w:val="19"/>
          <w:szCs w:val="19"/>
        </w:rPr>
      </w:pPr>
    </w:p>
    <w:p w14:paraId="495AFDAF" w14:textId="1ACB1943" w:rsidR="0089456B" w:rsidRPr="003D1F31" w:rsidRDefault="0089456B" w:rsidP="00284864">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Lectures and teaching: </w:t>
      </w:r>
      <w:r w:rsidRPr="003D1F31">
        <w:rPr>
          <w:rFonts w:ascii="Verdana" w:eastAsia="Times New Roman" w:hAnsi="Verdana" w:cs="Times New Roman"/>
          <w:sz w:val="19"/>
          <w:szCs w:val="19"/>
        </w:rPr>
        <w:t xml:space="preserve">Lectures and teaching were also seen as an essential channel for </w:t>
      </w:r>
      <w:r w:rsidR="00731AD4" w:rsidRPr="003D1F31">
        <w:rPr>
          <w:rFonts w:ascii="Verdana" w:eastAsia="Times New Roman" w:hAnsi="Verdana" w:cs="Times New Roman"/>
          <w:sz w:val="19"/>
          <w:szCs w:val="19"/>
        </w:rPr>
        <w:t>communicating project outcomes. M</w:t>
      </w:r>
      <w:r w:rsidRPr="003D1F31">
        <w:rPr>
          <w:rFonts w:ascii="Verdana" w:eastAsia="Times New Roman" w:hAnsi="Verdana" w:cs="Times New Roman"/>
          <w:sz w:val="19"/>
          <w:szCs w:val="19"/>
        </w:rPr>
        <w:t xml:space="preserve">ost </w:t>
      </w:r>
      <w:r w:rsidR="00284864">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who </w:t>
      </w:r>
      <w:r w:rsidR="00731AD4" w:rsidRPr="003D1F31">
        <w:rPr>
          <w:rFonts w:ascii="Verdana" w:eastAsia="Times New Roman" w:hAnsi="Verdana" w:cs="Times New Roman"/>
          <w:sz w:val="19"/>
          <w:szCs w:val="19"/>
        </w:rPr>
        <w:t>employed</w:t>
      </w:r>
      <w:r w:rsidRPr="003D1F31">
        <w:rPr>
          <w:rFonts w:ascii="Verdana" w:eastAsia="Times New Roman" w:hAnsi="Verdana" w:cs="Times New Roman"/>
          <w:sz w:val="19"/>
          <w:szCs w:val="19"/>
        </w:rPr>
        <w:t xml:space="preserve"> lectures as a source for dissemination did so in a university context, </w:t>
      </w:r>
      <w:r w:rsidR="00731AD4" w:rsidRPr="003D1F31">
        <w:rPr>
          <w:rFonts w:ascii="Verdana" w:eastAsia="Times New Roman" w:hAnsi="Verdana" w:cs="Times New Roman"/>
          <w:sz w:val="19"/>
          <w:szCs w:val="19"/>
        </w:rPr>
        <w:t xml:space="preserve">but </w:t>
      </w:r>
      <w:r w:rsidRPr="003D1F31">
        <w:rPr>
          <w:rFonts w:ascii="Verdana" w:eastAsia="Times New Roman" w:hAnsi="Verdana" w:cs="Times New Roman"/>
          <w:sz w:val="19"/>
          <w:szCs w:val="19"/>
        </w:rPr>
        <w:t>some highlighted the importance of further training of practitioners</w:t>
      </w:r>
      <w:r w:rsidR="00731AD4" w:rsidRPr="003D1F31">
        <w:rPr>
          <w:rFonts w:ascii="Verdana" w:eastAsia="Times New Roman" w:hAnsi="Verdana" w:cs="Times New Roman"/>
          <w:sz w:val="19"/>
          <w:szCs w:val="19"/>
        </w:rPr>
        <w:t xml:space="preserve"> too</w:t>
      </w:r>
      <w:r w:rsidRPr="003D1F31">
        <w:rPr>
          <w:rFonts w:ascii="Verdana" w:eastAsia="Times New Roman" w:hAnsi="Verdana" w:cs="Times New Roman"/>
          <w:sz w:val="19"/>
          <w:szCs w:val="19"/>
        </w:rPr>
        <w:t xml:space="preserve">. </w:t>
      </w:r>
      <w:r w:rsidR="00284864" w:rsidRPr="00284864">
        <w:rPr>
          <w:rFonts w:ascii="Verdana" w:eastAsia="Times New Roman" w:hAnsi="Verdana" w:cs="Times New Roman"/>
          <w:sz w:val="19"/>
          <w:szCs w:val="19"/>
        </w:rPr>
        <w:t xml:space="preserve">Accordingly, one interviewee stressed that in his case it was essential to feed the project results directly into the training of practitioners, which is why he turned to experts rather than students for teaching. </w:t>
      </w:r>
      <w:r w:rsidRPr="003D1F31">
        <w:rPr>
          <w:rFonts w:ascii="Verdana" w:eastAsia="Times New Roman" w:hAnsi="Verdana" w:cs="Times New Roman"/>
          <w:sz w:val="19"/>
          <w:szCs w:val="19"/>
        </w:rPr>
        <w:t xml:space="preserve">Another interviewee claimed that in order to reach people not only in Switzerland but also abroad, a Massive Open Online Course can help overcome distance in dissemination. </w:t>
      </w:r>
    </w:p>
    <w:p w14:paraId="42C2FB84" w14:textId="77777777" w:rsidR="0089456B" w:rsidRPr="00284864" w:rsidRDefault="0089456B" w:rsidP="0089456B">
      <w:pPr>
        <w:spacing w:line="276" w:lineRule="auto"/>
        <w:jc w:val="both"/>
        <w:rPr>
          <w:rFonts w:ascii="Verdana" w:eastAsia="Times New Roman" w:hAnsi="Verdana" w:cs="Arial"/>
          <w:b/>
          <w:bCs/>
          <w:sz w:val="19"/>
          <w:szCs w:val="19"/>
        </w:rPr>
      </w:pPr>
    </w:p>
    <w:p w14:paraId="4D37C1BB" w14:textId="46D00E26" w:rsidR="0089456B" w:rsidRPr="00284864" w:rsidRDefault="0089456B" w:rsidP="0089456B">
      <w:pPr>
        <w:pStyle w:val="ListParagraph"/>
        <w:numPr>
          <w:ilvl w:val="0"/>
          <w:numId w:val="88"/>
        </w:numPr>
        <w:spacing w:after="120" w:line="276" w:lineRule="auto"/>
        <w:jc w:val="both"/>
        <w:rPr>
          <w:rFonts w:ascii="Verdana" w:eastAsia="Times New Roman" w:hAnsi="Verdana" w:cs="Arial"/>
          <w:sz w:val="19"/>
          <w:szCs w:val="19"/>
        </w:rPr>
      </w:pPr>
      <w:r w:rsidRPr="00284864">
        <w:rPr>
          <w:rFonts w:ascii="Verdana" w:eastAsia="Times New Roman" w:hAnsi="Verdana" w:cs="Arial"/>
          <w:b/>
          <w:bCs/>
          <w:sz w:val="19"/>
          <w:szCs w:val="19"/>
        </w:rPr>
        <w:t xml:space="preserve">Interviews and discussions: </w:t>
      </w:r>
      <w:r w:rsidRPr="00284864">
        <w:rPr>
          <w:rFonts w:ascii="Verdana" w:eastAsia="Times New Roman" w:hAnsi="Verdana" w:cs="Arial"/>
          <w:sz w:val="19"/>
          <w:szCs w:val="19"/>
        </w:rPr>
        <w:t>Five interviewees ment</w:t>
      </w:r>
      <w:r w:rsidR="00284864">
        <w:rPr>
          <w:rFonts w:ascii="Verdana" w:eastAsia="Times New Roman" w:hAnsi="Verdana" w:cs="Arial"/>
          <w:sz w:val="19"/>
          <w:szCs w:val="19"/>
        </w:rPr>
        <w:t>ioned that they gave interviews</w:t>
      </w:r>
      <w:r w:rsidRPr="00284864">
        <w:rPr>
          <w:rFonts w:ascii="Verdana" w:eastAsia="Times New Roman" w:hAnsi="Verdana" w:cs="Arial"/>
          <w:sz w:val="19"/>
          <w:szCs w:val="19"/>
        </w:rPr>
        <w:t xml:space="preserve"> either for magazines or during discussion rounds. Others noted that they took part in round tables</w:t>
      </w:r>
      <w:r w:rsidR="00731AD4" w:rsidRPr="00284864">
        <w:rPr>
          <w:rFonts w:ascii="Verdana" w:eastAsia="Times New Roman" w:hAnsi="Verdana" w:cs="Arial"/>
          <w:sz w:val="19"/>
          <w:szCs w:val="19"/>
        </w:rPr>
        <w:t>,</w:t>
      </w:r>
      <w:r w:rsidRPr="00284864">
        <w:rPr>
          <w:rFonts w:ascii="Verdana" w:eastAsia="Times New Roman" w:hAnsi="Verdana" w:cs="Arial"/>
          <w:sz w:val="19"/>
          <w:szCs w:val="19"/>
        </w:rPr>
        <w:t xml:space="preserve"> which were mostly aimed at the </w:t>
      </w:r>
      <w:r w:rsidR="00284864">
        <w:rPr>
          <w:rFonts w:ascii="Verdana" w:eastAsia="Times New Roman" w:hAnsi="Verdana" w:cs="Arial"/>
          <w:sz w:val="19"/>
          <w:szCs w:val="19"/>
        </w:rPr>
        <w:t xml:space="preserve">general </w:t>
      </w:r>
      <w:r w:rsidRPr="00284864">
        <w:rPr>
          <w:rFonts w:ascii="Verdana" w:eastAsia="Times New Roman" w:hAnsi="Verdana" w:cs="Arial"/>
          <w:sz w:val="19"/>
          <w:szCs w:val="19"/>
        </w:rPr>
        <w:t>public. Those interviewees who participated in such activities highlighted that this gave them the chance to put their research more into co</w:t>
      </w:r>
      <w:r w:rsidR="00731AD4" w:rsidRPr="00284864">
        <w:rPr>
          <w:rFonts w:ascii="Verdana" w:eastAsia="Times New Roman" w:hAnsi="Verdana" w:cs="Arial"/>
          <w:sz w:val="19"/>
          <w:szCs w:val="19"/>
        </w:rPr>
        <w:t>ntext. O</w:t>
      </w:r>
      <w:r w:rsidRPr="00284864">
        <w:rPr>
          <w:rFonts w:ascii="Verdana" w:eastAsia="Times New Roman" w:hAnsi="Verdana" w:cs="Arial"/>
          <w:sz w:val="19"/>
          <w:szCs w:val="19"/>
        </w:rPr>
        <w:t>ne interviewee expressed that conferences are very useful for dissemination</w:t>
      </w:r>
      <w:r w:rsidR="00731AD4" w:rsidRPr="00284864">
        <w:rPr>
          <w:rFonts w:ascii="Verdana" w:eastAsia="Times New Roman" w:hAnsi="Verdana" w:cs="Arial"/>
          <w:sz w:val="19"/>
          <w:szCs w:val="19"/>
        </w:rPr>
        <w:t>, although</w:t>
      </w:r>
      <w:r w:rsidRPr="00284864">
        <w:rPr>
          <w:rFonts w:ascii="Verdana" w:eastAsia="Times New Roman" w:hAnsi="Verdana" w:cs="Arial"/>
          <w:sz w:val="19"/>
          <w:szCs w:val="19"/>
        </w:rPr>
        <w:t xml:space="preserve"> often very focused on topical details. Round tables and discussions, which are open to the public, are more characterised by openness and less scientific language.</w:t>
      </w:r>
    </w:p>
    <w:p w14:paraId="6F100769" w14:textId="77777777" w:rsidR="0089456B" w:rsidRPr="003D1F31" w:rsidRDefault="0089456B" w:rsidP="0089456B">
      <w:pPr>
        <w:spacing w:line="276" w:lineRule="auto"/>
        <w:jc w:val="both"/>
        <w:rPr>
          <w:rFonts w:ascii="Verdana" w:eastAsia="Times New Roman" w:hAnsi="Verdana" w:cs="Times New Roman"/>
          <w:sz w:val="19"/>
          <w:szCs w:val="19"/>
        </w:rPr>
      </w:pPr>
    </w:p>
    <w:p w14:paraId="54F9373C" w14:textId="5116566D"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Conferences and presentations: </w:t>
      </w:r>
      <w:r w:rsidRPr="003D1F31">
        <w:rPr>
          <w:rFonts w:ascii="Verdana" w:eastAsia="Times New Roman" w:hAnsi="Verdana" w:cs="Times New Roman"/>
          <w:sz w:val="19"/>
          <w:szCs w:val="19"/>
        </w:rPr>
        <w:t xml:space="preserve">Two of the most used dissemination channels were conferences and presentations. Although conferences were mostly targeted at an academic audience, some interviewees mentioned that they presented their findings at </w:t>
      </w:r>
      <w:r w:rsidRPr="003D1F31">
        <w:rPr>
          <w:rFonts w:ascii="Verdana" w:eastAsia="Times New Roman" w:hAnsi="Verdana" w:cs="Times New Roman"/>
          <w:sz w:val="19"/>
          <w:szCs w:val="19"/>
        </w:rPr>
        <w:lastRenderedPageBreak/>
        <w:t xml:space="preserve">conferences </w:t>
      </w:r>
      <w:r w:rsidR="00731AD4" w:rsidRPr="003D1F31">
        <w:rPr>
          <w:rFonts w:ascii="Verdana" w:eastAsia="Times New Roman" w:hAnsi="Verdana" w:cs="Times New Roman"/>
          <w:sz w:val="19"/>
          <w:szCs w:val="19"/>
        </w:rPr>
        <w:t>to either the public or practitioners</w:t>
      </w:r>
      <w:r w:rsidRPr="003D1F31">
        <w:rPr>
          <w:rFonts w:ascii="Verdana" w:eastAsia="Times New Roman" w:hAnsi="Verdana" w:cs="Times New Roman"/>
          <w:sz w:val="19"/>
          <w:szCs w:val="19"/>
        </w:rPr>
        <w:t xml:space="preserve">. Similarly, others </w:t>
      </w:r>
      <w:r w:rsidR="00284864">
        <w:rPr>
          <w:rFonts w:ascii="Verdana" w:eastAsia="Times New Roman" w:hAnsi="Verdana" w:cs="Times New Roman"/>
          <w:sz w:val="19"/>
          <w:szCs w:val="19"/>
        </w:rPr>
        <w:t>mentioned</w:t>
      </w:r>
      <w:r w:rsidRPr="003D1F31">
        <w:rPr>
          <w:rFonts w:ascii="Verdana" w:eastAsia="Times New Roman" w:hAnsi="Verdana" w:cs="Times New Roman"/>
          <w:sz w:val="19"/>
          <w:szCs w:val="19"/>
        </w:rPr>
        <w:t xml:space="preserve"> that they were invited to give presentations at other meetings. </w:t>
      </w:r>
      <w:r w:rsidR="00731AD4" w:rsidRPr="003D1F31">
        <w:rPr>
          <w:rFonts w:ascii="Verdana" w:eastAsia="Times New Roman" w:hAnsi="Verdana" w:cs="Times New Roman"/>
          <w:sz w:val="19"/>
          <w:szCs w:val="19"/>
        </w:rPr>
        <w:t>Many</w:t>
      </w:r>
      <w:r w:rsidRPr="003D1F31">
        <w:rPr>
          <w:rFonts w:ascii="Verdana" w:eastAsia="Times New Roman" w:hAnsi="Verdana" w:cs="Times New Roman"/>
          <w:sz w:val="19"/>
          <w:szCs w:val="19"/>
        </w:rPr>
        <w:t xml:space="preserve"> interview</w:t>
      </w:r>
      <w:r w:rsidR="00731AD4" w:rsidRPr="003D1F31">
        <w:rPr>
          <w:rFonts w:ascii="Verdana" w:eastAsia="Times New Roman" w:hAnsi="Verdana" w:cs="Times New Roman"/>
          <w:sz w:val="19"/>
          <w:szCs w:val="19"/>
        </w:rPr>
        <w:t>ees</w:t>
      </w:r>
      <w:r w:rsidRPr="003D1F31">
        <w:rPr>
          <w:rFonts w:ascii="Verdana" w:eastAsia="Times New Roman" w:hAnsi="Verdana" w:cs="Times New Roman"/>
          <w:sz w:val="19"/>
          <w:szCs w:val="19"/>
        </w:rPr>
        <w:t xml:space="preserve"> </w:t>
      </w:r>
      <w:r w:rsidR="00731AD4" w:rsidRPr="003D1F31">
        <w:rPr>
          <w:rFonts w:ascii="Verdana" w:eastAsia="Times New Roman" w:hAnsi="Verdana" w:cs="Times New Roman"/>
          <w:sz w:val="19"/>
          <w:szCs w:val="19"/>
        </w:rPr>
        <w:t>emphasised</w:t>
      </w:r>
      <w:r w:rsidRPr="003D1F31">
        <w:rPr>
          <w:rFonts w:ascii="Verdana" w:eastAsia="Times New Roman" w:hAnsi="Verdana" w:cs="Times New Roman"/>
          <w:sz w:val="19"/>
          <w:szCs w:val="19"/>
        </w:rPr>
        <w:t xml:space="preserve"> the informal parts of</w:t>
      </w:r>
      <w:r w:rsidR="00731AD4" w:rsidRPr="003D1F31">
        <w:rPr>
          <w:rFonts w:ascii="Verdana" w:eastAsia="Times New Roman" w:hAnsi="Verdana" w:cs="Times New Roman"/>
          <w:sz w:val="19"/>
          <w:szCs w:val="19"/>
        </w:rPr>
        <w:t xml:space="preserve"> such events</w:t>
      </w:r>
      <w:r w:rsidRPr="003D1F31">
        <w:rPr>
          <w:rFonts w:ascii="Verdana" w:eastAsia="Times New Roman" w:hAnsi="Verdana" w:cs="Times New Roman"/>
          <w:sz w:val="19"/>
          <w:szCs w:val="19"/>
        </w:rPr>
        <w:t xml:space="preserve"> for widening one’s network for future collaborations.</w:t>
      </w:r>
    </w:p>
    <w:p w14:paraId="77C8EECE" w14:textId="77777777" w:rsidR="0089456B" w:rsidRPr="003D1F31" w:rsidRDefault="0089456B" w:rsidP="0089456B">
      <w:pPr>
        <w:spacing w:line="276" w:lineRule="auto"/>
        <w:jc w:val="both"/>
        <w:rPr>
          <w:rFonts w:ascii="Verdana" w:eastAsia="Times New Roman" w:hAnsi="Verdana" w:cs="Times New Roman"/>
          <w:sz w:val="19"/>
          <w:szCs w:val="19"/>
        </w:rPr>
      </w:pPr>
    </w:p>
    <w:p w14:paraId="727E5842" w14:textId="0300E787"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Media: </w:t>
      </w:r>
      <w:r w:rsidR="00FA1E0E" w:rsidRPr="003D1F31">
        <w:rPr>
          <w:rFonts w:ascii="Verdana" w:eastAsia="Times New Roman" w:hAnsi="Verdana" w:cs="Times New Roman"/>
          <w:sz w:val="19"/>
          <w:szCs w:val="19"/>
        </w:rPr>
        <w:t>Around one-fourth of the interviewed PIs</w:t>
      </w:r>
      <w:r w:rsidRPr="003D1F31">
        <w:rPr>
          <w:rFonts w:ascii="Verdana" w:eastAsia="Times New Roman" w:hAnsi="Verdana" w:cs="Times New Roman"/>
          <w:sz w:val="19"/>
          <w:szCs w:val="19"/>
        </w:rPr>
        <w:t xml:space="preserve"> said that they talked to the media. Some of them stressed that journalists were very interested in their research and that they </w:t>
      </w:r>
      <w:r w:rsidR="00FA1E0E" w:rsidRPr="003D1F31">
        <w:rPr>
          <w:rFonts w:ascii="Verdana" w:eastAsia="Times New Roman" w:hAnsi="Verdana" w:cs="Times New Roman"/>
          <w:sz w:val="19"/>
          <w:szCs w:val="19"/>
        </w:rPr>
        <w:t>received</w:t>
      </w:r>
      <w:r w:rsidRPr="003D1F31">
        <w:rPr>
          <w:rFonts w:ascii="Verdana" w:eastAsia="Times New Roman" w:hAnsi="Verdana" w:cs="Times New Roman"/>
          <w:sz w:val="19"/>
          <w:szCs w:val="19"/>
        </w:rPr>
        <w:t xml:space="preserve"> numerous requests for interviews. Contrarily, others claimed that it was quite hard </w:t>
      </w:r>
      <w:r w:rsidR="00284864">
        <w:rPr>
          <w:rFonts w:ascii="Verdana" w:eastAsia="Times New Roman" w:hAnsi="Verdana" w:cs="Times New Roman"/>
          <w:sz w:val="19"/>
          <w:szCs w:val="19"/>
        </w:rPr>
        <w:t xml:space="preserve">to raise journalists’ interest, </w:t>
      </w:r>
      <w:r w:rsidRPr="003D1F31">
        <w:rPr>
          <w:rFonts w:ascii="Verdana" w:eastAsia="Times New Roman" w:hAnsi="Verdana" w:cs="Times New Roman"/>
          <w:sz w:val="19"/>
          <w:szCs w:val="19"/>
        </w:rPr>
        <w:t xml:space="preserve">because their research phenomenon was less of a “hot topic”. Nonetheless, all of them noted that the media can be an important source for dissemination as </w:t>
      </w:r>
      <w:r w:rsidR="00FA1E0E" w:rsidRPr="003D1F31">
        <w:rPr>
          <w:rFonts w:ascii="Verdana" w:eastAsia="Times New Roman" w:hAnsi="Verdana" w:cs="Times New Roman"/>
          <w:sz w:val="19"/>
          <w:szCs w:val="19"/>
        </w:rPr>
        <w:t>it is able to reach an audience, which</w:t>
      </w:r>
      <w:r w:rsidRPr="003D1F31">
        <w:rPr>
          <w:rFonts w:ascii="Verdana" w:eastAsia="Times New Roman" w:hAnsi="Verdana" w:cs="Times New Roman"/>
          <w:sz w:val="19"/>
          <w:szCs w:val="19"/>
        </w:rPr>
        <w:t xml:space="preserve"> researchers mostly </w:t>
      </w:r>
      <w:r w:rsidR="00FA1E0E" w:rsidRPr="003D1F31">
        <w:rPr>
          <w:rFonts w:ascii="Verdana" w:eastAsia="Times New Roman" w:hAnsi="Verdana" w:cs="Times New Roman"/>
          <w:sz w:val="19"/>
          <w:szCs w:val="19"/>
        </w:rPr>
        <w:t>cannot reach.</w:t>
      </w:r>
    </w:p>
    <w:p w14:paraId="740CCCE4" w14:textId="77777777" w:rsidR="0089456B" w:rsidRPr="003D1F31" w:rsidRDefault="0089456B" w:rsidP="0089456B">
      <w:pPr>
        <w:spacing w:line="276" w:lineRule="auto"/>
        <w:jc w:val="both"/>
        <w:rPr>
          <w:rFonts w:ascii="Verdana" w:eastAsia="Times New Roman" w:hAnsi="Verdana" w:cs="Times New Roman"/>
          <w:sz w:val="19"/>
          <w:szCs w:val="19"/>
        </w:rPr>
      </w:pPr>
    </w:p>
    <w:p w14:paraId="2A1D3CD8" w14:textId="7ED102D2"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Website</w:t>
      </w:r>
      <w:r w:rsidR="00284864">
        <w:rPr>
          <w:rFonts w:ascii="Verdana" w:eastAsia="Times New Roman" w:hAnsi="Verdana" w:cs="Times New Roman"/>
          <w:b/>
          <w:bCs/>
          <w:sz w:val="19"/>
          <w:szCs w:val="19"/>
        </w:rPr>
        <w:t>s</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Sometimes, research projects were represented and summarised on specific websites. Those interviewees who mentioned open-access databases also referred to their project</w:t>
      </w:r>
      <w:r w:rsidR="00FA1E0E" w:rsidRPr="003D1F31">
        <w:rPr>
          <w:rFonts w:ascii="Verdana" w:eastAsia="Times New Roman" w:hAnsi="Verdana" w:cs="Times New Roman"/>
          <w:sz w:val="19"/>
          <w:szCs w:val="19"/>
        </w:rPr>
        <w:t>s’ websites as they provide opportunity for downloading</w:t>
      </w:r>
      <w:r w:rsidRPr="003D1F31">
        <w:rPr>
          <w:rFonts w:ascii="Verdana" w:eastAsia="Times New Roman" w:hAnsi="Verdana" w:cs="Times New Roman"/>
          <w:sz w:val="19"/>
          <w:szCs w:val="19"/>
        </w:rPr>
        <w:t xml:space="preserve"> there. </w:t>
      </w:r>
      <w:r w:rsidR="00284864">
        <w:rPr>
          <w:rFonts w:ascii="Verdana" w:eastAsia="Times New Roman" w:hAnsi="Verdana" w:cs="Times New Roman"/>
          <w:sz w:val="19"/>
          <w:szCs w:val="19"/>
        </w:rPr>
        <w:t>In</w:t>
      </w:r>
      <w:r w:rsidRPr="003D1F31">
        <w:rPr>
          <w:rFonts w:ascii="Verdana" w:eastAsia="Times New Roman" w:hAnsi="Verdana" w:cs="Times New Roman"/>
          <w:sz w:val="19"/>
          <w:szCs w:val="19"/>
        </w:rPr>
        <w:t xml:space="preserve"> a few cases interviewees mentioned their website without </w:t>
      </w:r>
      <w:r w:rsidR="00FA1E0E" w:rsidRPr="003D1F31">
        <w:rPr>
          <w:rFonts w:ascii="Verdana" w:eastAsia="Times New Roman" w:hAnsi="Verdana" w:cs="Times New Roman"/>
          <w:sz w:val="19"/>
          <w:szCs w:val="19"/>
        </w:rPr>
        <w:t>showing</w:t>
      </w:r>
      <w:r w:rsidRPr="003D1F31">
        <w:rPr>
          <w:rFonts w:ascii="Verdana" w:eastAsia="Times New Roman" w:hAnsi="Verdana" w:cs="Times New Roman"/>
          <w:sz w:val="19"/>
          <w:szCs w:val="19"/>
        </w:rPr>
        <w:t xml:space="preserve"> open-access material. </w:t>
      </w:r>
    </w:p>
    <w:p w14:paraId="3EB3E13E" w14:textId="77777777" w:rsidR="0089456B" w:rsidRPr="003D1F31" w:rsidRDefault="0089456B" w:rsidP="0089456B">
      <w:pPr>
        <w:spacing w:line="276" w:lineRule="auto"/>
        <w:jc w:val="both"/>
        <w:rPr>
          <w:rFonts w:ascii="Verdana" w:eastAsia="Times New Roman" w:hAnsi="Verdana" w:cs="Times New Roman"/>
          <w:sz w:val="19"/>
          <w:szCs w:val="19"/>
        </w:rPr>
      </w:pPr>
    </w:p>
    <w:p w14:paraId="15D4D8E6" w14:textId="1AD13F89"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Excursion</w:t>
      </w:r>
      <w:r w:rsidR="00284864">
        <w:rPr>
          <w:rFonts w:ascii="Verdana" w:eastAsia="Times New Roman" w:hAnsi="Verdana" w:cs="Times New Roman"/>
          <w:b/>
          <w:bCs/>
          <w:sz w:val="19"/>
          <w:szCs w:val="19"/>
        </w:rPr>
        <w:t>s</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Two interviewees reported that they went on excursions where they visited practice partners and experts from other countries. This enabled them to put their findings into perspective and get feedback from people who work in different contexts. According to one interviewee, this allowed the research team not only to </w:t>
      </w:r>
      <w:r w:rsidR="00FA1E0E" w:rsidRPr="003D1F31">
        <w:rPr>
          <w:rFonts w:ascii="Verdana" w:eastAsia="Times New Roman" w:hAnsi="Verdana" w:cs="Times New Roman"/>
          <w:sz w:val="19"/>
          <w:szCs w:val="19"/>
        </w:rPr>
        <w:t>talk</w:t>
      </w:r>
      <w:r w:rsidRPr="003D1F31">
        <w:rPr>
          <w:rFonts w:ascii="Verdana" w:eastAsia="Times New Roman" w:hAnsi="Verdana" w:cs="Times New Roman"/>
          <w:sz w:val="19"/>
          <w:szCs w:val="19"/>
        </w:rPr>
        <w:t xml:space="preserve"> about their findings but also to acquire deeper knowledge about the structures and practices outside their research field.</w:t>
      </w:r>
    </w:p>
    <w:p w14:paraId="5F815B65" w14:textId="77777777" w:rsidR="00096D52" w:rsidRPr="003D1F31" w:rsidRDefault="00096D52">
      <w:pPr>
        <w:pStyle w:val="RTDBody"/>
      </w:pPr>
    </w:p>
    <w:p w14:paraId="20E3A26E" w14:textId="6A72BF43" w:rsidR="002426EF" w:rsidRPr="003D1F31" w:rsidRDefault="00D00E26" w:rsidP="00A81CCF">
      <w:pPr>
        <w:pStyle w:val="RTDHeading03"/>
        <w:rPr>
          <w:sz w:val="19"/>
          <w:szCs w:val="19"/>
        </w:rPr>
      </w:pPr>
      <w:bookmarkStart w:id="121" w:name="_Toc100234041"/>
      <w:bookmarkStart w:id="122" w:name="_Toc106728080"/>
      <w:r w:rsidRPr="003D1F31">
        <w:rPr>
          <w:sz w:val="19"/>
          <w:szCs w:val="19"/>
        </w:rPr>
        <w:t xml:space="preserve">Exploitation </w:t>
      </w:r>
      <w:bookmarkEnd w:id="121"/>
      <w:r w:rsidR="005E7523" w:rsidRPr="003D1F31">
        <w:rPr>
          <w:sz w:val="19"/>
          <w:szCs w:val="19"/>
        </w:rPr>
        <w:t xml:space="preserve">and follow-up </w:t>
      </w:r>
      <w:r w:rsidR="00A81CCF" w:rsidRPr="003D1F31">
        <w:rPr>
          <w:sz w:val="19"/>
          <w:szCs w:val="19"/>
        </w:rPr>
        <w:t>activities</w:t>
      </w:r>
      <w:bookmarkEnd w:id="122"/>
    </w:p>
    <w:p w14:paraId="0ECAE6C1" w14:textId="77777777" w:rsidR="005E7523" w:rsidRPr="003D1F31" w:rsidRDefault="005E7523">
      <w:pPr>
        <w:spacing w:line="276" w:lineRule="auto"/>
        <w:jc w:val="both"/>
        <w:rPr>
          <w:rFonts w:ascii="Verdana" w:hAnsi="Verdana"/>
          <w:sz w:val="19"/>
          <w:szCs w:val="19"/>
        </w:rPr>
      </w:pPr>
    </w:p>
    <w:p w14:paraId="4FC94244" w14:textId="74F5C3D5" w:rsidR="005E7523" w:rsidRPr="00112797" w:rsidRDefault="005E7523" w:rsidP="005E7523">
      <w:pPr>
        <w:pStyle w:val="RTDBody"/>
        <w:rPr>
          <w:i/>
        </w:rPr>
      </w:pPr>
      <w:r w:rsidRPr="00112797">
        <w:rPr>
          <w:i/>
        </w:rPr>
        <w:t>Exploitation</w:t>
      </w:r>
    </w:p>
    <w:p w14:paraId="0AD4AA8B" w14:textId="413CAD18" w:rsidR="002426EF" w:rsidRPr="003D1F31" w:rsidRDefault="00A81CCF">
      <w:pPr>
        <w:spacing w:line="276" w:lineRule="auto"/>
        <w:jc w:val="both"/>
        <w:rPr>
          <w:rFonts w:ascii="Verdana" w:eastAsia="Times New Roman" w:hAnsi="Verdana" w:cs="Times New Roman"/>
          <w:sz w:val="19"/>
          <w:szCs w:val="19"/>
        </w:rPr>
      </w:pPr>
      <w:r w:rsidRPr="003D1F31">
        <w:rPr>
          <w:rFonts w:ascii="Verdana" w:hAnsi="Verdana"/>
          <w:sz w:val="19"/>
          <w:szCs w:val="19"/>
        </w:rPr>
        <w:t>Based on the feedback of the interviewed PIs, e</w:t>
      </w:r>
      <w:r w:rsidR="00D00E26" w:rsidRPr="003D1F31">
        <w:rPr>
          <w:rFonts w:ascii="Verdana" w:eastAsia="Times New Roman" w:hAnsi="Verdana" w:cs="Times New Roman"/>
          <w:sz w:val="19"/>
          <w:szCs w:val="19"/>
        </w:rPr>
        <w:t xml:space="preserve">xploitation activities can be roughly divided into activities </w:t>
      </w:r>
      <w:r w:rsidRPr="003D1F31">
        <w:rPr>
          <w:rFonts w:ascii="Verdana" w:eastAsia="Times New Roman" w:hAnsi="Verdana" w:cs="Times New Roman"/>
          <w:sz w:val="19"/>
          <w:szCs w:val="19"/>
        </w:rPr>
        <w:t>aiming at</w:t>
      </w:r>
      <w:r w:rsidR="00D00E26" w:rsidRPr="003D1F31">
        <w:rPr>
          <w:rFonts w:ascii="Verdana" w:eastAsia="Times New Roman" w:hAnsi="Verdana" w:cs="Times New Roman"/>
          <w:sz w:val="19"/>
          <w:szCs w:val="19"/>
        </w:rPr>
        <w:t xml:space="preserve"> commercialisation and activities </w:t>
      </w:r>
      <w:r w:rsidRPr="003D1F31">
        <w:rPr>
          <w:rFonts w:ascii="Verdana" w:eastAsia="Times New Roman" w:hAnsi="Verdana" w:cs="Times New Roman"/>
          <w:sz w:val="19"/>
          <w:szCs w:val="19"/>
        </w:rPr>
        <w:t xml:space="preserve">aiming to contribute to </w:t>
      </w:r>
      <w:r w:rsidR="00D00E26" w:rsidRPr="003D1F31">
        <w:rPr>
          <w:rFonts w:ascii="Verdana" w:eastAsia="Times New Roman" w:hAnsi="Verdana" w:cs="Times New Roman"/>
          <w:sz w:val="19"/>
          <w:szCs w:val="19"/>
        </w:rPr>
        <w:t>education and knowledge transfer.</w:t>
      </w:r>
    </w:p>
    <w:p w14:paraId="708205A0" w14:textId="77777777" w:rsidR="002426EF" w:rsidRPr="003D1F31" w:rsidRDefault="00D00E26">
      <w:pPr>
        <w:spacing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1. Commercialisation </w:t>
      </w:r>
    </w:p>
    <w:p w14:paraId="471ECD0D" w14:textId="41F47541"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Company/Start up: </w:t>
      </w:r>
      <w:r w:rsidR="00336280">
        <w:rPr>
          <w:rFonts w:ascii="Verdana" w:eastAsia="Times New Roman" w:hAnsi="Verdana" w:cs="Times New Roman"/>
          <w:sz w:val="19"/>
          <w:szCs w:val="19"/>
        </w:rPr>
        <w:t>Three of the interviewed PIs</w:t>
      </w:r>
      <w:r w:rsidR="00A81CCF" w:rsidRPr="003D1F31">
        <w:rPr>
          <w:rFonts w:ascii="Verdana" w:eastAsia="Times New Roman" w:hAnsi="Verdana" w:cs="Times New Roman"/>
          <w:sz w:val="19"/>
          <w:szCs w:val="19"/>
        </w:rPr>
        <w:t xml:space="preserve"> from the natural and</w:t>
      </w:r>
      <w:r w:rsidRPr="003D1F31">
        <w:rPr>
          <w:rFonts w:ascii="Verdana" w:eastAsia="Times New Roman" w:hAnsi="Verdana" w:cs="Times New Roman"/>
          <w:sz w:val="19"/>
          <w:szCs w:val="19"/>
        </w:rPr>
        <w:t xml:space="preserve"> technical sciences tried </w:t>
      </w:r>
      <w:r w:rsidR="00336280">
        <w:rPr>
          <w:rFonts w:ascii="Verdana" w:eastAsia="Times New Roman" w:hAnsi="Verdana" w:cs="Times New Roman"/>
          <w:sz w:val="19"/>
          <w:szCs w:val="19"/>
        </w:rPr>
        <w:t xml:space="preserve">or still try </w:t>
      </w:r>
      <w:r w:rsidRPr="003D1F31">
        <w:rPr>
          <w:rFonts w:ascii="Verdana" w:eastAsia="Times New Roman" w:hAnsi="Verdana" w:cs="Times New Roman"/>
          <w:sz w:val="19"/>
          <w:szCs w:val="19"/>
        </w:rPr>
        <w:t>to exploit their projects by founding a company or a start-up to translate their research into a product ready for the market. The</w:t>
      </w:r>
      <w:r w:rsidR="00336280">
        <w:rPr>
          <w:rFonts w:ascii="Verdana" w:eastAsia="Times New Roman" w:hAnsi="Verdana" w:cs="Times New Roman"/>
          <w:sz w:val="19"/>
          <w:szCs w:val="19"/>
        </w:rPr>
        <w:t>y mentioned that the</w:t>
      </w:r>
      <w:r w:rsidRPr="003D1F31">
        <w:rPr>
          <w:rFonts w:ascii="Verdana" w:eastAsia="Times New Roman" w:hAnsi="Verdana" w:cs="Times New Roman"/>
          <w:sz w:val="19"/>
          <w:szCs w:val="19"/>
        </w:rPr>
        <w:t xml:space="preserve"> founding process requires a lot of funding </w:t>
      </w:r>
      <w:r w:rsidR="00336280">
        <w:rPr>
          <w:rFonts w:ascii="Verdana" w:eastAsia="Times New Roman" w:hAnsi="Verdana" w:cs="Times New Roman"/>
          <w:sz w:val="19"/>
          <w:szCs w:val="19"/>
        </w:rPr>
        <w:t xml:space="preserve">(from the public or private investors) </w:t>
      </w:r>
      <w:r w:rsidRPr="003D1F31">
        <w:rPr>
          <w:rFonts w:ascii="Verdana" w:eastAsia="Times New Roman" w:hAnsi="Verdana" w:cs="Times New Roman"/>
          <w:sz w:val="19"/>
          <w:szCs w:val="19"/>
        </w:rPr>
        <w:t xml:space="preserve">and a lot of commitment from partners with different expertise and skills. Many partners from the original projects were involved </w:t>
      </w:r>
      <w:r w:rsidR="00336280">
        <w:rPr>
          <w:rFonts w:ascii="Verdana" w:eastAsia="Times New Roman" w:hAnsi="Verdana" w:cs="Times New Roman"/>
          <w:sz w:val="19"/>
          <w:szCs w:val="19"/>
        </w:rPr>
        <w:t>in the companies or start-ups. A</w:t>
      </w:r>
      <w:r w:rsidR="00336280" w:rsidRPr="003D1F31">
        <w:rPr>
          <w:rFonts w:ascii="Verdana" w:eastAsia="Times New Roman" w:hAnsi="Verdana" w:cs="Times New Roman"/>
          <w:sz w:val="19"/>
          <w:szCs w:val="19"/>
        </w:rPr>
        <w:t>t the time of the interview</w:t>
      </w:r>
      <w:r w:rsidR="00336280">
        <w:rPr>
          <w:rFonts w:ascii="Verdana" w:eastAsia="Times New Roman" w:hAnsi="Verdana" w:cs="Times New Roman"/>
          <w:sz w:val="19"/>
          <w:szCs w:val="19"/>
        </w:rPr>
        <w:t>s,</w:t>
      </w:r>
      <w:r w:rsidR="00336280" w:rsidRPr="003D1F31">
        <w:rPr>
          <w:rFonts w:ascii="Verdana" w:eastAsia="Times New Roman" w:hAnsi="Verdana" w:cs="Times New Roman"/>
          <w:sz w:val="19"/>
          <w:szCs w:val="19"/>
        </w:rPr>
        <w:t xml:space="preserve"> </w:t>
      </w:r>
      <w:r w:rsidR="00336280">
        <w:rPr>
          <w:rFonts w:ascii="Verdana" w:eastAsia="Times New Roman" w:hAnsi="Verdana" w:cs="Times New Roman"/>
          <w:sz w:val="19"/>
          <w:szCs w:val="19"/>
        </w:rPr>
        <w:t>t</w:t>
      </w:r>
      <w:r w:rsidRPr="003D1F31">
        <w:rPr>
          <w:rFonts w:ascii="Verdana" w:eastAsia="Times New Roman" w:hAnsi="Verdana" w:cs="Times New Roman"/>
          <w:sz w:val="19"/>
          <w:szCs w:val="19"/>
        </w:rPr>
        <w:t>hese companies were in different phases; one company was at a point briefly befor</w:t>
      </w:r>
      <w:r w:rsidR="00336280">
        <w:rPr>
          <w:rFonts w:ascii="Verdana" w:eastAsia="Times New Roman" w:hAnsi="Verdana" w:cs="Times New Roman"/>
          <w:sz w:val="19"/>
          <w:szCs w:val="19"/>
        </w:rPr>
        <w:t>e bringing their first product o</w:t>
      </w:r>
      <w:r w:rsidRPr="003D1F31">
        <w:rPr>
          <w:rFonts w:ascii="Verdana" w:eastAsia="Times New Roman" w:hAnsi="Verdana" w:cs="Times New Roman"/>
          <w:sz w:val="19"/>
          <w:szCs w:val="19"/>
        </w:rPr>
        <w:t xml:space="preserve">nto the market; one company was in the set-up phase; one company was dropped after two years of existence. </w:t>
      </w:r>
      <w:r w:rsidR="00336280">
        <w:rPr>
          <w:rFonts w:ascii="Verdana" w:eastAsia="Times New Roman" w:hAnsi="Verdana" w:cs="Times New Roman"/>
          <w:sz w:val="19"/>
          <w:szCs w:val="19"/>
        </w:rPr>
        <w:t>Some other PIs</w:t>
      </w:r>
      <w:r w:rsidR="00336280" w:rsidRPr="003D1F31">
        <w:rPr>
          <w:rFonts w:ascii="Verdana" w:eastAsia="Times New Roman" w:hAnsi="Verdana" w:cs="Times New Roman"/>
          <w:sz w:val="19"/>
          <w:szCs w:val="19"/>
        </w:rPr>
        <w:t xml:space="preserve"> </w:t>
      </w:r>
      <w:r w:rsidR="00336280">
        <w:rPr>
          <w:rFonts w:ascii="Verdana" w:eastAsia="Times New Roman" w:hAnsi="Verdana" w:cs="Times New Roman"/>
          <w:sz w:val="19"/>
          <w:szCs w:val="19"/>
        </w:rPr>
        <w:t xml:space="preserve">also considered </w:t>
      </w:r>
      <w:r w:rsidRPr="003D1F31">
        <w:rPr>
          <w:rFonts w:ascii="Verdana" w:eastAsia="Times New Roman" w:hAnsi="Verdana" w:cs="Times New Roman"/>
          <w:sz w:val="19"/>
          <w:szCs w:val="19"/>
        </w:rPr>
        <w:t>founding a company to exploit the</w:t>
      </w:r>
      <w:r w:rsidR="00336280">
        <w:rPr>
          <w:rFonts w:ascii="Verdana" w:eastAsia="Times New Roman" w:hAnsi="Verdana" w:cs="Times New Roman"/>
          <w:sz w:val="19"/>
          <w:szCs w:val="19"/>
        </w:rPr>
        <w:t>ir research results</w:t>
      </w:r>
      <w:r w:rsidRPr="003D1F31">
        <w:rPr>
          <w:rFonts w:ascii="Verdana" w:eastAsia="Times New Roman" w:hAnsi="Verdana" w:cs="Times New Roman"/>
          <w:sz w:val="19"/>
          <w:szCs w:val="19"/>
        </w:rPr>
        <w:t>, but the</w:t>
      </w:r>
      <w:r w:rsidR="00336280">
        <w:rPr>
          <w:rFonts w:ascii="Verdana" w:eastAsia="Times New Roman" w:hAnsi="Verdana" w:cs="Times New Roman"/>
          <w:sz w:val="19"/>
          <w:szCs w:val="19"/>
        </w:rPr>
        <w:t>y</w:t>
      </w:r>
      <w:r w:rsidRPr="003D1F31">
        <w:rPr>
          <w:rFonts w:ascii="Verdana" w:eastAsia="Times New Roman" w:hAnsi="Verdana" w:cs="Times New Roman"/>
          <w:sz w:val="19"/>
          <w:szCs w:val="19"/>
        </w:rPr>
        <w:t xml:space="preserve"> then decided to </w:t>
      </w:r>
      <w:r w:rsidR="00A81CCF" w:rsidRPr="003D1F31">
        <w:rPr>
          <w:rFonts w:ascii="Verdana" w:eastAsia="Times New Roman" w:hAnsi="Verdana" w:cs="Times New Roman"/>
          <w:sz w:val="19"/>
          <w:szCs w:val="19"/>
        </w:rPr>
        <w:t xml:space="preserve">remain in academia, </w:t>
      </w:r>
      <w:r w:rsidR="00336280">
        <w:rPr>
          <w:rFonts w:ascii="Verdana" w:eastAsia="Times New Roman" w:hAnsi="Verdana" w:cs="Times New Roman"/>
          <w:sz w:val="19"/>
          <w:szCs w:val="19"/>
        </w:rPr>
        <w:t xml:space="preserve">to </w:t>
      </w:r>
      <w:r w:rsidRPr="003D1F31">
        <w:rPr>
          <w:rFonts w:ascii="Verdana" w:eastAsia="Times New Roman" w:hAnsi="Verdana" w:cs="Times New Roman"/>
          <w:sz w:val="19"/>
          <w:szCs w:val="19"/>
        </w:rPr>
        <w:t>draw funding from academia and leverage the existing university infrastructure, e.g., in the form of grants.</w:t>
      </w:r>
    </w:p>
    <w:p w14:paraId="03AD445E" w14:textId="77777777" w:rsidR="002426EF" w:rsidRPr="003D1F31" w:rsidRDefault="002426EF">
      <w:pPr>
        <w:spacing w:line="276" w:lineRule="auto"/>
        <w:jc w:val="both"/>
        <w:rPr>
          <w:rFonts w:ascii="Verdana" w:eastAsia="Times New Roman" w:hAnsi="Verdana" w:cs="Times New Roman"/>
          <w:sz w:val="19"/>
          <w:szCs w:val="19"/>
        </w:rPr>
      </w:pPr>
    </w:p>
    <w:p w14:paraId="2924790E" w14:textId="431E5D0F"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lastRenderedPageBreak/>
        <w:t xml:space="preserve">Patenting: </w:t>
      </w:r>
      <w:r w:rsidRPr="003D1F31">
        <w:rPr>
          <w:rFonts w:ascii="Verdana" w:eastAsia="Times New Roman" w:hAnsi="Verdana" w:cs="Times New Roman"/>
          <w:sz w:val="19"/>
          <w:szCs w:val="19"/>
        </w:rPr>
        <w:t>Patenting is seen as an important tool for technological transfer and to find industry partners for further development, in part</w:t>
      </w:r>
      <w:r w:rsidR="00A81CCF" w:rsidRPr="003D1F31">
        <w:rPr>
          <w:rFonts w:ascii="Verdana" w:eastAsia="Times New Roman" w:hAnsi="Verdana" w:cs="Times New Roman"/>
          <w:sz w:val="19"/>
          <w:szCs w:val="19"/>
        </w:rPr>
        <w:t>icular in the fields of pharmaceuticals</w:t>
      </w:r>
      <w:r w:rsidRPr="003D1F31">
        <w:rPr>
          <w:rFonts w:ascii="Verdana" w:eastAsia="Times New Roman" w:hAnsi="Verdana" w:cs="Times New Roman"/>
          <w:sz w:val="19"/>
          <w:szCs w:val="19"/>
        </w:rPr>
        <w:t>/chemistry and technology. Projects in these fields can result in several patents, which</w:t>
      </w:r>
      <w:r w:rsidR="00A81CCF" w:rsidRPr="003D1F31">
        <w:rPr>
          <w:rFonts w:ascii="Verdana" w:eastAsia="Times New Roman" w:hAnsi="Verdana" w:cs="Times New Roman"/>
          <w:sz w:val="19"/>
          <w:szCs w:val="19"/>
        </w:rPr>
        <w:t>, however,</w:t>
      </w:r>
      <w:r w:rsidRPr="003D1F31">
        <w:rPr>
          <w:rFonts w:ascii="Verdana" w:eastAsia="Times New Roman" w:hAnsi="Verdana" w:cs="Times New Roman"/>
          <w:sz w:val="19"/>
          <w:szCs w:val="19"/>
        </w:rPr>
        <w:t xml:space="preserve"> do not necessarily result in a product.</w:t>
      </w:r>
    </w:p>
    <w:p w14:paraId="7744DCAF" w14:textId="77777777" w:rsidR="002426EF" w:rsidRPr="003D1F31" w:rsidRDefault="002426EF">
      <w:pPr>
        <w:spacing w:line="276" w:lineRule="auto"/>
        <w:jc w:val="both"/>
        <w:rPr>
          <w:rFonts w:ascii="Verdana" w:eastAsia="Times New Roman" w:hAnsi="Verdana" w:cs="Times New Roman"/>
          <w:sz w:val="19"/>
          <w:szCs w:val="19"/>
        </w:rPr>
      </w:pPr>
    </w:p>
    <w:p w14:paraId="27D3142C" w14:textId="627B2834"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Further tests in practice context:</w:t>
      </w:r>
      <w:r w:rsidRPr="003D1F31">
        <w:rPr>
          <w:rFonts w:ascii="Verdana" w:eastAsia="Times New Roman" w:hAnsi="Verdana" w:cs="Times New Roman"/>
          <w:sz w:val="19"/>
          <w:szCs w:val="19"/>
        </w:rPr>
        <w:t xml:space="preserve"> For some </w:t>
      </w:r>
      <w:r w:rsidR="00336280">
        <w:rPr>
          <w:rFonts w:ascii="Verdana" w:eastAsia="Times New Roman" w:hAnsi="Verdana" w:cs="Times New Roman"/>
          <w:sz w:val="19"/>
          <w:szCs w:val="19"/>
        </w:rPr>
        <w:t>interviewees</w:t>
      </w:r>
      <w:r w:rsidRPr="003D1F31">
        <w:rPr>
          <w:rFonts w:ascii="Verdana" w:eastAsia="Times New Roman" w:hAnsi="Verdana" w:cs="Times New Roman"/>
          <w:sz w:val="19"/>
          <w:szCs w:val="19"/>
        </w:rPr>
        <w:t xml:space="preserve">, one goal of exploitation was to recruit a practice partner (e.g., a company, political administration) to further </w:t>
      </w:r>
      <w:r w:rsidR="00336280">
        <w:rPr>
          <w:rFonts w:ascii="Verdana" w:eastAsia="Times New Roman" w:hAnsi="Verdana" w:cs="Times New Roman"/>
          <w:sz w:val="19"/>
          <w:szCs w:val="19"/>
        </w:rPr>
        <w:t xml:space="preserve">uptake and </w:t>
      </w:r>
      <w:r w:rsidRPr="003D1F31">
        <w:rPr>
          <w:rFonts w:ascii="Verdana" w:eastAsia="Times New Roman" w:hAnsi="Verdana" w:cs="Times New Roman"/>
          <w:sz w:val="19"/>
          <w:szCs w:val="19"/>
        </w:rPr>
        <w:t xml:space="preserve">test their research in an applied context </w:t>
      </w:r>
      <w:r w:rsidR="00336280">
        <w:rPr>
          <w:rFonts w:ascii="Verdana" w:eastAsia="Times New Roman" w:hAnsi="Verdana" w:cs="Times New Roman"/>
          <w:sz w:val="19"/>
          <w:szCs w:val="19"/>
        </w:rPr>
        <w:t>to</w:t>
      </w:r>
      <w:r w:rsidRPr="003D1F31">
        <w:rPr>
          <w:rFonts w:ascii="Verdana" w:eastAsia="Times New Roman" w:hAnsi="Verdana" w:cs="Times New Roman"/>
          <w:sz w:val="19"/>
          <w:szCs w:val="19"/>
        </w:rPr>
        <w:t xml:space="preserve"> better estimate the potential of their approach for impact in the real world. </w:t>
      </w:r>
      <w:r w:rsidR="00A81CCF" w:rsidRPr="003D1F31">
        <w:rPr>
          <w:rFonts w:ascii="Verdana" w:eastAsia="Times New Roman" w:hAnsi="Verdana" w:cs="Times New Roman"/>
          <w:sz w:val="19"/>
          <w:szCs w:val="19"/>
        </w:rPr>
        <w:t>They see this</w:t>
      </w:r>
      <w:r w:rsidRPr="003D1F31">
        <w:rPr>
          <w:rFonts w:ascii="Verdana" w:eastAsia="Times New Roman" w:hAnsi="Verdana" w:cs="Times New Roman"/>
          <w:sz w:val="19"/>
          <w:szCs w:val="19"/>
        </w:rPr>
        <w:t xml:space="preserve"> as a </w:t>
      </w:r>
      <w:r w:rsidR="00A81CCF" w:rsidRPr="003D1F31">
        <w:rPr>
          <w:rFonts w:ascii="Verdana" w:eastAsia="Times New Roman" w:hAnsi="Verdana" w:cs="Times New Roman"/>
          <w:sz w:val="19"/>
          <w:szCs w:val="19"/>
        </w:rPr>
        <w:t>logical</w:t>
      </w:r>
      <w:r w:rsidRPr="003D1F31">
        <w:rPr>
          <w:rFonts w:ascii="Verdana" w:eastAsia="Times New Roman" w:hAnsi="Verdana" w:cs="Times New Roman"/>
          <w:sz w:val="19"/>
          <w:szCs w:val="19"/>
        </w:rPr>
        <w:t xml:space="preserve"> next step for their research, allowing them to both further their scientific investigations and challenge them in the practice context. </w:t>
      </w:r>
    </w:p>
    <w:p w14:paraId="67B9935B" w14:textId="77777777" w:rsidR="002426EF" w:rsidRPr="003D1F31" w:rsidRDefault="002426EF">
      <w:pPr>
        <w:spacing w:line="276" w:lineRule="auto"/>
        <w:jc w:val="both"/>
        <w:rPr>
          <w:rFonts w:ascii="Verdana" w:eastAsia="Times New Roman" w:hAnsi="Verdana" w:cs="Times New Roman"/>
          <w:sz w:val="19"/>
          <w:szCs w:val="19"/>
        </w:rPr>
      </w:pPr>
    </w:p>
    <w:p w14:paraId="5556ECD0" w14:textId="77777777" w:rsidR="002426EF" w:rsidRPr="003D1F31" w:rsidRDefault="002426EF">
      <w:pPr>
        <w:spacing w:line="276" w:lineRule="auto"/>
        <w:jc w:val="both"/>
        <w:rPr>
          <w:rFonts w:ascii="Verdana" w:eastAsia="Times New Roman" w:hAnsi="Verdana" w:cs="Times New Roman"/>
          <w:sz w:val="19"/>
          <w:szCs w:val="19"/>
        </w:rPr>
      </w:pPr>
    </w:p>
    <w:p w14:paraId="02C7D0D7" w14:textId="77777777" w:rsidR="002426EF" w:rsidRPr="003D1F31" w:rsidRDefault="00D00E26">
      <w:pPr>
        <w:spacing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2. Education and knowledge transfer</w:t>
      </w:r>
    </w:p>
    <w:p w14:paraId="46A38373" w14:textId="5D666217"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Consulting: </w:t>
      </w:r>
      <w:r w:rsidR="00A81CCF" w:rsidRPr="003D1F31">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w:t>
      </w:r>
      <w:r w:rsidR="00336280">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involved consulting companies as part of the exploitation activities, applying the knowledge gained </w:t>
      </w:r>
      <w:r w:rsidR="00336280">
        <w:rPr>
          <w:rFonts w:ascii="Verdana" w:eastAsia="Times New Roman" w:hAnsi="Verdana" w:cs="Times New Roman"/>
          <w:sz w:val="19"/>
          <w:szCs w:val="19"/>
        </w:rPr>
        <w:t xml:space="preserve">from </w:t>
      </w:r>
      <w:r w:rsidRPr="003D1F31">
        <w:rPr>
          <w:rFonts w:ascii="Verdana" w:eastAsia="Times New Roman" w:hAnsi="Verdana" w:cs="Times New Roman"/>
          <w:sz w:val="19"/>
          <w:szCs w:val="19"/>
        </w:rPr>
        <w:t xml:space="preserve">research. Importantly, in this project, the company was already involved in the proposal and implementation phase of the project. </w:t>
      </w:r>
    </w:p>
    <w:p w14:paraId="09F6A73A" w14:textId="77777777" w:rsidR="002426EF" w:rsidRPr="003D1F31" w:rsidRDefault="002426EF">
      <w:pPr>
        <w:spacing w:line="276" w:lineRule="auto"/>
        <w:jc w:val="both"/>
        <w:rPr>
          <w:rFonts w:ascii="Verdana" w:eastAsia="Times New Roman" w:hAnsi="Verdana" w:cs="Times New Roman"/>
          <w:sz w:val="19"/>
          <w:szCs w:val="19"/>
        </w:rPr>
      </w:pPr>
    </w:p>
    <w:p w14:paraId="567A1B62" w14:textId="669114A7"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Online Courses/ MOOC and further training:</w:t>
      </w:r>
      <w:r w:rsidRPr="003D1F31">
        <w:rPr>
          <w:rFonts w:ascii="Verdana" w:eastAsia="Times New Roman" w:hAnsi="Verdana" w:cs="Times New Roman"/>
          <w:sz w:val="19"/>
          <w:szCs w:val="19"/>
        </w:rPr>
        <w:t xml:space="preserve"> Some of the projects’ results could be </w:t>
      </w:r>
      <w:r w:rsidR="00336280">
        <w:rPr>
          <w:rFonts w:ascii="Verdana" w:eastAsia="Times New Roman" w:hAnsi="Verdana" w:cs="Times New Roman"/>
          <w:sz w:val="19"/>
          <w:szCs w:val="19"/>
        </w:rPr>
        <w:t>further exploited</w:t>
      </w:r>
      <w:r w:rsidRPr="003D1F31">
        <w:rPr>
          <w:rFonts w:ascii="Verdana" w:eastAsia="Times New Roman" w:hAnsi="Verdana" w:cs="Times New Roman"/>
          <w:sz w:val="19"/>
          <w:szCs w:val="19"/>
        </w:rPr>
        <w:t xml:space="preserve"> in the form of online courses, training (e.g., for teachers), developing curriculum modules and workshops. These formats were used as a form of knowledge transfer into the practice field. </w:t>
      </w:r>
    </w:p>
    <w:p w14:paraId="25796B1A" w14:textId="77777777" w:rsidR="002426EF" w:rsidRPr="003D1F31" w:rsidRDefault="002426EF">
      <w:pPr>
        <w:spacing w:line="276" w:lineRule="auto"/>
        <w:jc w:val="both"/>
        <w:rPr>
          <w:rFonts w:ascii="Verdana" w:eastAsia="Times New Roman" w:hAnsi="Verdana" w:cs="Times New Roman"/>
          <w:sz w:val="19"/>
          <w:szCs w:val="19"/>
        </w:rPr>
      </w:pPr>
    </w:p>
    <w:p w14:paraId="3E0E7885" w14:textId="065C14F8"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Developing guidelines:</w:t>
      </w:r>
      <w:r w:rsidRPr="003D1F31">
        <w:rPr>
          <w:rFonts w:ascii="Verdana" w:eastAsia="Times New Roman" w:hAnsi="Verdana" w:cs="Times New Roman"/>
          <w:sz w:val="19"/>
          <w:szCs w:val="19"/>
        </w:rPr>
        <w:t xml:space="preserve"> In addition to consulting</w:t>
      </w:r>
      <w:r w:rsidR="00A81CCF"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t>
      </w:r>
      <w:r w:rsidR="00A81CCF" w:rsidRPr="003D1F31">
        <w:rPr>
          <w:rFonts w:ascii="Verdana" w:eastAsia="Times New Roman" w:hAnsi="Verdana" w:cs="Times New Roman"/>
          <w:sz w:val="19"/>
          <w:szCs w:val="19"/>
        </w:rPr>
        <w:t>provision of</w:t>
      </w:r>
      <w:r w:rsidRPr="003D1F31">
        <w:rPr>
          <w:rFonts w:ascii="Verdana" w:eastAsia="Times New Roman" w:hAnsi="Verdana" w:cs="Times New Roman"/>
          <w:sz w:val="19"/>
          <w:szCs w:val="19"/>
        </w:rPr>
        <w:t xml:space="preserve"> courses or training, developing practical guidelines and principles for organisations and institutions was another form of </w:t>
      </w:r>
      <w:r w:rsidR="00336280">
        <w:rPr>
          <w:rFonts w:ascii="Verdana" w:eastAsia="Times New Roman" w:hAnsi="Verdana" w:cs="Times New Roman"/>
          <w:sz w:val="19"/>
          <w:szCs w:val="19"/>
        </w:rPr>
        <w:t>exploitation.</w:t>
      </w:r>
    </w:p>
    <w:p w14:paraId="4C32695F" w14:textId="77777777" w:rsidR="002426EF" w:rsidRPr="003D1F31" w:rsidRDefault="002426EF">
      <w:pPr>
        <w:spacing w:line="276" w:lineRule="auto"/>
        <w:jc w:val="both"/>
        <w:rPr>
          <w:rFonts w:ascii="Verdana" w:eastAsia="Times New Roman" w:hAnsi="Verdana" w:cs="Times New Roman"/>
          <w:sz w:val="19"/>
          <w:szCs w:val="19"/>
        </w:rPr>
      </w:pPr>
    </w:p>
    <w:p w14:paraId="4501404C" w14:textId="6EA3DF54"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Creating a database/publishing materials: </w:t>
      </w:r>
      <w:r w:rsidRPr="003D1F31">
        <w:rPr>
          <w:rFonts w:ascii="Verdana" w:eastAsia="Times New Roman" w:hAnsi="Verdana" w:cs="Times New Roman"/>
          <w:sz w:val="19"/>
          <w:szCs w:val="19"/>
        </w:rPr>
        <w:t xml:space="preserve">In one research project, a database </w:t>
      </w:r>
      <w:r w:rsidR="00A81CCF" w:rsidRPr="003D1F31">
        <w:rPr>
          <w:rFonts w:ascii="Verdana" w:eastAsia="Times New Roman" w:hAnsi="Verdana" w:cs="Times New Roman"/>
          <w:sz w:val="19"/>
          <w:szCs w:val="19"/>
        </w:rPr>
        <w:t xml:space="preserve">was established to systematise and prepare </w:t>
      </w:r>
      <w:r w:rsidRPr="003D1F31">
        <w:rPr>
          <w:rFonts w:ascii="Verdana" w:eastAsia="Times New Roman" w:hAnsi="Verdana" w:cs="Times New Roman"/>
          <w:sz w:val="19"/>
          <w:szCs w:val="19"/>
        </w:rPr>
        <w:t xml:space="preserve">material used in the project for a general audience; </w:t>
      </w:r>
      <w:r w:rsidR="00336280">
        <w:rPr>
          <w:rFonts w:ascii="Verdana" w:eastAsia="Times New Roman" w:hAnsi="Verdana" w:cs="Times New Roman"/>
          <w:sz w:val="19"/>
          <w:szCs w:val="19"/>
        </w:rPr>
        <w:t xml:space="preserve">data could </w:t>
      </w:r>
      <w:r w:rsidRPr="003D1F31">
        <w:rPr>
          <w:rFonts w:ascii="Verdana" w:eastAsia="Times New Roman" w:hAnsi="Verdana" w:cs="Times New Roman"/>
          <w:sz w:val="19"/>
          <w:szCs w:val="19"/>
        </w:rPr>
        <w:t>then be used by students or other researchers.</w:t>
      </w:r>
    </w:p>
    <w:p w14:paraId="5C0C74D5" w14:textId="77777777" w:rsidR="002426EF" w:rsidRPr="003D1F31" w:rsidRDefault="002426EF">
      <w:pPr>
        <w:spacing w:line="276" w:lineRule="auto"/>
        <w:jc w:val="both"/>
        <w:rPr>
          <w:rFonts w:eastAsia="Times New Roman" w:cs="Times New Roman"/>
        </w:rPr>
      </w:pPr>
    </w:p>
    <w:p w14:paraId="64EAE552" w14:textId="7FBB27D8" w:rsidR="002426EF" w:rsidRPr="00112797" w:rsidRDefault="005E7523">
      <w:pPr>
        <w:pStyle w:val="RTDBody"/>
        <w:rPr>
          <w:i/>
        </w:rPr>
      </w:pPr>
      <w:r w:rsidRPr="00112797">
        <w:rPr>
          <w:i/>
        </w:rPr>
        <w:t>Follow-up activities</w:t>
      </w:r>
    </w:p>
    <w:p w14:paraId="32EE7F87" w14:textId="102814A4" w:rsidR="002426EF" w:rsidRPr="003D1F31" w:rsidRDefault="00D00E26">
      <w:pPr>
        <w:pStyle w:val="ListParagraph"/>
        <w:spacing w:line="276" w:lineRule="auto"/>
        <w:ind w:left="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Usually, </w:t>
      </w:r>
      <w:r w:rsidR="005E7523" w:rsidRPr="003D1F31">
        <w:rPr>
          <w:rFonts w:ascii="Verdana" w:eastAsia="Times New Roman" w:hAnsi="Verdana" w:cs="Times New Roman"/>
          <w:sz w:val="19"/>
          <w:szCs w:val="19"/>
        </w:rPr>
        <w:t>SNSF projects are not starting from scratch, but</w:t>
      </w:r>
      <w:r w:rsidRPr="003D1F31">
        <w:rPr>
          <w:rFonts w:ascii="Verdana" w:eastAsia="Times New Roman" w:hAnsi="Verdana" w:cs="Times New Roman"/>
          <w:sz w:val="19"/>
          <w:szCs w:val="19"/>
        </w:rPr>
        <w:t xml:space="preserve"> </w:t>
      </w:r>
      <w:r w:rsidR="005E7523" w:rsidRPr="003D1F31">
        <w:rPr>
          <w:rFonts w:ascii="Verdana" w:eastAsia="Times New Roman" w:hAnsi="Verdana" w:cs="Times New Roman"/>
          <w:sz w:val="19"/>
          <w:szCs w:val="19"/>
        </w:rPr>
        <w:t>often build up</w:t>
      </w:r>
      <w:r w:rsidRPr="003D1F31">
        <w:rPr>
          <w:rFonts w:ascii="Verdana" w:eastAsia="Times New Roman" w:hAnsi="Verdana" w:cs="Times New Roman"/>
          <w:sz w:val="19"/>
          <w:szCs w:val="19"/>
        </w:rPr>
        <w:t xml:space="preserve"> on previous one</w:t>
      </w:r>
      <w:r w:rsidR="005E7523"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w:t>
      </w:r>
      <w:r w:rsidR="005E7523" w:rsidRPr="003D1F31">
        <w:rPr>
          <w:rFonts w:ascii="Verdana" w:eastAsia="Times New Roman" w:hAnsi="Verdana" w:cs="Times New Roman"/>
          <w:sz w:val="19"/>
          <w:szCs w:val="19"/>
        </w:rPr>
        <w:t xml:space="preserve">Conversely, the results of current projects are often the inputs for future projects. </w:t>
      </w:r>
      <w:r w:rsidRPr="003D1F31">
        <w:rPr>
          <w:rFonts w:ascii="Verdana" w:eastAsia="Times New Roman" w:hAnsi="Verdana" w:cs="Times New Roman"/>
          <w:sz w:val="19"/>
          <w:szCs w:val="19"/>
        </w:rPr>
        <w:t xml:space="preserve">The researchers are often very familiar with practice partners working in the same field. They have built partnerships and collaborated with both academic and practice partners. </w:t>
      </w:r>
      <w:r w:rsidR="005E7523" w:rsidRPr="003D1F31">
        <w:rPr>
          <w:rFonts w:ascii="Verdana" w:eastAsia="Times New Roman" w:hAnsi="Verdana" w:cs="Times New Roman"/>
          <w:sz w:val="19"/>
          <w:szCs w:val="19"/>
        </w:rPr>
        <w:t>B</w:t>
      </w:r>
      <w:r w:rsidRPr="003D1F31">
        <w:rPr>
          <w:rFonts w:ascii="Verdana" w:eastAsia="Times New Roman" w:hAnsi="Verdana" w:cs="Times New Roman"/>
          <w:sz w:val="19"/>
          <w:szCs w:val="19"/>
        </w:rPr>
        <w:t xml:space="preserve">ecause of the </w:t>
      </w:r>
      <w:r w:rsidR="005E7523" w:rsidRPr="003D1F31">
        <w:rPr>
          <w:rFonts w:ascii="Verdana" w:eastAsia="Times New Roman" w:hAnsi="Verdana" w:cs="Times New Roman"/>
          <w:sz w:val="19"/>
          <w:szCs w:val="19"/>
        </w:rPr>
        <w:t>PIs’ general activities</w:t>
      </w:r>
      <w:r w:rsidRPr="003D1F31">
        <w:rPr>
          <w:rFonts w:ascii="Verdana" w:eastAsia="Times New Roman" w:hAnsi="Verdana" w:cs="Times New Roman"/>
          <w:sz w:val="19"/>
          <w:szCs w:val="19"/>
        </w:rPr>
        <w:t xml:space="preserve"> in </w:t>
      </w:r>
      <w:r w:rsidR="005E7523" w:rsidRPr="003D1F31">
        <w:rPr>
          <w:rFonts w:ascii="Verdana" w:eastAsia="Times New Roman" w:hAnsi="Verdana" w:cs="Times New Roman"/>
          <w:sz w:val="19"/>
          <w:szCs w:val="19"/>
        </w:rPr>
        <w:t>their respective field o</w:t>
      </w:r>
      <w:r w:rsidR="00336280">
        <w:rPr>
          <w:rFonts w:ascii="Verdana" w:eastAsia="Times New Roman" w:hAnsi="Verdana" w:cs="Times New Roman"/>
          <w:sz w:val="19"/>
          <w:szCs w:val="19"/>
        </w:rPr>
        <w:t xml:space="preserve">f research, it was not always </w:t>
      </w:r>
      <w:r w:rsidR="005E7523" w:rsidRPr="003D1F31">
        <w:rPr>
          <w:rFonts w:ascii="Verdana" w:eastAsia="Times New Roman" w:hAnsi="Verdana" w:cs="Times New Roman"/>
          <w:sz w:val="19"/>
          <w:szCs w:val="19"/>
        </w:rPr>
        <w:t xml:space="preserve">possible to distinguish between distinct single projects </w:t>
      </w:r>
      <w:r w:rsidR="00C05DC3">
        <w:rPr>
          <w:rFonts w:ascii="Verdana" w:eastAsia="Times New Roman" w:hAnsi="Verdana" w:cs="Times New Roman"/>
          <w:sz w:val="19"/>
          <w:szCs w:val="19"/>
        </w:rPr>
        <w:t>with regards to</w:t>
      </w:r>
      <w:r w:rsidR="00336280">
        <w:rPr>
          <w:rFonts w:ascii="Verdana" w:eastAsia="Times New Roman" w:hAnsi="Verdana" w:cs="Times New Roman"/>
          <w:sz w:val="19"/>
          <w:szCs w:val="19"/>
        </w:rPr>
        <w:t xml:space="preserve"> their exploitation and follow-ups during </w:t>
      </w:r>
      <w:r w:rsidR="005E7523" w:rsidRPr="003D1F31">
        <w:rPr>
          <w:rFonts w:ascii="Verdana" w:eastAsia="Times New Roman" w:hAnsi="Verdana" w:cs="Times New Roman"/>
          <w:sz w:val="19"/>
          <w:szCs w:val="19"/>
        </w:rPr>
        <w:t xml:space="preserve">the interviews. </w:t>
      </w:r>
    </w:p>
    <w:p w14:paraId="029F3F27" w14:textId="77777777" w:rsidR="002426EF" w:rsidRPr="003D1F31" w:rsidRDefault="002426EF">
      <w:pPr>
        <w:pStyle w:val="ListParagraph"/>
        <w:spacing w:line="276" w:lineRule="auto"/>
        <w:ind w:left="0"/>
        <w:jc w:val="both"/>
        <w:rPr>
          <w:rFonts w:ascii="Verdana" w:eastAsia="Times New Roman" w:hAnsi="Verdana" w:cs="Times New Roman"/>
          <w:b/>
          <w:bCs/>
          <w:sz w:val="19"/>
          <w:szCs w:val="19"/>
        </w:rPr>
      </w:pPr>
    </w:p>
    <w:p w14:paraId="32467E3B" w14:textId="77777777"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1. Follow up projects:</w:t>
      </w:r>
    </w:p>
    <w:p w14:paraId="556566B7" w14:textId="77777777" w:rsidR="002426EF" w:rsidRPr="003D1F31" w:rsidRDefault="002426EF">
      <w:pPr>
        <w:pStyle w:val="ListParagraph"/>
        <w:spacing w:line="276" w:lineRule="auto"/>
        <w:jc w:val="both"/>
        <w:rPr>
          <w:rFonts w:ascii="Verdana" w:eastAsia="Times New Roman" w:hAnsi="Verdana" w:cs="Times New Roman"/>
          <w:sz w:val="19"/>
          <w:szCs w:val="19"/>
        </w:rPr>
      </w:pPr>
    </w:p>
    <w:p w14:paraId="2E225DB0" w14:textId="64AA7BDE" w:rsidR="002426EF" w:rsidRPr="003D1F31" w:rsidRDefault="00D00E26">
      <w:pPr>
        <w:pStyle w:val="ListParagraph"/>
        <w:numPr>
          <w:ilvl w:val="0"/>
          <w:numId w:val="19"/>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Pure research projects: </w:t>
      </w:r>
      <w:r w:rsidRPr="003D1F31">
        <w:rPr>
          <w:rFonts w:ascii="Verdana" w:eastAsia="Times New Roman" w:hAnsi="Verdana" w:cs="Times New Roman"/>
          <w:sz w:val="19"/>
          <w:szCs w:val="19"/>
        </w:rPr>
        <w:t>Based on research findings, methods or products developed in the SN</w:t>
      </w:r>
      <w:r w:rsidR="005E7523"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w:t>
      </w:r>
      <w:r w:rsidR="005E7523" w:rsidRPr="003D1F31">
        <w:rPr>
          <w:rFonts w:ascii="Verdana" w:eastAsia="Times New Roman" w:hAnsi="Verdana" w:cs="Times New Roman"/>
          <w:sz w:val="19"/>
          <w:szCs w:val="19"/>
        </w:rPr>
        <w:t xml:space="preserve">funded </w:t>
      </w:r>
      <w:r w:rsidRPr="003D1F31">
        <w:rPr>
          <w:rFonts w:ascii="Verdana" w:eastAsia="Times New Roman" w:hAnsi="Verdana" w:cs="Times New Roman"/>
          <w:sz w:val="19"/>
          <w:szCs w:val="19"/>
        </w:rPr>
        <w:t>projects, some follow-up p</w:t>
      </w:r>
      <w:r w:rsidR="005E7523" w:rsidRPr="003D1F31">
        <w:rPr>
          <w:rFonts w:ascii="Verdana" w:eastAsia="Times New Roman" w:hAnsi="Verdana" w:cs="Times New Roman"/>
          <w:sz w:val="19"/>
          <w:szCs w:val="19"/>
        </w:rPr>
        <w:t xml:space="preserve">rojects dealt with expanding </w:t>
      </w:r>
      <w:r w:rsidRPr="003D1F31">
        <w:rPr>
          <w:rFonts w:ascii="Verdana" w:eastAsia="Times New Roman" w:hAnsi="Verdana" w:cs="Times New Roman"/>
          <w:sz w:val="19"/>
          <w:szCs w:val="19"/>
        </w:rPr>
        <w:t xml:space="preserve">the </w:t>
      </w:r>
      <w:r w:rsidR="005E7523" w:rsidRPr="003D1F31">
        <w:rPr>
          <w:rFonts w:ascii="Verdana" w:eastAsia="Times New Roman" w:hAnsi="Verdana" w:cs="Times New Roman"/>
          <w:sz w:val="19"/>
          <w:szCs w:val="19"/>
        </w:rPr>
        <w:t xml:space="preserve">previously achieved </w:t>
      </w:r>
      <w:r w:rsidRPr="003D1F31">
        <w:rPr>
          <w:rFonts w:ascii="Verdana" w:eastAsia="Times New Roman" w:hAnsi="Verdana" w:cs="Times New Roman"/>
          <w:sz w:val="19"/>
          <w:szCs w:val="19"/>
        </w:rPr>
        <w:t xml:space="preserve">results, applying methods in new contexts, overcoming </w:t>
      </w:r>
      <w:r w:rsidR="005E7523" w:rsidRPr="003D1F31">
        <w:rPr>
          <w:rFonts w:ascii="Verdana" w:eastAsia="Times New Roman" w:hAnsi="Verdana" w:cs="Times New Roman"/>
          <w:sz w:val="19"/>
          <w:szCs w:val="19"/>
        </w:rPr>
        <w:t xml:space="preserve">previous </w:t>
      </w:r>
      <w:r w:rsidRPr="003D1F31">
        <w:rPr>
          <w:rFonts w:ascii="Verdana" w:eastAsia="Times New Roman" w:hAnsi="Verdana" w:cs="Times New Roman"/>
          <w:sz w:val="19"/>
          <w:szCs w:val="19"/>
        </w:rPr>
        <w:t>limitations, or investigating questions that remained</w:t>
      </w:r>
      <w:r w:rsidR="005E7523" w:rsidRPr="003D1F31">
        <w:rPr>
          <w:rFonts w:ascii="Verdana" w:eastAsia="Times New Roman" w:hAnsi="Verdana" w:cs="Times New Roman"/>
          <w:sz w:val="19"/>
          <w:szCs w:val="19"/>
        </w:rPr>
        <w:t xml:space="preserve"> open</w:t>
      </w:r>
      <w:r w:rsidRPr="003D1F31">
        <w:rPr>
          <w:rFonts w:ascii="Verdana" w:eastAsia="Times New Roman" w:hAnsi="Verdana" w:cs="Times New Roman"/>
          <w:sz w:val="19"/>
          <w:szCs w:val="19"/>
        </w:rPr>
        <w:t xml:space="preserve">. Often, these were conducted with some of the same </w:t>
      </w:r>
      <w:r w:rsidR="005E7523" w:rsidRPr="003D1F31">
        <w:rPr>
          <w:rFonts w:ascii="Verdana" w:eastAsia="Times New Roman" w:hAnsi="Verdana" w:cs="Times New Roman"/>
          <w:sz w:val="19"/>
          <w:szCs w:val="19"/>
        </w:rPr>
        <w:t xml:space="preserve">previous </w:t>
      </w:r>
      <w:r w:rsidRPr="003D1F31">
        <w:rPr>
          <w:rFonts w:ascii="Verdana" w:eastAsia="Times New Roman" w:hAnsi="Verdana" w:cs="Times New Roman"/>
          <w:sz w:val="19"/>
          <w:szCs w:val="19"/>
        </w:rPr>
        <w:t xml:space="preserve">academic </w:t>
      </w:r>
      <w:r w:rsidR="005E7523" w:rsidRPr="003D1F31">
        <w:rPr>
          <w:rFonts w:ascii="Verdana" w:eastAsia="Times New Roman" w:hAnsi="Verdana" w:cs="Times New Roman"/>
          <w:sz w:val="19"/>
          <w:szCs w:val="19"/>
        </w:rPr>
        <w:t>project partners</w:t>
      </w:r>
      <w:r w:rsidRPr="003D1F31">
        <w:rPr>
          <w:rFonts w:ascii="Verdana" w:eastAsia="Times New Roman" w:hAnsi="Verdana" w:cs="Times New Roman"/>
          <w:sz w:val="19"/>
          <w:szCs w:val="19"/>
        </w:rPr>
        <w:t xml:space="preserve"> or with </w:t>
      </w:r>
      <w:r w:rsidR="005E7523" w:rsidRPr="003D1F31">
        <w:rPr>
          <w:rFonts w:ascii="Verdana" w:eastAsia="Times New Roman" w:hAnsi="Verdana" w:cs="Times New Roman"/>
          <w:sz w:val="19"/>
          <w:szCs w:val="19"/>
        </w:rPr>
        <w:t xml:space="preserve">former </w:t>
      </w:r>
      <w:r w:rsidRPr="003D1F31">
        <w:rPr>
          <w:rFonts w:ascii="Verdana" w:eastAsia="Times New Roman" w:hAnsi="Verdana" w:cs="Times New Roman"/>
          <w:sz w:val="19"/>
          <w:szCs w:val="19"/>
        </w:rPr>
        <w:t xml:space="preserve">PhD students </w:t>
      </w:r>
      <w:r w:rsidR="005E7523" w:rsidRPr="003D1F31">
        <w:rPr>
          <w:rFonts w:ascii="Verdana" w:eastAsia="Times New Roman" w:hAnsi="Verdana" w:cs="Times New Roman"/>
          <w:sz w:val="19"/>
          <w:szCs w:val="19"/>
        </w:rPr>
        <w:t>who are</w:t>
      </w:r>
      <w:r w:rsidRPr="003D1F31">
        <w:rPr>
          <w:rFonts w:ascii="Verdana" w:eastAsia="Times New Roman" w:hAnsi="Verdana" w:cs="Times New Roman"/>
          <w:sz w:val="19"/>
          <w:szCs w:val="19"/>
        </w:rPr>
        <w:t xml:space="preserve"> now in new positions. Follow-up projects</w:t>
      </w:r>
      <w:r w:rsidR="005E7523" w:rsidRPr="003D1F31">
        <w:rPr>
          <w:rFonts w:ascii="Verdana" w:eastAsia="Times New Roman" w:hAnsi="Verdana" w:cs="Times New Roman"/>
          <w:sz w:val="19"/>
          <w:szCs w:val="19"/>
        </w:rPr>
        <w:t>, however,</w:t>
      </w:r>
      <w:r w:rsidRPr="003D1F31">
        <w:rPr>
          <w:rFonts w:ascii="Verdana" w:eastAsia="Times New Roman" w:hAnsi="Verdana" w:cs="Times New Roman"/>
          <w:sz w:val="19"/>
          <w:szCs w:val="19"/>
        </w:rPr>
        <w:t xml:space="preserve"> also emerged with new partners from other academic institutions. In some instances, the PIs themselves were not involved in the follow-up project, </w:t>
      </w:r>
      <w:r w:rsidR="00C05DC3">
        <w:rPr>
          <w:rFonts w:ascii="Verdana" w:eastAsia="Times New Roman" w:hAnsi="Verdana" w:cs="Times New Roman"/>
          <w:sz w:val="19"/>
          <w:szCs w:val="19"/>
        </w:rPr>
        <w:t>which</w:t>
      </w:r>
      <w:r w:rsidRPr="003D1F31">
        <w:rPr>
          <w:rFonts w:ascii="Verdana" w:eastAsia="Times New Roman" w:hAnsi="Verdana" w:cs="Times New Roman"/>
          <w:sz w:val="19"/>
          <w:szCs w:val="19"/>
        </w:rPr>
        <w:t xml:space="preserve"> was</w:t>
      </w:r>
      <w:r w:rsidR="00C05DC3">
        <w:rPr>
          <w:rFonts w:ascii="Verdana" w:eastAsia="Times New Roman" w:hAnsi="Verdana" w:cs="Times New Roman"/>
          <w:sz w:val="19"/>
          <w:szCs w:val="19"/>
        </w:rPr>
        <w:t xml:space="preserve"> then</w:t>
      </w:r>
      <w:r w:rsidRPr="003D1F31">
        <w:rPr>
          <w:rFonts w:ascii="Verdana" w:eastAsia="Times New Roman" w:hAnsi="Verdana" w:cs="Times New Roman"/>
          <w:sz w:val="19"/>
          <w:szCs w:val="19"/>
        </w:rPr>
        <w:t xml:space="preserve"> led and advanced by a former PhD student or Post Doc. In one </w:t>
      </w:r>
      <w:r w:rsidR="005E7523" w:rsidRPr="003D1F31">
        <w:rPr>
          <w:rFonts w:ascii="Verdana" w:eastAsia="Times New Roman" w:hAnsi="Verdana" w:cs="Times New Roman"/>
          <w:sz w:val="19"/>
          <w:szCs w:val="19"/>
        </w:rPr>
        <w:t>case</w:t>
      </w:r>
      <w:r w:rsidRPr="003D1F31">
        <w:rPr>
          <w:rFonts w:ascii="Verdana" w:eastAsia="Times New Roman" w:hAnsi="Verdana" w:cs="Times New Roman"/>
          <w:sz w:val="19"/>
          <w:szCs w:val="19"/>
        </w:rPr>
        <w:t xml:space="preserve">, ideas for a follow-up project resulted from exploitation and communication activities, whereby the researchers were confronted with feedback from practice, which </w:t>
      </w:r>
      <w:r w:rsidR="00C05DC3">
        <w:rPr>
          <w:rFonts w:ascii="Verdana" w:eastAsia="Times New Roman" w:hAnsi="Verdana" w:cs="Times New Roman"/>
          <w:sz w:val="19"/>
          <w:szCs w:val="19"/>
        </w:rPr>
        <w:t>provided</w:t>
      </w:r>
      <w:r w:rsidRPr="003D1F31">
        <w:rPr>
          <w:rFonts w:ascii="Verdana" w:eastAsia="Times New Roman" w:hAnsi="Verdana" w:cs="Times New Roman"/>
          <w:sz w:val="19"/>
          <w:szCs w:val="19"/>
        </w:rPr>
        <w:t xml:space="preserve"> new perspectives and impulses on the topic. In another case, the impulse to continue with a follow-up project came from the patients that were involved in the </w:t>
      </w:r>
      <w:r w:rsidR="00C05DC3">
        <w:rPr>
          <w:rFonts w:ascii="Verdana" w:eastAsia="Times New Roman" w:hAnsi="Verdana" w:cs="Times New Roman"/>
          <w:sz w:val="19"/>
          <w:szCs w:val="19"/>
        </w:rPr>
        <w:t xml:space="preserve">previous </w:t>
      </w:r>
      <w:r w:rsidRPr="003D1F31">
        <w:rPr>
          <w:rFonts w:ascii="Verdana" w:eastAsia="Times New Roman" w:hAnsi="Verdana" w:cs="Times New Roman"/>
          <w:sz w:val="19"/>
          <w:szCs w:val="19"/>
        </w:rPr>
        <w:t xml:space="preserve">study. Many smaller follow-up projects were financed with internal </w:t>
      </w:r>
      <w:r w:rsidR="00C05DC3">
        <w:rPr>
          <w:rFonts w:ascii="Verdana" w:eastAsia="Times New Roman" w:hAnsi="Verdana" w:cs="Times New Roman"/>
          <w:sz w:val="19"/>
          <w:szCs w:val="19"/>
        </w:rPr>
        <w:t xml:space="preserve">university </w:t>
      </w:r>
      <w:r w:rsidRPr="003D1F31">
        <w:rPr>
          <w:rFonts w:ascii="Verdana" w:eastAsia="Times New Roman" w:hAnsi="Verdana" w:cs="Times New Roman"/>
          <w:sz w:val="19"/>
          <w:szCs w:val="19"/>
        </w:rPr>
        <w:t xml:space="preserve">funds, which also </w:t>
      </w:r>
      <w:r w:rsidR="005E7523" w:rsidRPr="003D1F31">
        <w:rPr>
          <w:rFonts w:ascii="Verdana" w:eastAsia="Times New Roman" w:hAnsi="Verdana" w:cs="Times New Roman"/>
          <w:sz w:val="19"/>
          <w:szCs w:val="19"/>
        </w:rPr>
        <w:t xml:space="preserve">often </w:t>
      </w:r>
      <w:r w:rsidRPr="003D1F31">
        <w:rPr>
          <w:rFonts w:ascii="Verdana" w:eastAsia="Times New Roman" w:hAnsi="Verdana" w:cs="Times New Roman"/>
          <w:sz w:val="19"/>
          <w:szCs w:val="19"/>
        </w:rPr>
        <w:t xml:space="preserve">served the purpose of examining the results for the readiness of exploitation and perhaps commercialisation. Most often, the funding for </w:t>
      </w:r>
      <w:r w:rsidR="005E7523" w:rsidRPr="003D1F31">
        <w:rPr>
          <w:rFonts w:ascii="Verdana" w:eastAsia="Times New Roman" w:hAnsi="Verdana" w:cs="Times New Roman"/>
          <w:sz w:val="19"/>
          <w:szCs w:val="19"/>
        </w:rPr>
        <w:t xml:space="preserve">purely applied </w:t>
      </w:r>
      <w:r w:rsidRPr="003D1F31">
        <w:rPr>
          <w:rFonts w:ascii="Verdana" w:eastAsia="Times New Roman" w:hAnsi="Verdana" w:cs="Times New Roman"/>
          <w:sz w:val="19"/>
          <w:szCs w:val="19"/>
        </w:rPr>
        <w:t>follow-up projects stemmed from internal funding or other funding schemes</w:t>
      </w:r>
      <w:r w:rsidR="00D46495" w:rsidRPr="003D1F31">
        <w:rPr>
          <w:rFonts w:ascii="Verdana" w:eastAsia="Times New Roman" w:hAnsi="Verdana" w:cs="Times New Roman"/>
          <w:sz w:val="19"/>
          <w:szCs w:val="19"/>
        </w:rPr>
        <w:t>, but almost never from SNSF</w:t>
      </w:r>
      <w:r w:rsidRPr="003D1F31">
        <w:rPr>
          <w:rFonts w:ascii="Verdana" w:eastAsia="Times New Roman" w:hAnsi="Verdana" w:cs="Times New Roman"/>
          <w:sz w:val="19"/>
          <w:szCs w:val="19"/>
        </w:rPr>
        <w:t xml:space="preserve">. </w:t>
      </w:r>
    </w:p>
    <w:p w14:paraId="7F9B5199" w14:textId="77777777" w:rsidR="00D46495" w:rsidRPr="003D1F31" w:rsidRDefault="00D46495" w:rsidP="00C05DC3">
      <w:pPr>
        <w:pStyle w:val="ListParagraph"/>
        <w:spacing w:line="276" w:lineRule="auto"/>
        <w:ind w:left="11"/>
        <w:jc w:val="both"/>
        <w:rPr>
          <w:rFonts w:ascii="Verdana" w:eastAsia="Times New Roman" w:hAnsi="Verdana" w:cs="Times New Roman"/>
          <w:sz w:val="19"/>
          <w:szCs w:val="19"/>
        </w:rPr>
      </w:pPr>
    </w:p>
    <w:p w14:paraId="04965CBD" w14:textId="570C7F3F" w:rsidR="00D46495" w:rsidRPr="003D1F31" w:rsidRDefault="00D46495" w:rsidP="00D46495">
      <w:pPr>
        <w:pStyle w:val="ListParagraph"/>
        <w:numPr>
          <w:ilvl w:val="0"/>
          <w:numId w:val="19"/>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Practice/applied projects: </w:t>
      </w:r>
      <w:r w:rsidR="00C05DC3">
        <w:rPr>
          <w:rFonts w:ascii="Verdana" w:eastAsia="Times New Roman" w:hAnsi="Verdana" w:cs="Times New Roman"/>
          <w:sz w:val="19"/>
          <w:szCs w:val="19"/>
        </w:rPr>
        <w:t>Often</w:t>
      </w:r>
      <w:r w:rsidRPr="003D1F31">
        <w:rPr>
          <w:rFonts w:ascii="Verdana" w:eastAsia="Times New Roman" w:hAnsi="Verdana" w:cs="Times New Roman"/>
          <w:sz w:val="19"/>
          <w:szCs w:val="19"/>
        </w:rPr>
        <w:t xml:space="preserve"> applied follow-up projects were funded by Innosuisse. Accordingly, many </w:t>
      </w:r>
      <w:r w:rsidR="00C05DC3">
        <w:rPr>
          <w:rFonts w:ascii="Verdana" w:eastAsia="Times New Roman" w:hAnsi="Verdana" w:cs="Times New Roman"/>
          <w:sz w:val="19"/>
          <w:szCs w:val="19"/>
        </w:rPr>
        <w:t>interviewees reported that they</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submitted </w:t>
      </w:r>
      <w:r w:rsidR="00C05DC3">
        <w:rPr>
          <w:rFonts w:ascii="Verdana" w:eastAsia="Times New Roman" w:hAnsi="Verdana" w:cs="Times New Roman"/>
          <w:sz w:val="19"/>
          <w:szCs w:val="19"/>
        </w:rPr>
        <w:t xml:space="preserve">proposals </w:t>
      </w:r>
      <w:r w:rsidRPr="003D1F31">
        <w:rPr>
          <w:rFonts w:ascii="Verdana" w:eastAsia="Times New Roman" w:hAnsi="Verdana" w:cs="Times New Roman"/>
          <w:sz w:val="19"/>
          <w:szCs w:val="19"/>
        </w:rPr>
        <w:t xml:space="preserve">to Innosuisse to enable </w:t>
      </w:r>
      <w:r w:rsidR="00C05DC3">
        <w:rPr>
          <w:rFonts w:ascii="Verdana" w:eastAsia="Times New Roman" w:hAnsi="Verdana" w:cs="Times New Roman"/>
          <w:sz w:val="19"/>
          <w:szCs w:val="19"/>
        </w:rPr>
        <w:t>the</w:t>
      </w:r>
      <w:r w:rsidRPr="003D1F31">
        <w:rPr>
          <w:rFonts w:ascii="Verdana" w:eastAsia="Times New Roman" w:hAnsi="Verdana" w:cs="Times New Roman"/>
          <w:sz w:val="19"/>
          <w:szCs w:val="19"/>
        </w:rPr>
        <w:t xml:space="preserve"> transfer of projects results that were gained during the SN</w:t>
      </w:r>
      <w:r w:rsidR="00C05DC3">
        <w:rPr>
          <w:rFonts w:ascii="Verdana" w:eastAsia="Times New Roman" w:hAnsi="Verdana" w:cs="Times New Roman"/>
          <w:sz w:val="19"/>
          <w:szCs w:val="19"/>
        </w:rPr>
        <w:t>S</w:t>
      </w:r>
      <w:r w:rsidRPr="003D1F31">
        <w:rPr>
          <w:rFonts w:ascii="Verdana" w:eastAsia="Times New Roman" w:hAnsi="Verdana" w:cs="Times New Roman"/>
          <w:sz w:val="19"/>
          <w:szCs w:val="19"/>
        </w:rPr>
        <w:t xml:space="preserve">F project. In a few cases, follow-up projects were taken up by industry partners, in which tools and applications </w:t>
      </w:r>
      <w:r w:rsidR="00C05DC3">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further developed.</w:t>
      </w:r>
    </w:p>
    <w:p w14:paraId="0F488FE9" w14:textId="77777777" w:rsidR="00D46495" w:rsidRPr="003D1F31" w:rsidRDefault="00D46495">
      <w:pPr>
        <w:pStyle w:val="ListParagraph"/>
        <w:spacing w:line="276" w:lineRule="auto"/>
        <w:ind w:left="11"/>
        <w:jc w:val="both"/>
        <w:rPr>
          <w:rFonts w:ascii="Verdana" w:eastAsia="Times New Roman" w:hAnsi="Verdana" w:cs="Times New Roman"/>
          <w:sz w:val="19"/>
          <w:szCs w:val="19"/>
        </w:rPr>
      </w:pPr>
    </w:p>
    <w:p w14:paraId="4298FF97" w14:textId="7351CFBE" w:rsidR="002426EF" w:rsidRPr="003D1F31" w:rsidRDefault="00D00E26">
      <w:pPr>
        <w:pStyle w:val="ListParagraph"/>
        <w:numPr>
          <w:ilvl w:val="0"/>
          <w:numId w:val="19"/>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Research projects with access/involvement of practice partners: </w:t>
      </w:r>
      <w:r w:rsidRPr="003D1F31">
        <w:rPr>
          <w:rFonts w:ascii="Verdana" w:eastAsia="Times New Roman" w:hAnsi="Verdana" w:cs="Times New Roman"/>
          <w:sz w:val="19"/>
          <w:szCs w:val="19"/>
        </w:rPr>
        <w:t xml:space="preserve">Some of the follow-up projects dealt with a similar topic as the </w:t>
      </w:r>
      <w:r w:rsidR="00D46495" w:rsidRPr="003D1F31">
        <w:rPr>
          <w:rFonts w:ascii="Verdana" w:eastAsia="Times New Roman" w:hAnsi="Verdana" w:cs="Times New Roman"/>
          <w:sz w:val="19"/>
          <w:szCs w:val="19"/>
        </w:rPr>
        <w:t xml:space="preserve">previous </w:t>
      </w:r>
      <w:r w:rsidRPr="003D1F31">
        <w:rPr>
          <w:rFonts w:ascii="Verdana" w:eastAsia="Times New Roman" w:hAnsi="Verdana" w:cs="Times New Roman"/>
          <w:sz w:val="19"/>
          <w:szCs w:val="19"/>
        </w:rPr>
        <w:t>SN</w:t>
      </w:r>
      <w:r w:rsidR="00D46495" w:rsidRPr="003D1F31">
        <w:rPr>
          <w:rFonts w:ascii="Verdana" w:eastAsia="Times New Roman" w:hAnsi="Verdana" w:cs="Times New Roman"/>
          <w:sz w:val="19"/>
          <w:szCs w:val="19"/>
        </w:rPr>
        <w:t>SF project</w:t>
      </w:r>
      <w:r w:rsidRPr="003D1F31">
        <w:rPr>
          <w:rFonts w:ascii="Verdana" w:eastAsia="Times New Roman" w:hAnsi="Verdana" w:cs="Times New Roman"/>
          <w:sz w:val="19"/>
          <w:szCs w:val="19"/>
        </w:rPr>
        <w:t>, but were able to gain access to new stakeholders and practice partners</w:t>
      </w:r>
      <w:r w:rsidR="00D46495" w:rsidRPr="003D1F31">
        <w:rPr>
          <w:rFonts w:ascii="Verdana" w:eastAsia="Times New Roman" w:hAnsi="Verdana" w:cs="Times New Roman"/>
          <w:sz w:val="19"/>
          <w:szCs w:val="19"/>
        </w:rPr>
        <w:t>. This promised</w:t>
      </w:r>
      <w:r w:rsidRPr="003D1F31">
        <w:rPr>
          <w:rFonts w:ascii="Verdana" w:eastAsia="Times New Roman" w:hAnsi="Verdana" w:cs="Times New Roman"/>
          <w:sz w:val="19"/>
          <w:szCs w:val="19"/>
        </w:rPr>
        <w:t xml:space="preserve"> new avenues and opportunities of achieving impact beyond academia. There was also a follow-up project that combined research and practice by transferring the results from the SN</w:t>
      </w:r>
      <w:r w:rsidR="00D46495"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w:t>
      </w:r>
      <w:r w:rsidR="00D46495" w:rsidRPr="003D1F31">
        <w:rPr>
          <w:rFonts w:ascii="Verdana" w:eastAsia="Times New Roman" w:hAnsi="Verdana" w:cs="Times New Roman"/>
          <w:sz w:val="19"/>
          <w:szCs w:val="19"/>
        </w:rPr>
        <w:t xml:space="preserve">funded </w:t>
      </w:r>
      <w:r w:rsidRPr="003D1F31">
        <w:rPr>
          <w:rFonts w:ascii="Verdana" w:eastAsia="Times New Roman" w:hAnsi="Verdana" w:cs="Times New Roman"/>
          <w:sz w:val="19"/>
          <w:szCs w:val="19"/>
        </w:rPr>
        <w:t xml:space="preserve">project to other applied contexts </w:t>
      </w:r>
      <w:r w:rsidR="00D46495" w:rsidRPr="003D1F31">
        <w:rPr>
          <w:rFonts w:ascii="Verdana" w:eastAsia="Times New Roman" w:hAnsi="Verdana" w:cs="Times New Roman"/>
          <w:sz w:val="19"/>
          <w:szCs w:val="19"/>
        </w:rPr>
        <w:t>including the</w:t>
      </w:r>
      <w:r w:rsidRPr="003D1F31">
        <w:rPr>
          <w:rFonts w:ascii="Verdana" w:eastAsia="Times New Roman" w:hAnsi="Verdana" w:cs="Times New Roman"/>
          <w:sz w:val="19"/>
          <w:szCs w:val="19"/>
        </w:rPr>
        <w:t xml:space="preserve"> develop</w:t>
      </w:r>
      <w:r w:rsidR="00D46495" w:rsidRPr="003D1F31">
        <w:rPr>
          <w:rFonts w:ascii="Verdana" w:eastAsia="Times New Roman" w:hAnsi="Verdana" w:cs="Times New Roman"/>
          <w:sz w:val="19"/>
          <w:szCs w:val="19"/>
        </w:rPr>
        <w:t>ment of</w:t>
      </w:r>
      <w:r w:rsidRPr="003D1F31">
        <w:rPr>
          <w:rFonts w:ascii="Verdana" w:eastAsia="Times New Roman" w:hAnsi="Verdana" w:cs="Times New Roman"/>
          <w:sz w:val="19"/>
          <w:szCs w:val="19"/>
        </w:rPr>
        <w:t xml:space="preserve"> guidelines for the responsible institutions. One </w:t>
      </w:r>
      <w:r w:rsidR="00C05DC3">
        <w:rPr>
          <w:rFonts w:ascii="Verdana" w:eastAsia="Times New Roman" w:hAnsi="Verdana" w:cs="Times New Roman"/>
          <w:sz w:val="19"/>
          <w:szCs w:val="19"/>
        </w:rPr>
        <w:t>PI</w:t>
      </w:r>
      <w:r w:rsidRPr="003D1F31">
        <w:rPr>
          <w:rFonts w:ascii="Verdana" w:eastAsia="Times New Roman" w:hAnsi="Verdana" w:cs="Times New Roman"/>
          <w:sz w:val="19"/>
          <w:szCs w:val="19"/>
        </w:rPr>
        <w:t xml:space="preserve"> participated in an art exhibition where he contributed an installation based on </w:t>
      </w:r>
      <w:r w:rsidR="00C05DC3">
        <w:rPr>
          <w:rFonts w:ascii="Verdana" w:eastAsia="Times New Roman" w:hAnsi="Verdana" w:cs="Times New Roman"/>
          <w:sz w:val="19"/>
          <w:szCs w:val="19"/>
        </w:rPr>
        <w:t>his</w:t>
      </w:r>
      <w:r w:rsidRPr="003D1F31">
        <w:rPr>
          <w:rFonts w:ascii="Verdana" w:eastAsia="Times New Roman" w:hAnsi="Verdana" w:cs="Times New Roman"/>
          <w:sz w:val="19"/>
          <w:szCs w:val="19"/>
        </w:rPr>
        <w:t xml:space="preserve"> </w:t>
      </w:r>
      <w:r w:rsidR="00D46495" w:rsidRPr="003D1F31">
        <w:rPr>
          <w:rFonts w:ascii="Verdana" w:eastAsia="Times New Roman" w:hAnsi="Verdana" w:cs="Times New Roman"/>
          <w:sz w:val="19"/>
          <w:szCs w:val="19"/>
        </w:rPr>
        <w:t xml:space="preserve">SNSF funded </w:t>
      </w:r>
      <w:r w:rsidRPr="003D1F31">
        <w:rPr>
          <w:rFonts w:ascii="Verdana" w:eastAsia="Times New Roman" w:hAnsi="Verdana" w:cs="Times New Roman"/>
          <w:sz w:val="19"/>
          <w:szCs w:val="19"/>
        </w:rPr>
        <w:t>research project. Efforts were also made to involve industry partners or private fou</w:t>
      </w:r>
      <w:r w:rsidR="00D46495" w:rsidRPr="003D1F31">
        <w:rPr>
          <w:rFonts w:ascii="Verdana" w:eastAsia="Times New Roman" w:hAnsi="Verdana" w:cs="Times New Roman"/>
          <w:sz w:val="19"/>
          <w:szCs w:val="19"/>
        </w:rPr>
        <w:t xml:space="preserve">ndations in funding to enable </w:t>
      </w:r>
      <w:r w:rsidRPr="003D1F31">
        <w:rPr>
          <w:rFonts w:ascii="Verdana" w:eastAsia="Times New Roman" w:hAnsi="Verdana" w:cs="Times New Roman"/>
          <w:sz w:val="19"/>
          <w:szCs w:val="19"/>
        </w:rPr>
        <w:t>follow-up project</w:t>
      </w:r>
      <w:r w:rsidR="00D46495" w:rsidRPr="003D1F31">
        <w:rPr>
          <w:rFonts w:ascii="Verdana" w:eastAsia="Times New Roman" w:hAnsi="Verdana" w:cs="Times New Roman"/>
          <w:sz w:val="19"/>
          <w:szCs w:val="19"/>
        </w:rPr>
        <w:t xml:space="preserve">s. </w:t>
      </w:r>
    </w:p>
    <w:p w14:paraId="2147BC02" w14:textId="77777777" w:rsidR="002426EF" w:rsidRPr="003D1F31" w:rsidRDefault="002426EF">
      <w:pPr>
        <w:pStyle w:val="ListParagraph"/>
        <w:spacing w:line="276" w:lineRule="auto"/>
        <w:ind w:left="1440"/>
        <w:jc w:val="both"/>
        <w:rPr>
          <w:rFonts w:ascii="Verdana" w:eastAsia="Times New Roman" w:hAnsi="Verdana" w:cs="Times New Roman"/>
          <w:sz w:val="19"/>
          <w:szCs w:val="19"/>
        </w:rPr>
      </w:pPr>
    </w:p>
    <w:p w14:paraId="58046EF8" w14:textId="4215E578"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2. Further collaborations with project partners: </w:t>
      </w:r>
      <w:r w:rsidR="00C05DC3">
        <w:rPr>
          <w:rFonts w:ascii="Verdana" w:eastAsia="Times New Roman" w:hAnsi="Verdana" w:cs="Times New Roman"/>
          <w:sz w:val="19"/>
          <w:szCs w:val="19"/>
        </w:rPr>
        <w:t>More than</w:t>
      </w:r>
      <w:r w:rsidRPr="003D1F31">
        <w:rPr>
          <w:rFonts w:ascii="Verdana" w:eastAsia="Times New Roman" w:hAnsi="Verdana" w:cs="Times New Roman"/>
          <w:sz w:val="19"/>
          <w:szCs w:val="19"/>
        </w:rPr>
        <w:t xml:space="preserve"> half of the </w:t>
      </w:r>
      <w:r w:rsidR="00C05DC3">
        <w:rPr>
          <w:rFonts w:ascii="Verdana" w:eastAsia="Times New Roman" w:hAnsi="Verdana" w:cs="Times New Roman"/>
          <w:sz w:val="19"/>
          <w:szCs w:val="19"/>
        </w:rPr>
        <w:t>interviewed PIs who were involved in</w:t>
      </w:r>
      <w:r w:rsidRPr="003D1F31">
        <w:rPr>
          <w:rFonts w:ascii="Verdana" w:eastAsia="Times New Roman" w:hAnsi="Verdana" w:cs="Times New Roman"/>
          <w:sz w:val="19"/>
          <w:szCs w:val="19"/>
        </w:rPr>
        <w:t xml:space="preserve"> collaboration</w:t>
      </w:r>
      <w:r w:rsidR="00C05DC3">
        <w:rPr>
          <w:rFonts w:ascii="Verdana" w:eastAsia="Times New Roman" w:hAnsi="Verdana" w:cs="Times New Roman"/>
          <w:sz w:val="19"/>
          <w:szCs w:val="19"/>
        </w:rPr>
        <w:t>s</w:t>
      </w:r>
      <w:r w:rsidRPr="003D1F31">
        <w:rPr>
          <w:rFonts w:ascii="Verdana" w:eastAsia="Times New Roman" w:hAnsi="Verdana" w:cs="Times New Roman"/>
          <w:sz w:val="19"/>
          <w:szCs w:val="19"/>
        </w:rPr>
        <w:t xml:space="preserve"> with companies during the project implementation phase continued after the official </w:t>
      </w:r>
      <w:r w:rsidR="00D46495" w:rsidRPr="003D1F31">
        <w:rPr>
          <w:rFonts w:ascii="Verdana" w:eastAsia="Times New Roman" w:hAnsi="Verdana" w:cs="Times New Roman"/>
          <w:sz w:val="19"/>
          <w:szCs w:val="19"/>
        </w:rPr>
        <w:t xml:space="preserve">end of the </w:t>
      </w:r>
      <w:r w:rsidRPr="003D1F31">
        <w:rPr>
          <w:rFonts w:ascii="Verdana" w:eastAsia="Times New Roman" w:hAnsi="Verdana" w:cs="Times New Roman"/>
          <w:sz w:val="19"/>
          <w:szCs w:val="19"/>
        </w:rPr>
        <w:t>project. In other cases, further collaborations with national and international academic partners</w:t>
      </w:r>
      <w:r w:rsidR="00C05DC3">
        <w:rPr>
          <w:rFonts w:ascii="Verdana" w:eastAsia="Times New Roman" w:hAnsi="Verdana" w:cs="Times New Roman"/>
          <w:sz w:val="19"/>
          <w:szCs w:val="19"/>
        </w:rPr>
        <w:t xml:space="preserve"> with the aim of </w:t>
      </w:r>
      <w:r w:rsidRPr="003D1F31">
        <w:rPr>
          <w:rFonts w:ascii="Verdana" w:eastAsia="Times New Roman" w:hAnsi="Verdana" w:cs="Times New Roman"/>
          <w:sz w:val="19"/>
          <w:szCs w:val="19"/>
        </w:rPr>
        <w:t xml:space="preserve"> submitting proposals for new projects, publishing papers, setting up labs, and working together on projects on different topics, were reported.</w:t>
      </w:r>
    </w:p>
    <w:p w14:paraId="3D21FC8E" w14:textId="099F3735"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In some fie</w:t>
      </w:r>
      <w:r w:rsidR="00C05DC3">
        <w:rPr>
          <w:rFonts w:ascii="Verdana" w:eastAsia="Times New Roman" w:hAnsi="Verdana" w:cs="Times New Roman"/>
          <w:sz w:val="19"/>
          <w:szCs w:val="19"/>
        </w:rPr>
        <w:t>lds (e.g.</w:t>
      </w:r>
      <w:r w:rsidR="00D46495" w:rsidRPr="003D1F31">
        <w:rPr>
          <w:rFonts w:ascii="Verdana" w:eastAsia="Times New Roman" w:hAnsi="Verdana" w:cs="Times New Roman"/>
          <w:sz w:val="19"/>
          <w:szCs w:val="19"/>
        </w:rPr>
        <w:t xml:space="preserve"> education, medicine), </w:t>
      </w:r>
      <w:r w:rsidRPr="003D1F31">
        <w:rPr>
          <w:rFonts w:ascii="Verdana" w:eastAsia="Times New Roman" w:hAnsi="Verdana" w:cs="Times New Roman"/>
          <w:sz w:val="19"/>
          <w:szCs w:val="19"/>
        </w:rPr>
        <w:t>the academic partners are already conn</w:t>
      </w:r>
      <w:r w:rsidR="00C05DC3">
        <w:rPr>
          <w:rFonts w:ascii="Verdana" w:eastAsia="Times New Roman" w:hAnsi="Verdana" w:cs="Times New Roman"/>
          <w:sz w:val="19"/>
          <w:szCs w:val="19"/>
        </w:rPr>
        <w:t>ected through their institution</w:t>
      </w:r>
      <w:r w:rsidRPr="003D1F31">
        <w:rPr>
          <w:rFonts w:ascii="Verdana" w:eastAsia="Times New Roman" w:hAnsi="Verdana" w:cs="Times New Roman"/>
          <w:sz w:val="19"/>
          <w:szCs w:val="19"/>
        </w:rPr>
        <w:t xml:space="preserve"> </w:t>
      </w:r>
      <w:r w:rsidR="00D46495" w:rsidRPr="003D1F31">
        <w:rPr>
          <w:rFonts w:ascii="Verdana" w:eastAsia="Times New Roman" w:hAnsi="Verdana" w:cs="Times New Roman"/>
          <w:sz w:val="19"/>
          <w:szCs w:val="19"/>
        </w:rPr>
        <w:t>such as</w:t>
      </w:r>
      <w:r w:rsidRPr="003D1F31">
        <w:rPr>
          <w:rFonts w:ascii="Verdana" w:eastAsia="Times New Roman" w:hAnsi="Verdana" w:cs="Times New Roman"/>
          <w:sz w:val="19"/>
          <w:szCs w:val="19"/>
        </w:rPr>
        <w:t xml:space="preserve"> medical researchers and doctors </w:t>
      </w:r>
      <w:r w:rsidR="00D46495" w:rsidRPr="003D1F31">
        <w:rPr>
          <w:rFonts w:ascii="Verdana" w:eastAsia="Times New Roman" w:hAnsi="Verdana" w:cs="Times New Roman"/>
          <w:sz w:val="19"/>
          <w:szCs w:val="19"/>
        </w:rPr>
        <w:t xml:space="preserve">who </w:t>
      </w:r>
      <w:r w:rsidRPr="003D1F31">
        <w:rPr>
          <w:rFonts w:ascii="Verdana" w:eastAsia="Times New Roman" w:hAnsi="Verdana" w:cs="Times New Roman"/>
          <w:sz w:val="19"/>
          <w:szCs w:val="19"/>
        </w:rPr>
        <w:t xml:space="preserve">are both </w:t>
      </w:r>
      <w:r w:rsidR="00D46495" w:rsidRPr="003D1F31">
        <w:rPr>
          <w:rFonts w:ascii="Verdana" w:eastAsia="Times New Roman" w:hAnsi="Verdana" w:cs="Times New Roman"/>
          <w:sz w:val="19"/>
          <w:szCs w:val="19"/>
        </w:rPr>
        <w:t>working at the same</w:t>
      </w:r>
      <w:r w:rsidRPr="003D1F31">
        <w:rPr>
          <w:rFonts w:ascii="Verdana" w:eastAsia="Times New Roman" w:hAnsi="Verdana" w:cs="Times New Roman"/>
          <w:sz w:val="19"/>
          <w:szCs w:val="19"/>
        </w:rPr>
        <w:t xml:space="preserve"> university hospital, or researchers in education science</w:t>
      </w:r>
      <w:r w:rsidR="00D46495" w:rsidRPr="003D1F31">
        <w:rPr>
          <w:rFonts w:ascii="Verdana" w:eastAsia="Times New Roman" w:hAnsi="Verdana" w:cs="Times New Roman"/>
          <w:sz w:val="19"/>
          <w:szCs w:val="19"/>
        </w:rPr>
        <w:t xml:space="preserve"> who</w:t>
      </w:r>
      <w:r w:rsidRPr="003D1F31">
        <w:rPr>
          <w:rFonts w:ascii="Verdana" w:eastAsia="Times New Roman" w:hAnsi="Verdana" w:cs="Times New Roman"/>
          <w:sz w:val="19"/>
          <w:szCs w:val="19"/>
        </w:rPr>
        <w:t xml:space="preserve"> do their research at the same institution </w:t>
      </w:r>
      <w:r w:rsidR="00582CD6">
        <w:rPr>
          <w:rFonts w:ascii="Verdana" w:eastAsia="Times New Roman" w:hAnsi="Verdana" w:cs="Times New Roman"/>
          <w:sz w:val="19"/>
          <w:szCs w:val="19"/>
        </w:rPr>
        <w:t>that trains future teachers. Such</w:t>
      </w:r>
      <w:r w:rsidRPr="003D1F31">
        <w:rPr>
          <w:rFonts w:ascii="Verdana" w:eastAsia="Times New Roman" w:hAnsi="Verdana" w:cs="Times New Roman"/>
          <w:sz w:val="19"/>
          <w:szCs w:val="19"/>
        </w:rPr>
        <w:t xml:space="preserve"> institutional connection</w:t>
      </w:r>
      <w:r w:rsidR="00582CD6">
        <w:rPr>
          <w:rFonts w:ascii="Verdana" w:eastAsia="Times New Roman" w:hAnsi="Verdana" w:cs="Times New Roman"/>
          <w:sz w:val="19"/>
          <w:szCs w:val="19"/>
        </w:rPr>
        <w:t>s</w:t>
      </w:r>
      <w:r w:rsidRPr="003D1F31">
        <w:rPr>
          <w:rFonts w:ascii="Verdana" w:eastAsia="Times New Roman" w:hAnsi="Verdana" w:cs="Times New Roman"/>
          <w:sz w:val="19"/>
          <w:szCs w:val="19"/>
        </w:rPr>
        <w:t xml:space="preserve"> </w:t>
      </w:r>
      <w:r w:rsidR="00582CD6">
        <w:rPr>
          <w:rFonts w:ascii="Verdana" w:eastAsia="Times New Roman" w:hAnsi="Verdana" w:cs="Times New Roman"/>
          <w:sz w:val="19"/>
          <w:szCs w:val="19"/>
        </w:rPr>
        <w:t>enable</w:t>
      </w:r>
      <w:r w:rsidRPr="003D1F31">
        <w:rPr>
          <w:rFonts w:ascii="Verdana" w:eastAsia="Times New Roman" w:hAnsi="Verdana" w:cs="Times New Roman"/>
          <w:sz w:val="19"/>
          <w:szCs w:val="19"/>
        </w:rPr>
        <w:t xml:space="preserve"> exchange and collaboration and </w:t>
      </w:r>
      <w:r w:rsidR="00582CD6">
        <w:rPr>
          <w:rFonts w:ascii="Verdana" w:eastAsia="Times New Roman" w:hAnsi="Verdana" w:cs="Times New Roman"/>
          <w:sz w:val="19"/>
          <w:szCs w:val="19"/>
        </w:rPr>
        <w:t>facilitate</w:t>
      </w:r>
      <w:r w:rsidRPr="003D1F31">
        <w:rPr>
          <w:rFonts w:ascii="Verdana" w:eastAsia="Times New Roman" w:hAnsi="Verdana" w:cs="Times New Roman"/>
          <w:sz w:val="19"/>
          <w:szCs w:val="19"/>
        </w:rPr>
        <w:t xml:space="preserve"> ongoing communication. </w:t>
      </w:r>
    </w:p>
    <w:p w14:paraId="5BE2B2F8" w14:textId="77777777" w:rsidR="002426EF" w:rsidRPr="003D1F31" w:rsidRDefault="002426EF">
      <w:pPr>
        <w:spacing w:line="276" w:lineRule="auto"/>
        <w:jc w:val="both"/>
        <w:rPr>
          <w:rFonts w:ascii="Verdana" w:eastAsia="Times New Roman" w:hAnsi="Verdana" w:cs="Times New Roman"/>
          <w:b/>
          <w:bCs/>
          <w:sz w:val="19"/>
          <w:szCs w:val="19"/>
        </w:rPr>
      </w:pPr>
    </w:p>
    <w:p w14:paraId="22F8B6B4" w14:textId="14B2B20F"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3. </w:t>
      </w:r>
      <w:r w:rsidR="00D46495" w:rsidRPr="003D1F31">
        <w:rPr>
          <w:rFonts w:ascii="Verdana" w:eastAsia="Times New Roman" w:hAnsi="Verdana" w:cs="Times New Roman"/>
          <w:b/>
          <w:bCs/>
          <w:sz w:val="19"/>
          <w:szCs w:val="19"/>
        </w:rPr>
        <w:t>Staying in touch</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Many </w:t>
      </w:r>
      <w:r w:rsidR="00D46495"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are still in contact with their </w:t>
      </w:r>
      <w:r w:rsidR="00D46495" w:rsidRPr="003D1F31">
        <w:rPr>
          <w:rFonts w:ascii="Verdana" w:eastAsia="Times New Roman" w:hAnsi="Verdana" w:cs="Times New Roman"/>
          <w:sz w:val="19"/>
          <w:szCs w:val="19"/>
        </w:rPr>
        <w:t>previous project</w:t>
      </w:r>
      <w:r w:rsidRPr="003D1F31">
        <w:rPr>
          <w:rFonts w:ascii="Verdana" w:eastAsia="Times New Roman" w:hAnsi="Verdana" w:cs="Times New Roman"/>
          <w:sz w:val="19"/>
          <w:szCs w:val="19"/>
        </w:rPr>
        <w:t xml:space="preserve"> partners and contacts from practice, despite the project's end. Some </w:t>
      </w:r>
      <w:r w:rsidR="00D46495" w:rsidRPr="003D1F31">
        <w:rPr>
          <w:rFonts w:ascii="Verdana" w:eastAsia="Times New Roman" w:hAnsi="Verdana" w:cs="Times New Roman"/>
          <w:sz w:val="19"/>
          <w:szCs w:val="19"/>
        </w:rPr>
        <w:t>PIs also</w:t>
      </w:r>
      <w:r w:rsidRPr="003D1F31">
        <w:rPr>
          <w:rFonts w:ascii="Verdana" w:eastAsia="Times New Roman" w:hAnsi="Verdana" w:cs="Times New Roman"/>
          <w:sz w:val="19"/>
          <w:szCs w:val="19"/>
        </w:rPr>
        <w:t xml:space="preserve"> work at </w:t>
      </w:r>
      <w:r w:rsidRPr="003D1F31">
        <w:rPr>
          <w:rFonts w:ascii="Verdana" w:eastAsia="Times New Roman" w:hAnsi="Verdana" w:cs="Times New Roman"/>
          <w:sz w:val="19"/>
          <w:szCs w:val="19"/>
        </w:rPr>
        <w:lastRenderedPageBreak/>
        <w:t xml:space="preserve">institutions that regularly interact with other practice institutions and foster student and employee mobility, often with the prospect of continuing the collaboration </w:t>
      </w:r>
      <w:r w:rsidR="00582CD6">
        <w:rPr>
          <w:rFonts w:ascii="Verdana" w:eastAsia="Times New Roman" w:hAnsi="Verdana" w:cs="Times New Roman"/>
          <w:sz w:val="19"/>
          <w:szCs w:val="19"/>
        </w:rPr>
        <w:t>with the help of</w:t>
      </w:r>
      <w:r w:rsidRPr="003D1F31">
        <w:rPr>
          <w:rFonts w:ascii="Verdana" w:eastAsia="Times New Roman" w:hAnsi="Verdana" w:cs="Times New Roman"/>
          <w:sz w:val="19"/>
          <w:szCs w:val="19"/>
        </w:rPr>
        <w:t xml:space="preserve"> a new project.</w:t>
      </w:r>
    </w:p>
    <w:p w14:paraId="3A85CC5E" w14:textId="73CF94DE" w:rsidR="002426EF" w:rsidRPr="003D1F31" w:rsidRDefault="00D46495">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However</w:t>
      </w:r>
      <w:r w:rsidR="00D00E2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the interviewed PIs</w:t>
      </w:r>
      <w:r w:rsidR="00D00E26" w:rsidRPr="003D1F31">
        <w:rPr>
          <w:rFonts w:ascii="Verdana" w:eastAsia="Times New Roman" w:hAnsi="Verdana" w:cs="Times New Roman"/>
          <w:sz w:val="19"/>
          <w:szCs w:val="19"/>
        </w:rPr>
        <w:t xml:space="preserve"> do not stay in contact with all of their practice partners</w:t>
      </w:r>
      <w:r w:rsidR="00582CD6">
        <w:rPr>
          <w:rFonts w:ascii="Verdana" w:eastAsia="Times New Roman" w:hAnsi="Verdana" w:cs="Times New Roman"/>
          <w:sz w:val="19"/>
          <w:szCs w:val="19"/>
        </w:rPr>
        <w:t>.</w:t>
      </w:r>
      <w:r w:rsidRPr="003D1F31">
        <w:rPr>
          <w:rFonts w:ascii="Verdana" w:eastAsia="Times New Roman" w:hAnsi="Verdana" w:cs="Times New Roman"/>
          <w:sz w:val="19"/>
          <w:szCs w:val="19"/>
        </w:rPr>
        <w:t xml:space="preserve"> If</w:t>
      </w:r>
      <w:r w:rsidR="00D00E26" w:rsidRPr="003D1F31">
        <w:rPr>
          <w:rFonts w:ascii="Verdana" w:eastAsia="Times New Roman" w:hAnsi="Verdana" w:cs="Times New Roman"/>
          <w:sz w:val="19"/>
          <w:szCs w:val="19"/>
        </w:rPr>
        <w:t xml:space="preserve"> they found an interested and engaged practice partner during the project, they try </w:t>
      </w:r>
      <w:r w:rsidRPr="003D1F31">
        <w:rPr>
          <w:rFonts w:ascii="Verdana" w:eastAsia="Times New Roman" w:hAnsi="Verdana" w:cs="Times New Roman"/>
          <w:sz w:val="19"/>
          <w:szCs w:val="19"/>
        </w:rPr>
        <w:t>to</w:t>
      </w:r>
      <w:r w:rsidR="00D00E26" w:rsidRPr="003D1F31">
        <w:rPr>
          <w:rFonts w:ascii="Verdana" w:eastAsia="Times New Roman" w:hAnsi="Verdana" w:cs="Times New Roman"/>
          <w:sz w:val="19"/>
          <w:szCs w:val="19"/>
        </w:rPr>
        <w:t xml:space="preserve"> stay in touch and to exchange ideas and knowledge in the future. </w:t>
      </w:r>
      <w:r w:rsidR="00582CD6" w:rsidRPr="00582CD6">
        <w:rPr>
          <w:rFonts w:ascii="Verdana" w:eastAsia="Times New Roman" w:hAnsi="Verdana" w:cs="Times New Roman"/>
          <w:sz w:val="19"/>
          <w:szCs w:val="19"/>
        </w:rPr>
        <w:t xml:space="preserve">They value the contacts made during the SNSF project as a way of expanding their network and drawing on it when a new potential project or other opportunities for collaboration arise. </w:t>
      </w:r>
      <w:r w:rsidR="00D00E26" w:rsidRPr="003D1F31">
        <w:rPr>
          <w:rFonts w:ascii="Verdana" w:eastAsia="Times New Roman" w:hAnsi="Verdana" w:cs="Times New Roman"/>
          <w:sz w:val="19"/>
          <w:szCs w:val="19"/>
        </w:rPr>
        <w:t>Oftentimes, the contact between academic and practice partners had already existed before the project started</w:t>
      </w:r>
      <w:r w:rsidR="00582CD6">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because the researchers have been active in the same field for years and have built expertise. Then these contacts are </w:t>
      </w:r>
      <w:r w:rsidR="00F97735" w:rsidRPr="003D1F31">
        <w:rPr>
          <w:rFonts w:ascii="Verdana" w:eastAsia="Times New Roman" w:hAnsi="Verdana" w:cs="Times New Roman"/>
          <w:sz w:val="19"/>
          <w:szCs w:val="19"/>
        </w:rPr>
        <w:t xml:space="preserve">usually </w:t>
      </w:r>
      <w:r w:rsidR="00D00E26" w:rsidRPr="003D1F31">
        <w:rPr>
          <w:rFonts w:ascii="Verdana" w:eastAsia="Times New Roman" w:hAnsi="Verdana" w:cs="Times New Roman"/>
          <w:sz w:val="19"/>
          <w:szCs w:val="19"/>
        </w:rPr>
        <w:t>ongoing after the SN</w:t>
      </w:r>
      <w:r w:rsidR="00F97735"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F project has ended.</w:t>
      </w:r>
    </w:p>
    <w:p w14:paraId="39FDF5BC" w14:textId="77777777" w:rsidR="002426EF" w:rsidRPr="003D1F31" w:rsidRDefault="002426EF">
      <w:pPr>
        <w:spacing w:line="276" w:lineRule="auto"/>
        <w:jc w:val="both"/>
        <w:rPr>
          <w:rFonts w:ascii="Verdana" w:eastAsia="Times New Roman" w:hAnsi="Verdana" w:cs="Times New Roman"/>
          <w:sz w:val="19"/>
          <w:szCs w:val="19"/>
        </w:rPr>
      </w:pPr>
    </w:p>
    <w:p w14:paraId="5EC900FD" w14:textId="483D2077"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4. Other long-term benefits of the project: </w:t>
      </w:r>
      <w:r w:rsidRPr="003D1F31">
        <w:rPr>
          <w:rFonts w:ascii="Verdana" w:eastAsia="Times New Roman" w:hAnsi="Verdana" w:cs="Times New Roman"/>
          <w:sz w:val="19"/>
          <w:szCs w:val="19"/>
        </w:rPr>
        <w:t>Another benefit in terms of sustainability is that researchers can increase their recognition within the scientific community, but also among relevant stakeholder</w:t>
      </w:r>
      <w:r w:rsidR="00F97735" w:rsidRPr="003D1F31">
        <w:rPr>
          <w:rFonts w:ascii="Verdana" w:eastAsia="Times New Roman" w:hAnsi="Verdana" w:cs="Times New Roman"/>
          <w:sz w:val="19"/>
          <w:szCs w:val="19"/>
        </w:rPr>
        <w:t xml:space="preserve"> communitie</w:t>
      </w:r>
      <w:r w:rsidRPr="003D1F31">
        <w:rPr>
          <w:rFonts w:ascii="Verdana" w:eastAsia="Times New Roman" w:hAnsi="Verdana" w:cs="Times New Roman"/>
          <w:sz w:val="19"/>
          <w:szCs w:val="19"/>
        </w:rPr>
        <w:t>s from practice and industry.</w:t>
      </w:r>
    </w:p>
    <w:p w14:paraId="5B7F1352" w14:textId="2A9AC252" w:rsidR="002426EF" w:rsidRPr="003D1F31" w:rsidRDefault="002426EF">
      <w:pPr>
        <w:pStyle w:val="RTDBody"/>
      </w:pPr>
    </w:p>
    <w:p w14:paraId="351506A8" w14:textId="2C52F930" w:rsidR="002426EF" w:rsidRPr="003D1F31" w:rsidRDefault="00532180">
      <w:pPr>
        <w:pStyle w:val="RTDHeading02"/>
        <w:numPr>
          <w:ilvl w:val="0"/>
          <w:numId w:val="2"/>
        </w:numPr>
        <w:ind w:left="709" w:hanging="709"/>
        <w:outlineLvl w:val="0"/>
        <w:rPr>
          <w:sz w:val="28"/>
          <w:szCs w:val="28"/>
        </w:rPr>
      </w:pPr>
      <w:bookmarkStart w:id="123" w:name="_Toc106728081"/>
      <w:r>
        <w:rPr>
          <w:sz w:val="28"/>
          <w:szCs w:val="28"/>
        </w:rPr>
        <w:t xml:space="preserve">LIMITATIONS AND BARRIERS </w:t>
      </w:r>
      <w:r w:rsidR="00582CD6">
        <w:rPr>
          <w:sz w:val="28"/>
          <w:szCs w:val="28"/>
        </w:rPr>
        <w:t>ON THE ROAD TO IMPACT</w:t>
      </w:r>
      <w:bookmarkEnd w:id="123"/>
    </w:p>
    <w:p w14:paraId="4B1C4396" w14:textId="65621090" w:rsidR="002426EF" w:rsidRPr="003D1F31" w:rsidRDefault="009811EE">
      <w:pPr>
        <w:jc w:val="both"/>
        <w:rPr>
          <w:rFonts w:ascii="Verdana" w:hAnsi="Verdana"/>
          <w:sz w:val="19"/>
          <w:szCs w:val="19"/>
        </w:rPr>
      </w:pPr>
      <w:r w:rsidRPr="003D1F31">
        <w:rPr>
          <w:rFonts w:ascii="Verdana" w:hAnsi="Verdana"/>
          <w:sz w:val="19"/>
          <w:szCs w:val="19"/>
        </w:rPr>
        <w:t>The interviewed PIs</w:t>
      </w:r>
      <w:r w:rsidR="00D00E26" w:rsidRPr="003D1F31">
        <w:rPr>
          <w:rFonts w:ascii="Verdana" w:hAnsi="Verdana"/>
          <w:sz w:val="19"/>
          <w:szCs w:val="19"/>
        </w:rPr>
        <w:t xml:space="preserve"> identified several barriers when it comes to the exploitation and utilisation of their project results:</w:t>
      </w:r>
    </w:p>
    <w:p w14:paraId="2F9AEA38" w14:textId="77777777" w:rsidR="00112797" w:rsidRPr="00112797"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Commercialisation: </w:t>
      </w:r>
      <w:r w:rsidRPr="003D1F31">
        <w:rPr>
          <w:rFonts w:ascii="Verdana" w:eastAsia="Times New Roman" w:hAnsi="Verdana" w:cs="Times New Roman"/>
          <w:sz w:val="19"/>
          <w:szCs w:val="19"/>
        </w:rPr>
        <w:t>Some researchers experienced difficulties in achieving the commercialisation of a product. Accordingly, product development often requires certification and additional administrative steps</w:t>
      </w:r>
      <w:r w:rsidR="009811EE" w:rsidRPr="003D1F31">
        <w:rPr>
          <w:rFonts w:ascii="Verdana" w:eastAsia="Times New Roman" w:hAnsi="Verdana" w:cs="Times New Roman"/>
          <w:sz w:val="19"/>
          <w:szCs w:val="19"/>
        </w:rPr>
        <w:t xml:space="preserve"> (e.g. for pharmaceuticals)</w:t>
      </w:r>
      <w:r w:rsidRPr="003D1F31">
        <w:rPr>
          <w:rFonts w:ascii="Verdana" w:eastAsia="Times New Roman" w:hAnsi="Verdana" w:cs="Times New Roman"/>
          <w:sz w:val="19"/>
          <w:szCs w:val="19"/>
        </w:rPr>
        <w:t>, which is often not perceived as worthwhile. One PI mentioned that the commercialisation of project outcomes is basically a different job, while others stressed limited time for such activities. Additionally, oftentimes product development and making it ready for market entry requires a lot of money, predominantly from investors, and collecting money from investors requires a company</w:t>
      </w:r>
      <w:r w:rsidR="009811EE" w:rsidRPr="003D1F31">
        <w:rPr>
          <w:rFonts w:ascii="Verdana" w:eastAsia="Times New Roman" w:hAnsi="Verdana" w:cs="Times New Roman"/>
          <w:sz w:val="19"/>
          <w:szCs w:val="19"/>
        </w:rPr>
        <w:t xml:space="preserve"> if this is done by oneself</w:t>
      </w:r>
      <w:r w:rsidRPr="003D1F31">
        <w:rPr>
          <w:rFonts w:ascii="Verdana" w:eastAsia="Times New Roman" w:hAnsi="Verdana" w:cs="Times New Roman"/>
          <w:sz w:val="19"/>
          <w:szCs w:val="19"/>
        </w:rPr>
        <w:t xml:space="preserve">. </w:t>
      </w:r>
    </w:p>
    <w:p w14:paraId="5DF35CAF" w14:textId="77777777" w:rsidR="0028118F" w:rsidRPr="0028118F" w:rsidRDefault="0028118F" w:rsidP="0028118F">
      <w:pPr>
        <w:spacing w:line="276" w:lineRule="auto"/>
        <w:jc w:val="both"/>
        <w:rPr>
          <w:rFonts w:ascii="Verdana" w:eastAsia="Times New Roman" w:hAnsi="Verdana" w:cs="Times New Roman"/>
          <w:i/>
          <w:iCs/>
          <w:sz w:val="16"/>
          <w:szCs w:val="16"/>
        </w:rPr>
      </w:pPr>
      <w:r w:rsidRPr="0028118F">
        <w:rPr>
          <w:rFonts w:ascii="Verdana" w:eastAsia="Times New Roman" w:hAnsi="Verdana" w:cs="Times New Roman"/>
          <w:i/>
          <w:iCs/>
          <w:sz w:val="16"/>
          <w:szCs w:val="16"/>
        </w:rPr>
        <w:t>“If you want to achieve an impact, if you want this to become a real product, you need to make a company, you need to get eventual capital, otherwise it is not going to work.” Interviewee 5</w:t>
      </w:r>
    </w:p>
    <w:p w14:paraId="0850F617" w14:textId="2266BAD0" w:rsidR="002426EF" w:rsidRPr="00112797" w:rsidRDefault="00D00E26" w:rsidP="00112797">
      <w:pPr>
        <w:spacing w:after="120" w:line="276" w:lineRule="auto"/>
        <w:ind w:left="709"/>
        <w:jc w:val="both"/>
        <w:rPr>
          <w:rFonts w:ascii="Verdana" w:eastAsia="Times New Roman" w:hAnsi="Verdana" w:cs="Times New Roman"/>
          <w:b/>
          <w:bCs/>
          <w:sz w:val="19"/>
          <w:szCs w:val="19"/>
        </w:rPr>
      </w:pPr>
      <w:r w:rsidRPr="00112797">
        <w:rPr>
          <w:rFonts w:ascii="Verdana" w:eastAsia="Times New Roman" w:hAnsi="Verdana" w:cs="Times New Roman"/>
          <w:sz w:val="19"/>
          <w:szCs w:val="19"/>
        </w:rPr>
        <w:t xml:space="preserve">In some </w:t>
      </w:r>
      <w:r w:rsidR="0028118F" w:rsidRPr="00112797">
        <w:rPr>
          <w:rFonts w:ascii="Verdana" w:eastAsia="Times New Roman" w:hAnsi="Verdana" w:cs="Times New Roman"/>
          <w:sz w:val="19"/>
          <w:szCs w:val="19"/>
        </w:rPr>
        <w:t>cases,</w:t>
      </w:r>
      <w:r w:rsidRPr="00112797">
        <w:rPr>
          <w:rFonts w:ascii="Verdana" w:eastAsia="Times New Roman" w:hAnsi="Verdana" w:cs="Times New Roman"/>
          <w:sz w:val="19"/>
          <w:szCs w:val="19"/>
        </w:rPr>
        <w:t xml:space="preserve"> where commercialisation was a goal of the </w:t>
      </w:r>
      <w:r w:rsidR="00112797" w:rsidRPr="00112797">
        <w:rPr>
          <w:rFonts w:ascii="Verdana" w:eastAsia="Times New Roman" w:hAnsi="Verdana" w:cs="Times New Roman"/>
          <w:sz w:val="19"/>
          <w:szCs w:val="19"/>
        </w:rPr>
        <w:t>interviewed PIs</w:t>
      </w:r>
      <w:r w:rsidRPr="00112797">
        <w:rPr>
          <w:rFonts w:ascii="Verdana" w:eastAsia="Times New Roman" w:hAnsi="Verdana" w:cs="Times New Roman"/>
          <w:sz w:val="19"/>
          <w:szCs w:val="19"/>
        </w:rPr>
        <w:t xml:space="preserve">, they found it difficult to find industry partners with whom they </w:t>
      </w:r>
      <w:r w:rsidR="009811EE" w:rsidRPr="00112797">
        <w:rPr>
          <w:rFonts w:ascii="Verdana" w:eastAsia="Times New Roman" w:hAnsi="Verdana" w:cs="Times New Roman"/>
          <w:sz w:val="19"/>
          <w:szCs w:val="19"/>
        </w:rPr>
        <w:t>could commercialise the product. Some interviewees referred to different intrinsic logics, e.g. that</w:t>
      </w:r>
      <w:r w:rsidRPr="00112797">
        <w:rPr>
          <w:rFonts w:ascii="Verdana" w:eastAsia="Times New Roman" w:hAnsi="Verdana" w:cs="Times New Roman"/>
          <w:sz w:val="19"/>
          <w:szCs w:val="19"/>
        </w:rPr>
        <w:t xml:space="preserve"> industry partners often do not want to work together with academic partners because their research, materials and code</w:t>
      </w:r>
      <w:r w:rsidR="00112797" w:rsidRPr="00112797">
        <w:rPr>
          <w:rFonts w:ascii="Verdana" w:eastAsia="Times New Roman" w:hAnsi="Verdana" w:cs="Times New Roman"/>
          <w:sz w:val="19"/>
          <w:szCs w:val="19"/>
        </w:rPr>
        <w:t>s</w:t>
      </w:r>
      <w:r w:rsidRPr="00112797">
        <w:rPr>
          <w:rFonts w:ascii="Verdana" w:eastAsia="Times New Roman" w:hAnsi="Verdana" w:cs="Times New Roman"/>
          <w:sz w:val="19"/>
          <w:szCs w:val="19"/>
        </w:rPr>
        <w:t xml:space="preserve"> are often open access, which is detrimental for the companies' goals.</w:t>
      </w:r>
    </w:p>
    <w:p w14:paraId="4665999E" w14:textId="1EB9545A" w:rsidR="00112797" w:rsidRPr="00112797" w:rsidRDefault="00112797" w:rsidP="00112797">
      <w:pPr>
        <w:spacing w:after="120" w:line="276" w:lineRule="auto"/>
        <w:ind w:left="709"/>
        <w:jc w:val="both"/>
        <w:rPr>
          <w:rFonts w:ascii="Verdana" w:eastAsia="Times New Roman" w:hAnsi="Verdana" w:cs="Times New Roman"/>
          <w:bCs/>
          <w:sz w:val="19"/>
          <w:szCs w:val="19"/>
        </w:rPr>
      </w:pPr>
      <w:r>
        <w:rPr>
          <w:rFonts w:ascii="Verdana" w:eastAsia="Times New Roman" w:hAnsi="Verdana" w:cs="Times New Roman"/>
          <w:bCs/>
          <w:sz w:val="19"/>
          <w:szCs w:val="19"/>
        </w:rPr>
        <w:t xml:space="preserve">Some PIs also mentioned that findings generated from fundamental research are often perceived as too risky by industry as they are not tested in the “real world”. </w:t>
      </w:r>
    </w:p>
    <w:p w14:paraId="24FD86D5" w14:textId="77777777" w:rsidR="002426EF" w:rsidRPr="003D1F31" w:rsidRDefault="002426EF">
      <w:pPr>
        <w:spacing w:after="120" w:line="276" w:lineRule="auto"/>
        <w:jc w:val="both"/>
        <w:rPr>
          <w:rFonts w:ascii="Verdana" w:eastAsia="Times New Roman" w:hAnsi="Verdana" w:cs="Times New Roman"/>
          <w:sz w:val="19"/>
          <w:szCs w:val="19"/>
        </w:rPr>
      </w:pPr>
    </w:p>
    <w:p w14:paraId="2D2A4EE1" w14:textId="7D08FF64"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Time:</w:t>
      </w:r>
      <w:r w:rsidRPr="003D1F31">
        <w:rPr>
          <w:rFonts w:ascii="Verdana" w:eastAsia="Times New Roman" w:hAnsi="Verdana" w:cs="Times New Roman"/>
          <w:sz w:val="19"/>
          <w:szCs w:val="19"/>
        </w:rPr>
        <w:t xml:space="preserve"> After </w:t>
      </w:r>
      <w:r w:rsidR="009811EE" w:rsidRPr="003D1F31">
        <w:rPr>
          <w:rFonts w:ascii="Verdana" w:eastAsia="Times New Roman" w:hAnsi="Verdana" w:cs="Times New Roman"/>
          <w:sz w:val="19"/>
          <w:szCs w:val="19"/>
        </w:rPr>
        <w:t xml:space="preserve">the end of a project, researchers </w:t>
      </w:r>
      <w:r w:rsidRPr="003D1F31">
        <w:rPr>
          <w:rFonts w:ascii="Verdana" w:eastAsia="Times New Roman" w:hAnsi="Verdana" w:cs="Times New Roman"/>
          <w:sz w:val="19"/>
          <w:szCs w:val="19"/>
        </w:rPr>
        <w:t xml:space="preserve">tend to </w:t>
      </w:r>
      <w:r w:rsidR="009811EE" w:rsidRPr="003D1F31">
        <w:rPr>
          <w:rFonts w:ascii="Verdana" w:eastAsia="Times New Roman" w:hAnsi="Verdana" w:cs="Times New Roman"/>
          <w:sz w:val="19"/>
          <w:szCs w:val="19"/>
        </w:rPr>
        <w:t xml:space="preserve">do </w:t>
      </w:r>
      <w:r w:rsidRPr="003D1F31">
        <w:rPr>
          <w:rFonts w:ascii="Verdana" w:eastAsia="Times New Roman" w:hAnsi="Verdana" w:cs="Times New Roman"/>
          <w:sz w:val="19"/>
          <w:szCs w:val="19"/>
        </w:rPr>
        <w:t xml:space="preserve">other research projects </w:t>
      </w:r>
      <w:r w:rsidR="009811EE" w:rsidRPr="003D1F31">
        <w:rPr>
          <w:rFonts w:ascii="Verdana" w:eastAsia="Times New Roman" w:hAnsi="Verdana" w:cs="Times New Roman"/>
          <w:sz w:val="19"/>
          <w:szCs w:val="19"/>
        </w:rPr>
        <w:t>or</w:t>
      </w:r>
      <w:r w:rsidRPr="003D1F31">
        <w:rPr>
          <w:rFonts w:ascii="Verdana" w:eastAsia="Times New Roman" w:hAnsi="Verdana" w:cs="Times New Roman"/>
          <w:sz w:val="19"/>
          <w:szCs w:val="19"/>
        </w:rPr>
        <w:t xml:space="preserve"> to teach and present </w:t>
      </w:r>
      <w:r w:rsidR="009811EE" w:rsidRPr="003D1F31">
        <w:rPr>
          <w:rFonts w:ascii="Verdana" w:eastAsia="Times New Roman" w:hAnsi="Verdana" w:cs="Times New Roman"/>
          <w:sz w:val="19"/>
          <w:szCs w:val="19"/>
        </w:rPr>
        <w:t>project findings at academic conferences. Many interviewees claimed that they</w:t>
      </w:r>
      <w:r w:rsidRPr="003D1F31">
        <w:rPr>
          <w:rFonts w:ascii="Verdana" w:eastAsia="Times New Roman" w:hAnsi="Verdana" w:cs="Times New Roman"/>
          <w:sz w:val="19"/>
          <w:szCs w:val="19"/>
        </w:rPr>
        <w:t xml:space="preserve"> have no time for exploitation and utilisation activities once the project is finished. </w:t>
      </w:r>
    </w:p>
    <w:p w14:paraId="17F6F754" w14:textId="07F99043" w:rsidR="0028118F" w:rsidRPr="0028118F" w:rsidRDefault="0028118F" w:rsidP="0028118F">
      <w:pPr>
        <w:spacing w:after="120" w:line="276" w:lineRule="auto"/>
        <w:ind w:left="709"/>
        <w:jc w:val="both"/>
        <w:rPr>
          <w:rFonts w:ascii="Verdana" w:eastAsia="Times New Roman" w:hAnsi="Verdana" w:cs="Times New Roman"/>
          <w:sz w:val="19"/>
          <w:szCs w:val="19"/>
        </w:rPr>
      </w:pPr>
      <w:r w:rsidRPr="0028118F">
        <w:rPr>
          <w:rFonts w:ascii="Verdana" w:eastAsia="Times New Roman" w:hAnsi="Verdana" w:cs="Times New Roman"/>
          <w:sz w:val="19"/>
          <w:szCs w:val="19"/>
        </w:rPr>
        <w:t xml:space="preserve">Quite a lot of interviewees stressed the high pressure to publish, which consumes a lot of time and energy. Several interviewees emphasised the situation of young researchers </w:t>
      </w:r>
      <w:r w:rsidRPr="0028118F">
        <w:rPr>
          <w:rFonts w:ascii="Verdana" w:eastAsia="Times New Roman" w:hAnsi="Verdana" w:cs="Times New Roman"/>
          <w:sz w:val="19"/>
          <w:szCs w:val="19"/>
        </w:rPr>
        <w:lastRenderedPageBreak/>
        <w:t>in academia who struggle to find long-term or permanent employment and face fierce competitive pressure. Hence, neither senior nor young researchers often have the time to spend more time than necessary on implementing outcomes if such activities go beyond the scope of their project.</w:t>
      </w:r>
    </w:p>
    <w:p w14:paraId="381AC081" w14:textId="77777777" w:rsidR="0028118F" w:rsidRPr="003D1F31" w:rsidRDefault="0028118F">
      <w:pPr>
        <w:spacing w:line="276" w:lineRule="auto"/>
        <w:jc w:val="both"/>
        <w:rPr>
          <w:rFonts w:ascii="Verdana" w:eastAsia="Times New Roman" w:hAnsi="Verdana" w:cs="Times New Roman"/>
          <w:sz w:val="19"/>
          <w:szCs w:val="19"/>
        </w:rPr>
      </w:pPr>
    </w:p>
    <w:p w14:paraId="469ABEDF" w14:textId="313804F0"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Funding: </w:t>
      </w:r>
      <w:r w:rsidRPr="003D1F31">
        <w:rPr>
          <w:rFonts w:ascii="Verdana" w:eastAsia="Times New Roman" w:hAnsi="Verdana" w:cs="Times New Roman"/>
          <w:sz w:val="19"/>
          <w:szCs w:val="19"/>
        </w:rPr>
        <w:t xml:space="preserve">Project funding is </w:t>
      </w:r>
      <w:r w:rsidR="009811EE" w:rsidRPr="003D1F31">
        <w:rPr>
          <w:rFonts w:ascii="Verdana" w:eastAsia="Times New Roman" w:hAnsi="Verdana" w:cs="Times New Roman"/>
          <w:sz w:val="19"/>
          <w:szCs w:val="19"/>
        </w:rPr>
        <w:t xml:space="preserve">typically </w:t>
      </w:r>
      <w:r w:rsidRPr="003D1F31">
        <w:rPr>
          <w:rFonts w:ascii="Verdana" w:eastAsia="Times New Roman" w:hAnsi="Verdana" w:cs="Times New Roman"/>
          <w:sz w:val="19"/>
          <w:szCs w:val="19"/>
        </w:rPr>
        <w:t>limited to three to four years, and a project is considered finished when the results can be presented</w:t>
      </w:r>
      <w:r w:rsidR="009811EE" w:rsidRPr="003D1F31">
        <w:rPr>
          <w:rFonts w:ascii="Verdana" w:eastAsia="Times New Roman" w:hAnsi="Verdana" w:cs="Times New Roman"/>
          <w:sz w:val="19"/>
          <w:szCs w:val="19"/>
        </w:rPr>
        <w:t xml:space="preserve"> (e.g. in a final report, a scientific paper or at a conference)</w:t>
      </w:r>
      <w:r w:rsidRPr="003D1F31">
        <w:rPr>
          <w:rFonts w:ascii="Verdana" w:eastAsia="Times New Roman" w:hAnsi="Verdana" w:cs="Times New Roman"/>
          <w:sz w:val="19"/>
          <w:szCs w:val="19"/>
        </w:rPr>
        <w:t xml:space="preserve"> and not when the results are exploited in an applied context. This means that mostly exploitation and utilisation work has no funding dedicated to it, which limits the work researchers can do in this area. Funding could be in the form of a follow-up study or a dedicated exploitation project. Existing funding schemes are not considered as exhaustive in this regard, as, for example, Innosuisse requires existing support of the industry and </w:t>
      </w:r>
      <w:r w:rsidR="009811EE" w:rsidRPr="003D1F31">
        <w:rPr>
          <w:rFonts w:ascii="Verdana" w:eastAsia="Times New Roman" w:hAnsi="Verdana" w:cs="Times New Roman"/>
          <w:sz w:val="19"/>
          <w:szCs w:val="19"/>
        </w:rPr>
        <w:t>the involvement of</w:t>
      </w:r>
      <w:r w:rsidR="0028118F">
        <w:rPr>
          <w:rFonts w:ascii="Verdana" w:eastAsia="Times New Roman" w:hAnsi="Verdana" w:cs="Times New Roman"/>
          <w:sz w:val="19"/>
          <w:szCs w:val="19"/>
        </w:rPr>
        <w:t xml:space="preserve"> business partners. T</w:t>
      </w:r>
      <w:r w:rsidRPr="003D1F31">
        <w:rPr>
          <w:rFonts w:ascii="Verdana" w:eastAsia="Times New Roman" w:hAnsi="Verdana" w:cs="Times New Roman"/>
          <w:sz w:val="19"/>
          <w:szCs w:val="19"/>
        </w:rPr>
        <w:t xml:space="preserve">hough part of exploitation work would be to </w:t>
      </w:r>
      <w:r w:rsidR="009811EE" w:rsidRPr="003D1F31">
        <w:rPr>
          <w:rFonts w:ascii="Verdana" w:eastAsia="Times New Roman" w:hAnsi="Verdana" w:cs="Times New Roman"/>
          <w:sz w:val="19"/>
          <w:szCs w:val="19"/>
        </w:rPr>
        <w:t>identify and recruit these partners, this effort is usually not funded and not always supported (e.g. by Technology and Knowledge Transfer Offices).</w:t>
      </w:r>
    </w:p>
    <w:p w14:paraId="0E3AEA77" w14:textId="77777777" w:rsidR="0028118F" w:rsidRPr="003D1F31" w:rsidRDefault="0028118F">
      <w:pPr>
        <w:spacing w:line="276" w:lineRule="auto"/>
        <w:jc w:val="both"/>
        <w:rPr>
          <w:rFonts w:ascii="Verdana" w:eastAsia="Times New Roman" w:hAnsi="Verdana" w:cs="Times New Roman"/>
          <w:sz w:val="19"/>
          <w:szCs w:val="19"/>
        </w:rPr>
      </w:pPr>
    </w:p>
    <w:p w14:paraId="489FE174" w14:textId="1F7FD5F5"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Administration and organisation: </w:t>
      </w:r>
      <w:r w:rsidRPr="003D1F31">
        <w:rPr>
          <w:rFonts w:ascii="Verdana" w:eastAsia="Times New Roman" w:hAnsi="Verdana" w:cs="Times New Roman"/>
          <w:sz w:val="19"/>
          <w:szCs w:val="19"/>
        </w:rPr>
        <w:t xml:space="preserve">Three </w:t>
      </w:r>
      <w:r w:rsidR="00D44B30"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expressed that administration and organisation posed a challenge to their exploitation and utilisation activities. </w:t>
      </w:r>
      <w:r w:rsidR="009811EE" w:rsidRPr="003D1F31">
        <w:rPr>
          <w:rFonts w:ascii="Verdana" w:eastAsia="Times New Roman" w:hAnsi="Verdana" w:cs="Times New Roman"/>
          <w:sz w:val="19"/>
          <w:szCs w:val="19"/>
        </w:rPr>
        <w:t>Different</w:t>
      </w:r>
      <w:r w:rsidRPr="003D1F31">
        <w:rPr>
          <w:rFonts w:ascii="Verdana" w:eastAsia="Times New Roman" w:hAnsi="Verdana" w:cs="Times New Roman"/>
          <w:sz w:val="19"/>
          <w:szCs w:val="19"/>
        </w:rPr>
        <w:t xml:space="preserve"> issues </w:t>
      </w:r>
      <w:r w:rsidR="00D44B30" w:rsidRPr="003D1F31">
        <w:rPr>
          <w:rFonts w:ascii="Verdana" w:eastAsia="Times New Roman" w:hAnsi="Verdana" w:cs="Times New Roman"/>
          <w:sz w:val="19"/>
          <w:szCs w:val="19"/>
        </w:rPr>
        <w:t>were anecdotally</w:t>
      </w:r>
      <w:r w:rsidR="009811EE" w:rsidRPr="003D1F31">
        <w:rPr>
          <w:rFonts w:ascii="Verdana" w:eastAsia="Times New Roman" w:hAnsi="Verdana" w:cs="Times New Roman"/>
          <w:sz w:val="19"/>
          <w:szCs w:val="19"/>
        </w:rPr>
        <w:t xml:space="preserve"> mentioned, such as </w:t>
      </w:r>
      <w:r w:rsidR="00D44B30" w:rsidRPr="003D1F31">
        <w:rPr>
          <w:rFonts w:ascii="Verdana" w:eastAsia="Times New Roman" w:hAnsi="Verdana" w:cs="Times New Roman"/>
          <w:sz w:val="19"/>
          <w:szCs w:val="19"/>
        </w:rPr>
        <w:t xml:space="preserve">delays caused by </w:t>
      </w:r>
      <w:r w:rsidR="009811EE" w:rsidRPr="003D1F31">
        <w:rPr>
          <w:rFonts w:ascii="Verdana" w:eastAsia="Times New Roman" w:hAnsi="Verdana" w:cs="Times New Roman"/>
          <w:sz w:val="19"/>
          <w:szCs w:val="19"/>
        </w:rPr>
        <w:t xml:space="preserve">the need to resubmit </w:t>
      </w:r>
      <w:r w:rsidRPr="003D1F31">
        <w:rPr>
          <w:rFonts w:ascii="Verdana" w:eastAsia="Times New Roman" w:hAnsi="Verdana" w:cs="Times New Roman"/>
          <w:sz w:val="19"/>
          <w:szCs w:val="19"/>
        </w:rPr>
        <w:t>to the ethics committ</w:t>
      </w:r>
      <w:r w:rsidR="0028118F">
        <w:rPr>
          <w:rFonts w:ascii="Verdana" w:eastAsia="Times New Roman" w:hAnsi="Verdana" w:cs="Times New Roman"/>
          <w:sz w:val="19"/>
          <w:szCs w:val="19"/>
        </w:rPr>
        <w:t>ee</w:t>
      </w:r>
      <w:r w:rsidR="00D44B30" w:rsidRPr="003D1F31">
        <w:rPr>
          <w:rFonts w:ascii="Verdana" w:eastAsia="Times New Roman" w:hAnsi="Verdana" w:cs="Times New Roman"/>
          <w:sz w:val="19"/>
          <w:szCs w:val="19"/>
        </w:rPr>
        <w:t xml:space="preserve"> because of small changes within the </w:t>
      </w:r>
      <w:r w:rsidRPr="003D1F31">
        <w:rPr>
          <w:rFonts w:ascii="Verdana" w:eastAsia="Times New Roman" w:hAnsi="Verdana" w:cs="Times New Roman"/>
          <w:sz w:val="19"/>
          <w:szCs w:val="19"/>
        </w:rPr>
        <w:t xml:space="preserve">project, </w:t>
      </w:r>
      <w:r w:rsidR="00D44B30" w:rsidRPr="003D1F31">
        <w:rPr>
          <w:rFonts w:ascii="Verdana" w:eastAsia="Times New Roman" w:hAnsi="Verdana" w:cs="Times New Roman"/>
          <w:sz w:val="19"/>
          <w:szCs w:val="19"/>
        </w:rPr>
        <w:t>or</w:t>
      </w:r>
      <w:r w:rsidRPr="003D1F31">
        <w:rPr>
          <w:rFonts w:ascii="Verdana" w:eastAsia="Times New Roman" w:hAnsi="Verdana" w:cs="Times New Roman"/>
          <w:sz w:val="19"/>
          <w:szCs w:val="19"/>
        </w:rPr>
        <w:t xml:space="preserve"> the </w:t>
      </w:r>
      <w:r w:rsidR="00D44B30" w:rsidRPr="003D1F31">
        <w:rPr>
          <w:rFonts w:ascii="Verdana" w:eastAsia="Times New Roman" w:hAnsi="Verdana" w:cs="Times New Roman"/>
          <w:sz w:val="19"/>
          <w:szCs w:val="19"/>
        </w:rPr>
        <w:t xml:space="preserve">change of </w:t>
      </w:r>
      <w:r w:rsidRPr="003D1F31">
        <w:rPr>
          <w:rFonts w:ascii="Verdana" w:eastAsia="Times New Roman" w:hAnsi="Verdana" w:cs="Times New Roman"/>
          <w:sz w:val="19"/>
          <w:szCs w:val="19"/>
        </w:rPr>
        <w:t xml:space="preserve">administrative </w:t>
      </w:r>
      <w:r w:rsidR="00D44B30" w:rsidRPr="003D1F31">
        <w:rPr>
          <w:rFonts w:ascii="Verdana" w:eastAsia="Times New Roman" w:hAnsi="Verdana" w:cs="Times New Roman"/>
          <w:sz w:val="19"/>
          <w:szCs w:val="19"/>
        </w:rPr>
        <w:t>support staff</w:t>
      </w:r>
      <w:r w:rsidR="0028118F">
        <w:rPr>
          <w:rFonts w:ascii="Verdana" w:eastAsia="Times New Roman" w:hAnsi="Verdana" w:cs="Times New Roman"/>
          <w:sz w:val="19"/>
          <w:szCs w:val="19"/>
        </w:rPr>
        <w:t xml:space="preserve"> of their universities</w:t>
      </w:r>
      <w:r w:rsidR="00D44B30"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t>
      </w:r>
      <w:r w:rsidR="00D44B30" w:rsidRPr="003D1F31">
        <w:rPr>
          <w:rFonts w:ascii="Verdana" w:eastAsia="Times New Roman" w:hAnsi="Verdana" w:cs="Times New Roman"/>
          <w:sz w:val="19"/>
          <w:szCs w:val="19"/>
        </w:rPr>
        <w:t xml:space="preserve">which resulted in fluctuating </w:t>
      </w:r>
      <w:r w:rsidRPr="003D1F31">
        <w:rPr>
          <w:rFonts w:ascii="Verdana" w:eastAsia="Times New Roman" w:hAnsi="Verdana" w:cs="Times New Roman"/>
          <w:sz w:val="19"/>
          <w:szCs w:val="19"/>
        </w:rPr>
        <w:t xml:space="preserve">support for their project and their ideas, </w:t>
      </w:r>
      <w:r w:rsidR="00D44B30" w:rsidRPr="003D1F31">
        <w:rPr>
          <w:rFonts w:ascii="Verdana" w:eastAsia="Times New Roman" w:hAnsi="Verdana" w:cs="Times New Roman"/>
          <w:sz w:val="19"/>
          <w:szCs w:val="19"/>
        </w:rPr>
        <w:t xml:space="preserve">or </w:t>
      </w:r>
      <w:r w:rsidRPr="003D1F31">
        <w:rPr>
          <w:rFonts w:ascii="Verdana" w:eastAsia="Times New Roman" w:hAnsi="Verdana" w:cs="Times New Roman"/>
          <w:sz w:val="19"/>
          <w:szCs w:val="19"/>
        </w:rPr>
        <w:t>delays of receiving funding due to specific legal provisions.</w:t>
      </w:r>
    </w:p>
    <w:p w14:paraId="0D5351FE" w14:textId="71FE3F1C" w:rsidR="0028118F" w:rsidRPr="00915360" w:rsidRDefault="00915360" w:rsidP="00915360">
      <w:pPr>
        <w:spacing w:line="276" w:lineRule="auto"/>
        <w:ind w:left="709"/>
        <w:jc w:val="both"/>
        <w:rPr>
          <w:rFonts w:ascii="Verdana" w:eastAsia="Times New Roman" w:hAnsi="Verdana" w:cs="Times New Roman"/>
          <w:sz w:val="19"/>
          <w:szCs w:val="19"/>
        </w:rPr>
      </w:pPr>
      <w:r w:rsidRPr="00915360">
        <w:rPr>
          <w:rFonts w:ascii="Verdana" w:eastAsia="Times New Roman" w:hAnsi="Verdana" w:cs="Times New Roman"/>
          <w:sz w:val="19"/>
          <w:szCs w:val="19"/>
        </w:rPr>
        <w:t>Also mentioned were difficulties to</w:t>
      </w:r>
      <w:r w:rsidR="0028118F" w:rsidRPr="00915360">
        <w:rPr>
          <w:rFonts w:ascii="Verdana" w:eastAsia="Times New Roman" w:hAnsi="Verdana" w:cs="Times New Roman"/>
          <w:sz w:val="19"/>
          <w:szCs w:val="19"/>
        </w:rPr>
        <w:t xml:space="preserve"> access sensitive data, the sharing of data and issues of accountability and responsibility. Accordingly, </w:t>
      </w:r>
      <w:r>
        <w:rPr>
          <w:rFonts w:ascii="Verdana" w:eastAsia="Times New Roman" w:hAnsi="Verdana" w:cs="Times New Roman"/>
          <w:sz w:val="19"/>
          <w:szCs w:val="19"/>
        </w:rPr>
        <w:t xml:space="preserve">one interviewee emphasised that </w:t>
      </w:r>
      <w:r w:rsidR="0028118F" w:rsidRPr="00915360">
        <w:rPr>
          <w:rFonts w:ascii="Verdana" w:eastAsia="Times New Roman" w:hAnsi="Verdana" w:cs="Times New Roman"/>
          <w:sz w:val="19"/>
          <w:szCs w:val="19"/>
        </w:rPr>
        <w:t>an</w:t>
      </w:r>
      <w:r>
        <w:rPr>
          <w:rFonts w:ascii="Verdana" w:eastAsia="Times New Roman" w:hAnsi="Verdana" w:cs="Times New Roman"/>
          <w:sz w:val="19"/>
          <w:szCs w:val="19"/>
        </w:rPr>
        <w:t>y</w:t>
      </w:r>
      <w:r w:rsidR="0028118F" w:rsidRPr="00915360">
        <w:rPr>
          <w:rFonts w:ascii="Verdana" w:eastAsia="Times New Roman" w:hAnsi="Verdana" w:cs="Times New Roman"/>
          <w:sz w:val="19"/>
          <w:szCs w:val="19"/>
        </w:rPr>
        <w:t xml:space="preserve"> effort for </w:t>
      </w:r>
      <w:r>
        <w:rPr>
          <w:rFonts w:ascii="Verdana" w:eastAsia="Times New Roman" w:hAnsi="Verdana" w:cs="Times New Roman"/>
          <w:sz w:val="19"/>
          <w:szCs w:val="19"/>
        </w:rPr>
        <w:t xml:space="preserve">improving a situation </w:t>
      </w:r>
      <w:r w:rsidR="0028118F" w:rsidRPr="00915360">
        <w:rPr>
          <w:rFonts w:ascii="Verdana" w:eastAsia="Times New Roman" w:hAnsi="Verdana" w:cs="Times New Roman"/>
          <w:sz w:val="19"/>
          <w:szCs w:val="19"/>
        </w:rPr>
        <w:t xml:space="preserve">can be undermined when regulations do not allow access or sharing of data that would be necessary to better understand a problem and </w:t>
      </w:r>
      <w:r w:rsidRPr="00915360">
        <w:rPr>
          <w:rFonts w:ascii="Verdana" w:eastAsia="Times New Roman" w:hAnsi="Verdana" w:cs="Times New Roman"/>
          <w:sz w:val="19"/>
          <w:szCs w:val="19"/>
        </w:rPr>
        <w:t xml:space="preserve">- as a result - </w:t>
      </w:r>
      <w:r w:rsidR="0028118F" w:rsidRPr="00915360">
        <w:rPr>
          <w:rFonts w:ascii="Verdana" w:eastAsia="Times New Roman" w:hAnsi="Verdana" w:cs="Times New Roman"/>
          <w:sz w:val="19"/>
          <w:szCs w:val="19"/>
        </w:rPr>
        <w:t xml:space="preserve">to communicate </w:t>
      </w:r>
      <w:r w:rsidRPr="00915360">
        <w:rPr>
          <w:rFonts w:ascii="Verdana" w:eastAsia="Times New Roman" w:hAnsi="Verdana" w:cs="Times New Roman"/>
          <w:sz w:val="19"/>
          <w:szCs w:val="19"/>
        </w:rPr>
        <w:t xml:space="preserve">more in-depth </w:t>
      </w:r>
      <w:r w:rsidR="0028118F" w:rsidRPr="00915360">
        <w:rPr>
          <w:rFonts w:ascii="Verdana" w:eastAsia="Times New Roman" w:hAnsi="Verdana" w:cs="Times New Roman"/>
          <w:sz w:val="19"/>
          <w:szCs w:val="19"/>
        </w:rPr>
        <w:t xml:space="preserve">results rather than </w:t>
      </w:r>
      <w:r w:rsidRPr="00915360">
        <w:rPr>
          <w:rFonts w:ascii="Verdana" w:eastAsia="Times New Roman" w:hAnsi="Verdana" w:cs="Times New Roman"/>
          <w:sz w:val="19"/>
          <w:szCs w:val="19"/>
        </w:rPr>
        <w:t>general findings</w:t>
      </w:r>
      <w:r w:rsidR="0028118F" w:rsidRPr="00915360">
        <w:rPr>
          <w:rFonts w:ascii="Verdana" w:eastAsia="Times New Roman" w:hAnsi="Verdana" w:cs="Times New Roman"/>
          <w:sz w:val="19"/>
          <w:szCs w:val="19"/>
        </w:rPr>
        <w:t>. Another interviewee mentioned complex</w:t>
      </w:r>
      <w:r>
        <w:rPr>
          <w:rFonts w:ascii="Verdana" w:eastAsia="Times New Roman" w:hAnsi="Verdana" w:cs="Times New Roman"/>
          <w:sz w:val="19"/>
          <w:szCs w:val="19"/>
        </w:rPr>
        <w:t xml:space="preserve"> funding</w:t>
      </w:r>
      <w:r w:rsidR="0028118F" w:rsidRPr="00915360">
        <w:rPr>
          <w:rFonts w:ascii="Verdana" w:eastAsia="Times New Roman" w:hAnsi="Verdana" w:cs="Times New Roman"/>
          <w:sz w:val="19"/>
          <w:szCs w:val="19"/>
        </w:rPr>
        <w:t xml:space="preserve"> regulations </w:t>
      </w:r>
      <w:r>
        <w:rPr>
          <w:rFonts w:ascii="Verdana" w:eastAsia="Times New Roman" w:hAnsi="Verdana" w:cs="Times New Roman"/>
          <w:sz w:val="19"/>
          <w:szCs w:val="19"/>
        </w:rPr>
        <w:t>in</w:t>
      </w:r>
      <w:r w:rsidRPr="00915360">
        <w:rPr>
          <w:rFonts w:ascii="Verdana" w:eastAsia="Times New Roman" w:hAnsi="Verdana" w:cs="Times New Roman"/>
          <w:sz w:val="19"/>
          <w:szCs w:val="19"/>
        </w:rPr>
        <w:t xml:space="preserve"> some practice fields (e.g.</w:t>
      </w:r>
      <w:r w:rsidR="0028118F" w:rsidRPr="00915360">
        <w:rPr>
          <w:rFonts w:ascii="Verdana" w:eastAsia="Times New Roman" w:hAnsi="Verdana" w:cs="Times New Roman"/>
          <w:sz w:val="19"/>
          <w:szCs w:val="19"/>
        </w:rPr>
        <w:t xml:space="preserve"> health care and hospitals). </w:t>
      </w:r>
      <w:r w:rsidRPr="00915360">
        <w:rPr>
          <w:rFonts w:ascii="Verdana" w:eastAsia="Times New Roman" w:hAnsi="Verdana" w:cs="Times New Roman"/>
          <w:sz w:val="19"/>
          <w:szCs w:val="19"/>
        </w:rPr>
        <w:t xml:space="preserve">He argued that such </w:t>
      </w:r>
      <w:r>
        <w:rPr>
          <w:rFonts w:ascii="Verdana" w:eastAsia="Times New Roman" w:hAnsi="Verdana" w:cs="Times New Roman"/>
          <w:sz w:val="19"/>
          <w:szCs w:val="19"/>
        </w:rPr>
        <w:t xml:space="preserve">complicated </w:t>
      </w:r>
      <w:r w:rsidR="0028118F" w:rsidRPr="00915360">
        <w:rPr>
          <w:rFonts w:ascii="Verdana" w:eastAsia="Times New Roman" w:hAnsi="Verdana" w:cs="Times New Roman"/>
          <w:sz w:val="19"/>
          <w:szCs w:val="19"/>
        </w:rPr>
        <w:t>system</w:t>
      </w:r>
      <w:r>
        <w:rPr>
          <w:rFonts w:ascii="Verdana" w:eastAsia="Times New Roman" w:hAnsi="Verdana" w:cs="Times New Roman"/>
          <w:sz w:val="19"/>
          <w:szCs w:val="19"/>
        </w:rPr>
        <w:t>s</w:t>
      </w:r>
      <w:r w:rsidR="0028118F" w:rsidRPr="00915360">
        <w:rPr>
          <w:rFonts w:ascii="Verdana" w:eastAsia="Times New Roman" w:hAnsi="Verdana" w:cs="Times New Roman"/>
          <w:sz w:val="19"/>
          <w:szCs w:val="19"/>
        </w:rPr>
        <w:t xml:space="preserve"> </w:t>
      </w:r>
      <w:r>
        <w:rPr>
          <w:rFonts w:ascii="Verdana" w:eastAsia="Times New Roman" w:hAnsi="Verdana" w:cs="Times New Roman"/>
          <w:sz w:val="19"/>
          <w:szCs w:val="19"/>
        </w:rPr>
        <w:t xml:space="preserve">make it difficult </w:t>
      </w:r>
      <w:r w:rsidR="0028118F" w:rsidRPr="00915360">
        <w:rPr>
          <w:rFonts w:ascii="Verdana" w:eastAsia="Times New Roman" w:hAnsi="Verdana" w:cs="Times New Roman"/>
          <w:sz w:val="19"/>
          <w:szCs w:val="19"/>
        </w:rPr>
        <w:t>for researchers to understand the entangled web of rules and regulations but also directly opposing actions.</w:t>
      </w:r>
    </w:p>
    <w:p w14:paraId="65FD70A8" w14:textId="77777777" w:rsidR="0028118F" w:rsidRPr="003D1F31" w:rsidRDefault="0028118F">
      <w:pPr>
        <w:spacing w:line="276" w:lineRule="auto"/>
        <w:jc w:val="both"/>
        <w:rPr>
          <w:rFonts w:ascii="Verdana" w:eastAsia="Times New Roman" w:hAnsi="Verdana" w:cs="Times New Roman"/>
          <w:sz w:val="19"/>
          <w:szCs w:val="19"/>
        </w:rPr>
      </w:pPr>
    </w:p>
    <w:p w14:paraId="605DBDCD" w14:textId="6B186A9B"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Raising awareness </w:t>
      </w:r>
      <w:r w:rsidR="00D44B30" w:rsidRPr="003D1F31">
        <w:rPr>
          <w:rFonts w:ascii="Verdana" w:eastAsia="Times New Roman" w:hAnsi="Verdana" w:cs="Times New Roman"/>
          <w:b/>
          <w:bCs/>
          <w:sz w:val="19"/>
          <w:szCs w:val="19"/>
        </w:rPr>
        <w:t>and communicating</w:t>
      </w:r>
      <w:r w:rsidRPr="003D1F31">
        <w:rPr>
          <w:rFonts w:ascii="Verdana" w:eastAsia="Times New Roman" w:hAnsi="Verdana" w:cs="Times New Roman"/>
          <w:b/>
          <w:bCs/>
          <w:sz w:val="19"/>
          <w:szCs w:val="19"/>
        </w:rPr>
        <w:t xml:space="preserve"> the project and its relevance:</w:t>
      </w:r>
    </w:p>
    <w:p w14:paraId="7F9004ED" w14:textId="303C18BF" w:rsidR="00D44B30" w:rsidRPr="003D1F31" w:rsidRDefault="00D00E26" w:rsidP="00D44B30">
      <w:pPr>
        <w:pStyle w:val="ListParagraph"/>
        <w:numPr>
          <w:ilvl w:val="0"/>
          <w:numId w:val="4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Among the general population/ the public:</w:t>
      </w:r>
      <w:r w:rsidRPr="003D1F31">
        <w:rPr>
          <w:rFonts w:ascii="Verdana" w:eastAsia="Times New Roman" w:hAnsi="Verdana" w:cs="Times New Roman"/>
          <w:sz w:val="19"/>
          <w:szCs w:val="19"/>
        </w:rPr>
        <w:t xml:space="preserve"> Some research topics are associated with already existing opinions or stereotypes in the general public, which makes it difficult to communicate their importance and relevance and to raise awareness.</w:t>
      </w:r>
      <w:r w:rsidR="00D44B30" w:rsidRPr="003D1F31">
        <w:rPr>
          <w:rFonts w:ascii="Verdana" w:eastAsia="Times New Roman" w:hAnsi="Verdana" w:cs="Times New Roman"/>
          <w:sz w:val="19"/>
          <w:szCs w:val="19"/>
        </w:rPr>
        <w:t xml:space="preserve"> </w:t>
      </w:r>
    </w:p>
    <w:p w14:paraId="563F7472" w14:textId="38FA690F" w:rsidR="002426EF" w:rsidRPr="00915360" w:rsidRDefault="00D00E26">
      <w:pPr>
        <w:spacing w:line="276" w:lineRule="auto"/>
        <w:jc w:val="both"/>
        <w:rPr>
          <w:rFonts w:ascii="Verdana" w:eastAsia="Times New Roman" w:hAnsi="Verdana" w:cs="Times New Roman"/>
          <w:i/>
          <w:iCs/>
          <w:sz w:val="16"/>
          <w:szCs w:val="16"/>
        </w:rPr>
      </w:pPr>
      <w:r w:rsidRPr="00915360">
        <w:rPr>
          <w:rFonts w:ascii="Verdana" w:eastAsia="Times New Roman" w:hAnsi="Verdana" w:cs="Times New Roman"/>
          <w:i/>
          <w:iCs/>
          <w:sz w:val="16"/>
          <w:szCs w:val="16"/>
        </w:rPr>
        <w:t>“I mean, the general impression is that it is a little bit difficult from general population to understand how severe is the problem. Actually, […] is mostly interpreted by the general population as something to do with wellness, not with medicine, and so this was difficult for us to let them understand that we are talking about a disease.” Interviewee 14</w:t>
      </w:r>
    </w:p>
    <w:p w14:paraId="0322D393" w14:textId="5DCE0380" w:rsidR="002426EF" w:rsidRDefault="00D00E26">
      <w:pPr>
        <w:spacing w:line="276" w:lineRule="auto"/>
        <w:ind w:left="10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addition, </w:t>
      </w:r>
      <w:r w:rsidR="00D44B30" w:rsidRPr="003D1F31">
        <w:rPr>
          <w:rFonts w:ascii="Verdana" w:eastAsia="Times New Roman" w:hAnsi="Verdana" w:cs="Times New Roman"/>
          <w:sz w:val="19"/>
          <w:szCs w:val="19"/>
        </w:rPr>
        <w:t>some PIs were challenged</w:t>
      </w:r>
      <w:r w:rsidRPr="003D1F31">
        <w:rPr>
          <w:rFonts w:ascii="Verdana" w:eastAsia="Times New Roman" w:hAnsi="Verdana" w:cs="Times New Roman"/>
          <w:sz w:val="19"/>
          <w:szCs w:val="19"/>
        </w:rPr>
        <w:t xml:space="preserve"> to abstract </w:t>
      </w:r>
      <w:r w:rsidR="00D44B30" w:rsidRPr="003D1F31">
        <w:rPr>
          <w:rFonts w:ascii="Verdana" w:eastAsia="Times New Roman" w:hAnsi="Verdana" w:cs="Times New Roman"/>
          <w:sz w:val="19"/>
          <w:szCs w:val="19"/>
        </w:rPr>
        <w:t xml:space="preserve">and simplify </w:t>
      </w:r>
      <w:r w:rsidRPr="003D1F31">
        <w:rPr>
          <w:rFonts w:ascii="Verdana" w:eastAsia="Times New Roman" w:hAnsi="Verdana" w:cs="Times New Roman"/>
          <w:sz w:val="19"/>
          <w:szCs w:val="19"/>
        </w:rPr>
        <w:t xml:space="preserve">the </w:t>
      </w:r>
      <w:r w:rsidR="00D44B30" w:rsidRPr="003D1F31">
        <w:rPr>
          <w:rFonts w:ascii="Verdana" w:eastAsia="Times New Roman" w:hAnsi="Verdana" w:cs="Times New Roman"/>
          <w:sz w:val="19"/>
          <w:szCs w:val="19"/>
        </w:rPr>
        <w:t xml:space="preserve">manifold facets of a </w:t>
      </w:r>
      <w:r w:rsidRPr="003D1F31">
        <w:rPr>
          <w:rFonts w:ascii="Verdana" w:eastAsia="Times New Roman" w:hAnsi="Verdana" w:cs="Times New Roman"/>
          <w:sz w:val="19"/>
          <w:szCs w:val="19"/>
        </w:rPr>
        <w:t>research project</w:t>
      </w:r>
      <w:r w:rsidR="00D44B30" w:rsidRPr="003D1F31">
        <w:rPr>
          <w:rFonts w:ascii="Verdana" w:eastAsia="Times New Roman" w:hAnsi="Verdana" w:cs="Times New Roman"/>
          <w:sz w:val="19"/>
          <w:szCs w:val="19"/>
        </w:rPr>
        <w:t xml:space="preserve"> and its results</w:t>
      </w:r>
      <w:r w:rsidRPr="003D1F31">
        <w:rPr>
          <w:rFonts w:ascii="Verdana" w:eastAsia="Times New Roman" w:hAnsi="Verdana" w:cs="Times New Roman"/>
          <w:sz w:val="19"/>
          <w:szCs w:val="19"/>
        </w:rPr>
        <w:t xml:space="preserve"> to </w:t>
      </w:r>
      <w:r w:rsidR="00D44B30" w:rsidRPr="003D1F31">
        <w:rPr>
          <w:rFonts w:ascii="Verdana" w:eastAsia="Times New Roman" w:hAnsi="Verdana" w:cs="Times New Roman"/>
          <w:sz w:val="19"/>
          <w:szCs w:val="19"/>
        </w:rPr>
        <w:t xml:space="preserve">better </w:t>
      </w:r>
      <w:r w:rsidRPr="003D1F31">
        <w:rPr>
          <w:rFonts w:ascii="Verdana" w:eastAsia="Times New Roman" w:hAnsi="Verdana" w:cs="Times New Roman"/>
          <w:sz w:val="19"/>
          <w:szCs w:val="19"/>
        </w:rPr>
        <w:t>communicate the</w:t>
      </w:r>
      <w:r w:rsidR="00D44B30" w:rsidRPr="003D1F31">
        <w:rPr>
          <w:rFonts w:ascii="Verdana" w:eastAsia="Times New Roman" w:hAnsi="Verdana" w:cs="Times New Roman"/>
          <w:sz w:val="19"/>
          <w:szCs w:val="19"/>
        </w:rPr>
        <w:t xml:space="preserve"> public</w:t>
      </w:r>
      <w:r w:rsidRPr="003D1F31">
        <w:rPr>
          <w:rFonts w:ascii="Verdana" w:eastAsia="Times New Roman" w:hAnsi="Verdana" w:cs="Times New Roman"/>
          <w:sz w:val="19"/>
          <w:szCs w:val="19"/>
        </w:rPr>
        <w:t xml:space="preserve"> relevance and scientific achievements. </w:t>
      </w:r>
      <w:r w:rsidR="00D44B30" w:rsidRPr="003D1F31">
        <w:rPr>
          <w:rFonts w:ascii="Verdana" w:eastAsia="Times New Roman" w:hAnsi="Verdana" w:cs="Times New Roman"/>
          <w:sz w:val="19"/>
          <w:szCs w:val="19"/>
        </w:rPr>
        <w:t>Some PIs confessed to find it difficult to communicate concrete conclusions or to suggest concrete actions for applied or practice contexts, which makes actual exploitation of the project results difficult.</w:t>
      </w:r>
    </w:p>
    <w:p w14:paraId="596C1422" w14:textId="123DA1BC" w:rsidR="00915360" w:rsidRPr="0011015B" w:rsidRDefault="00915360" w:rsidP="0011015B">
      <w:pPr>
        <w:spacing w:after="120" w:line="276" w:lineRule="auto"/>
        <w:ind w:left="1134"/>
        <w:jc w:val="both"/>
        <w:rPr>
          <w:rFonts w:ascii="Verdana" w:eastAsia="Times New Roman" w:hAnsi="Verdana" w:cs="Times New Roman"/>
          <w:b/>
          <w:bCs/>
          <w:sz w:val="19"/>
          <w:szCs w:val="19"/>
        </w:rPr>
      </w:pPr>
      <w:r w:rsidRPr="0011015B">
        <w:rPr>
          <w:rFonts w:ascii="Verdana" w:eastAsia="Times New Roman" w:hAnsi="Verdana" w:cs="Times New Roman"/>
          <w:sz w:val="19"/>
          <w:szCs w:val="19"/>
        </w:rPr>
        <w:lastRenderedPageBreak/>
        <w:t xml:space="preserve">One interviewee argued that </w:t>
      </w:r>
      <w:r w:rsidR="0011015B" w:rsidRPr="0011015B">
        <w:rPr>
          <w:rFonts w:ascii="Verdana" w:eastAsia="Times New Roman" w:hAnsi="Verdana" w:cs="Times New Roman"/>
          <w:sz w:val="19"/>
          <w:szCs w:val="19"/>
        </w:rPr>
        <w:t>sometimes</w:t>
      </w:r>
      <w:r w:rsidRPr="0011015B">
        <w:rPr>
          <w:rFonts w:ascii="Verdana" w:eastAsia="Times New Roman" w:hAnsi="Verdana" w:cs="Times New Roman"/>
          <w:sz w:val="19"/>
          <w:szCs w:val="19"/>
        </w:rPr>
        <w:t xml:space="preserve"> researchers </w:t>
      </w:r>
      <w:r w:rsidR="0011015B" w:rsidRPr="0011015B">
        <w:rPr>
          <w:rFonts w:ascii="Verdana" w:eastAsia="Times New Roman" w:hAnsi="Verdana" w:cs="Times New Roman"/>
          <w:sz w:val="19"/>
          <w:szCs w:val="19"/>
        </w:rPr>
        <w:t xml:space="preserve">who </w:t>
      </w:r>
      <w:r w:rsidRPr="0011015B">
        <w:rPr>
          <w:rFonts w:ascii="Verdana" w:eastAsia="Times New Roman" w:hAnsi="Verdana" w:cs="Times New Roman"/>
          <w:sz w:val="19"/>
          <w:szCs w:val="19"/>
        </w:rPr>
        <w:t>work with target groups outside of their home c</w:t>
      </w:r>
      <w:r w:rsidR="0011015B" w:rsidRPr="0011015B">
        <w:rPr>
          <w:rFonts w:ascii="Verdana" w:eastAsia="Times New Roman" w:hAnsi="Verdana" w:cs="Times New Roman"/>
          <w:sz w:val="19"/>
          <w:szCs w:val="19"/>
        </w:rPr>
        <w:t xml:space="preserve">ountry, do not </w:t>
      </w:r>
      <w:r w:rsidRPr="0011015B">
        <w:rPr>
          <w:rFonts w:ascii="Verdana" w:eastAsia="Times New Roman" w:hAnsi="Verdana" w:cs="Times New Roman"/>
          <w:sz w:val="19"/>
          <w:szCs w:val="19"/>
        </w:rPr>
        <w:t>report back the results to relevant stakeholders to the country the research was conducted in:</w:t>
      </w:r>
    </w:p>
    <w:p w14:paraId="224D507E" w14:textId="77777777" w:rsidR="00915360" w:rsidRPr="0011015B" w:rsidRDefault="00915360" w:rsidP="00915360">
      <w:pPr>
        <w:spacing w:line="276" w:lineRule="auto"/>
        <w:jc w:val="both"/>
        <w:rPr>
          <w:rFonts w:ascii="Verdana" w:eastAsia="Times New Roman" w:hAnsi="Verdana" w:cs="Times New Roman"/>
          <w:i/>
          <w:iCs/>
          <w:sz w:val="16"/>
          <w:szCs w:val="16"/>
        </w:rPr>
      </w:pPr>
      <w:r w:rsidRPr="0011015B">
        <w:rPr>
          <w:rFonts w:ascii="Verdana" w:eastAsia="Times New Roman" w:hAnsi="Verdana" w:cs="Times New Roman"/>
          <w:i/>
          <w:iCs/>
          <w:sz w:val="16"/>
          <w:szCs w:val="16"/>
        </w:rPr>
        <w:t>“And that is what I found, perhaps in a deep sense this is also a problem of the scientific community, especially in these development contexts, that one, so to speak, with one's own motivation. That one wants to earn one's own salary and have a good life in Switzerland, in Austria - one goes to the slums, because there you can collect good primary substances and with that you run back home, tell great stories and the impact on the ground is actually non-existent or even extractive, or, in other words, that you take people's time away, or also with the hope that something would improve and effectively nothing ever flows back.” Interviewee 16</w:t>
      </w:r>
    </w:p>
    <w:p w14:paraId="724FD708" w14:textId="38216092" w:rsidR="0011015B" w:rsidRPr="0011015B" w:rsidRDefault="0011015B" w:rsidP="0011015B">
      <w:pPr>
        <w:spacing w:line="276" w:lineRule="auto"/>
        <w:ind w:left="1134"/>
        <w:jc w:val="both"/>
        <w:rPr>
          <w:rFonts w:ascii="Verdana" w:eastAsia="Times New Roman" w:hAnsi="Verdana" w:cs="Times New Roman"/>
          <w:sz w:val="19"/>
          <w:szCs w:val="19"/>
        </w:rPr>
      </w:pPr>
      <w:r w:rsidRPr="0011015B">
        <w:rPr>
          <w:rFonts w:ascii="Verdana" w:eastAsia="Times New Roman" w:hAnsi="Verdana" w:cs="Times New Roman"/>
          <w:sz w:val="19"/>
          <w:szCs w:val="19"/>
        </w:rPr>
        <w:t>Several interviewees emphasized the role of the expectations in disseminating results. One interviewee, for instance, stressed that one single project can only achieve limited impact in general. Another interviewee highlighted the importance of networks when it comes to dissemination. Appropriately, knowing the actors when communicating the results can be crucial for successful dissemination. Yet, the interviewee also stressed that even when you have invested time and energy to get to know relevant actors, the impact you can accomplish is limited.</w:t>
      </w:r>
    </w:p>
    <w:p w14:paraId="243990E3" w14:textId="210A292A" w:rsidR="0011015B" w:rsidRPr="0011015B" w:rsidRDefault="0011015B" w:rsidP="0011015B">
      <w:pPr>
        <w:spacing w:line="276" w:lineRule="auto"/>
        <w:jc w:val="both"/>
        <w:rPr>
          <w:rFonts w:ascii="Verdana" w:eastAsia="Times New Roman" w:hAnsi="Verdana" w:cs="Times New Roman"/>
          <w:i/>
          <w:iCs/>
          <w:sz w:val="16"/>
          <w:szCs w:val="16"/>
        </w:rPr>
      </w:pPr>
      <w:r w:rsidRPr="0011015B">
        <w:rPr>
          <w:rFonts w:ascii="Verdana" w:eastAsia="Times New Roman" w:hAnsi="Verdana" w:cs="Times New Roman"/>
          <w:i/>
          <w:iCs/>
          <w:sz w:val="16"/>
          <w:szCs w:val="16"/>
        </w:rPr>
        <w:t>“Well, if you want to achieve something, you have to spend a long time getting to know the actors in the field, you have to understand what they are concerned about, you have to build up trust, you have to spoon in new ideas and after a lot of effort, sometimes after years, in the best case you have a context - now with my last project, which I have just completed - where you can work together joyfully and perhaps achieve something, but even then you have to be modest in the end.” Interviewee 16</w:t>
      </w:r>
    </w:p>
    <w:p w14:paraId="61980199" w14:textId="77777777" w:rsidR="00915360" w:rsidRPr="003D1F31" w:rsidRDefault="00915360">
      <w:pPr>
        <w:pStyle w:val="ListParagraph"/>
        <w:spacing w:line="276" w:lineRule="auto"/>
        <w:ind w:left="1416"/>
        <w:jc w:val="both"/>
        <w:rPr>
          <w:rFonts w:ascii="Verdana" w:eastAsia="Times New Roman" w:hAnsi="Verdana" w:cs="Times New Roman"/>
          <w:sz w:val="19"/>
          <w:szCs w:val="19"/>
        </w:rPr>
      </w:pPr>
    </w:p>
    <w:p w14:paraId="35FCF822" w14:textId="226FFDDA" w:rsidR="002426EF" w:rsidRPr="003D1F31" w:rsidRDefault="00D00E26">
      <w:pPr>
        <w:pStyle w:val="ListParagraph"/>
        <w:numPr>
          <w:ilvl w:val="1"/>
          <w:numId w:val="4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Among policy makers and responsible institutions:</w:t>
      </w:r>
      <w:r w:rsidRPr="003D1F31">
        <w:rPr>
          <w:rFonts w:ascii="Verdana" w:eastAsia="Times New Roman" w:hAnsi="Verdana" w:cs="Times New Roman"/>
          <w:sz w:val="19"/>
          <w:szCs w:val="19"/>
        </w:rPr>
        <w:t xml:space="preserve"> Communicating and </w:t>
      </w:r>
      <w:r w:rsidR="003E6F27" w:rsidRPr="003D1F31">
        <w:rPr>
          <w:rFonts w:ascii="Verdana" w:eastAsia="Times New Roman" w:hAnsi="Verdana" w:cs="Times New Roman"/>
          <w:sz w:val="19"/>
          <w:szCs w:val="19"/>
        </w:rPr>
        <w:t>introducing or at least suggesting</w:t>
      </w:r>
      <w:r w:rsidRPr="003D1F31">
        <w:rPr>
          <w:rFonts w:ascii="Verdana" w:eastAsia="Times New Roman" w:hAnsi="Verdana" w:cs="Times New Roman"/>
          <w:sz w:val="19"/>
          <w:szCs w:val="19"/>
        </w:rPr>
        <w:t xml:space="preserve"> change based on research findings can be difficult if policy makers or the responsible institutions are not willing to </w:t>
      </w:r>
      <w:r w:rsidR="003E6F27" w:rsidRPr="003D1F31">
        <w:rPr>
          <w:rFonts w:ascii="Verdana" w:eastAsia="Times New Roman" w:hAnsi="Verdana" w:cs="Times New Roman"/>
          <w:sz w:val="19"/>
          <w:szCs w:val="19"/>
        </w:rPr>
        <w:t xml:space="preserve">go for such </w:t>
      </w:r>
      <w:r w:rsidRPr="003D1F31">
        <w:rPr>
          <w:rFonts w:ascii="Verdana" w:eastAsia="Times New Roman" w:hAnsi="Verdana" w:cs="Times New Roman"/>
          <w:sz w:val="19"/>
          <w:szCs w:val="19"/>
        </w:rPr>
        <w:t xml:space="preserve">change, </w:t>
      </w:r>
      <w:r w:rsidR="003E6F27" w:rsidRPr="003D1F31">
        <w:rPr>
          <w:rFonts w:ascii="Verdana" w:eastAsia="Times New Roman" w:hAnsi="Verdana" w:cs="Times New Roman"/>
          <w:sz w:val="19"/>
          <w:szCs w:val="19"/>
        </w:rPr>
        <w:t xml:space="preserve">especially </w:t>
      </w:r>
      <w:r w:rsidRPr="003D1F31">
        <w:rPr>
          <w:rFonts w:ascii="Verdana" w:eastAsia="Times New Roman" w:hAnsi="Verdana" w:cs="Times New Roman"/>
          <w:sz w:val="19"/>
          <w:szCs w:val="19"/>
        </w:rPr>
        <w:t xml:space="preserve">if it is too costly, or if the conclusions based on the research findings would not lead to immediate impacts. Accordingly, one </w:t>
      </w:r>
      <w:r w:rsidR="003E6F27" w:rsidRPr="003D1F31">
        <w:rPr>
          <w:rFonts w:ascii="Verdana" w:eastAsia="Times New Roman" w:hAnsi="Verdana" w:cs="Times New Roman"/>
          <w:sz w:val="19"/>
          <w:szCs w:val="19"/>
        </w:rPr>
        <w:t>PI</w:t>
      </w:r>
      <w:r w:rsidRPr="003D1F31">
        <w:rPr>
          <w:rFonts w:ascii="Verdana" w:eastAsia="Times New Roman" w:hAnsi="Verdana" w:cs="Times New Roman"/>
          <w:sz w:val="19"/>
          <w:szCs w:val="19"/>
        </w:rPr>
        <w:t xml:space="preserve"> stressed that decision-makers lose interest if results take too long to be implemented and</w:t>
      </w:r>
      <w:r w:rsidR="003E6F27" w:rsidRPr="003D1F31">
        <w:rPr>
          <w:rFonts w:ascii="Verdana" w:eastAsia="Times New Roman" w:hAnsi="Verdana" w:cs="Times New Roman"/>
          <w:sz w:val="19"/>
          <w:szCs w:val="19"/>
        </w:rPr>
        <w:t xml:space="preserve"> if</w:t>
      </w:r>
      <w:r w:rsidRPr="003D1F31">
        <w:rPr>
          <w:rFonts w:ascii="Verdana" w:eastAsia="Times New Roman" w:hAnsi="Verdana" w:cs="Times New Roman"/>
          <w:sz w:val="19"/>
          <w:szCs w:val="19"/>
        </w:rPr>
        <w:t xml:space="preserve"> change is not immediately</w:t>
      </w:r>
      <w:r w:rsidR="003E6F27" w:rsidRPr="003D1F31">
        <w:rPr>
          <w:rFonts w:ascii="Verdana" w:eastAsia="Times New Roman" w:hAnsi="Verdana" w:cs="Times New Roman"/>
          <w:sz w:val="19"/>
          <w:szCs w:val="19"/>
        </w:rPr>
        <w:t xml:space="preserve"> noticeable</w:t>
      </w:r>
      <w:r w:rsidRPr="003D1F31">
        <w:rPr>
          <w:rFonts w:ascii="Verdana" w:eastAsia="Times New Roman" w:hAnsi="Verdana" w:cs="Times New Roman"/>
          <w:sz w:val="19"/>
          <w:szCs w:val="19"/>
        </w:rPr>
        <w:t>.</w:t>
      </w:r>
    </w:p>
    <w:p w14:paraId="44C7EF84" w14:textId="77777777" w:rsidR="002426EF" w:rsidRPr="003D1F31" w:rsidRDefault="00D00E26">
      <w:pPr>
        <w:spacing w:line="276" w:lineRule="auto"/>
        <w:jc w:val="both"/>
        <w:rPr>
          <w:rFonts w:ascii="Verdana" w:eastAsia="Times New Roman" w:hAnsi="Verdana" w:cs="Times New Roman"/>
          <w:i/>
          <w:iCs/>
          <w:sz w:val="19"/>
          <w:szCs w:val="19"/>
        </w:rPr>
      </w:pPr>
      <w:r w:rsidRPr="003D1F31">
        <w:rPr>
          <w:rFonts w:ascii="Verdana" w:eastAsia="Times New Roman" w:hAnsi="Verdana" w:cs="Times New Roman"/>
          <w:i/>
          <w:iCs/>
          <w:sz w:val="19"/>
          <w:szCs w:val="19"/>
        </w:rPr>
        <w:t>“They would use our results immediately like that, it is always the same - if nothing happens, no one cares.”  Interviewee 12</w:t>
      </w:r>
    </w:p>
    <w:p w14:paraId="453C7983" w14:textId="7E719B3A" w:rsidR="002426EF" w:rsidRPr="0011015B" w:rsidRDefault="002426EF">
      <w:pPr>
        <w:pStyle w:val="ListParagraph"/>
        <w:spacing w:line="276" w:lineRule="auto"/>
        <w:ind w:left="1440"/>
        <w:jc w:val="both"/>
        <w:rPr>
          <w:rFonts w:ascii="Verdana" w:eastAsia="Times New Roman" w:hAnsi="Verdana" w:cs="Times New Roman"/>
          <w:iCs/>
          <w:sz w:val="19"/>
          <w:szCs w:val="19"/>
        </w:rPr>
      </w:pPr>
    </w:p>
    <w:p w14:paraId="60C620B4" w14:textId="2E933184" w:rsidR="00025DA3" w:rsidRPr="00025DA3" w:rsidRDefault="00025DA3" w:rsidP="00025DA3">
      <w:pPr>
        <w:pStyle w:val="ListParagraph"/>
        <w:spacing w:line="276" w:lineRule="auto"/>
        <w:jc w:val="both"/>
        <w:rPr>
          <w:rFonts w:ascii="Verdana" w:eastAsia="Times New Roman" w:hAnsi="Verdana" w:cs="Times New Roman"/>
          <w:b/>
          <w:bCs/>
          <w:sz w:val="19"/>
          <w:szCs w:val="19"/>
        </w:rPr>
      </w:pPr>
      <w:r>
        <w:rPr>
          <w:rFonts w:ascii="Verdana" w:eastAsia="Times New Roman" w:hAnsi="Verdana" w:cs="Times New Roman"/>
          <w:sz w:val="19"/>
          <w:szCs w:val="19"/>
        </w:rPr>
        <w:t>Another</w:t>
      </w:r>
      <w:r w:rsidRPr="00025DA3">
        <w:rPr>
          <w:rFonts w:ascii="Verdana" w:eastAsia="Times New Roman" w:hAnsi="Verdana" w:cs="Times New Roman"/>
          <w:sz w:val="19"/>
          <w:szCs w:val="19"/>
        </w:rPr>
        <w:t xml:space="preserve"> interviewee stressed that his topic (the prevention of an epidemic caused by a certain strand of bacteria) was not seen as urgent enough by policy-makers to implement actions as the last outbreak of the related illness lies decades behind. </w:t>
      </w:r>
    </w:p>
    <w:p w14:paraId="0235D932" w14:textId="30F96FBD" w:rsidR="0011015B" w:rsidRPr="00025DA3" w:rsidRDefault="0011015B" w:rsidP="00025DA3">
      <w:pPr>
        <w:spacing w:after="120" w:line="276" w:lineRule="auto"/>
        <w:ind w:left="709"/>
        <w:jc w:val="both"/>
        <w:rPr>
          <w:rFonts w:ascii="Verdana" w:eastAsia="Times New Roman" w:hAnsi="Verdana" w:cs="Times New Roman"/>
          <w:b/>
          <w:bCs/>
          <w:sz w:val="19"/>
          <w:szCs w:val="19"/>
        </w:rPr>
      </w:pPr>
      <w:r w:rsidRPr="00025DA3">
        <w:rPr>
          <w:rFonts w:ascii="Verdana" w:eastAsia="Times New Roman" w:hAnsi="Verdana" w:cs="Times New Roman"/>
          <w:sz w:val="19"/>
          <w:szCs w:val="19"/>
        </w:rPr>
        <w:t xml:space="preserve">One interviewee highlighted the pressure that politicians experience when dealing with topics such as migration, where enormously different interests within the political arena exist, which makes it difficult for academics to firstly bring all crucial stakeholders together and secondly, bring all stakeholders to agree on the topic. Similarly, several interviewees highlighted that the multi-level governance of Switzerland makes it difficult to achieve </w:t>
      </w:r>
      <w:r w:rsidR="00025DA3" w:rsidRPr="00025DA3">
        <w:rPr>
          <w:rFonts w:ascii="Verdana" w:eastAsia="Times New Roman" w:hAnsi="Verdana" w:cs="Times New Roman"/>
          <w:sz w:val="19"/>
          <w:szCs w:val="19"/>
        </w:rPr>
        <w:t>policy change.</w:t>
      </w:r>
      <w:r w:rsidRPr="00025DA3">
        <w:rPr>
          <w:rFonts w:ascii="Verdana" w:eastAsia="Times New Roman" w:hAnsi="Verdana" w:cs="Times New Roman"/>
          <w:sz w:val="19"/>
          <w:szCs w:val="19"/>
        </w:rPr>
        <w:t xml:space="preserve"> </w:t>
      </w:r>
    </w:p>
    <w:p w14:paraId="52E1EE69" w14:textId="738A069F" w:rsidR="0011015B" w:rsidRPr="00025DA3" w:rsidRDefault="0011015B" w:rsidP="0011015B">
      <w:pPr>
        <w:pStyle w:val="ListParagraph"/>
        <w:spacing w:line="276" w:lineRule="auto"/>
        <w:jc w:val="both"/>
        <w:rPr>
          <w:rFonts w:ascii="Verdana" w:eastAsia="Times New Roman" w:hAnsi="Verdana" w:cs="Times New Roman"/>
          <w:b/>
          <w:bCs/>
          <w:sz w:val="19"/>
          <w:szCs w:val="19"/>
        </w:rPr>
      </w:pPr>
      <w:r w:rsidRPr="00025DA3">
        <w:rPr>
          <w:rFonts w:ascii="Verdana" w:eastAsia="Times New Roman" w:hAnsi="Verdana" w:cs="Times New Roman"/>
          <w:sz w:val="19"/>
          <w:szCs w:val="19"/>
        </w:rPr>
        <w:t>Moreover, interviewees stressed that political will is often connected to particular people in the office</w:t>
      </w:r>
      <w:r w:rsidR="00025DA3" w:rsidRPr="00025DA3">
        <w:rPr>
          <w:rFonts w:ascii="Verdana" w:eastAsia="Times New Roman" w:hAnsi="Verdana" w:cs="Times New Roman"/>
          <w:sz w:val="19"/>
          <w:szCs w:val="19"/>
        </w:rPr>
        <w:t>, but when these people leave</w:t>
      </w:r>
      <w:r w:rsidRPr="00025DA3">
        <w:rPr>
          <w:rFonts w:ascii="Verdana" w:eastAsia="Times New Roman" w:hAnsi="Verdana" w:cs="Times New Roman"/>
          <w:sz w:val="19"/>
          <w:szCs w:val="19"/>
        </w:rPr>
        <w:t xml:space="preserve">, topics that were </w:t>
      </w:r>
      <w:r w:rsidR="00025DA3" w:rsidRPr="00025DA3">
        <w:rPr>
          <w:rFonts w:ascii="Verdana" w:eastAsia="Times New Roman" w:hAnsi="Verdana" w:cs="Times New Roman"/>
          <w:sz w:val="19"/>
          <w:szCs w:val="19"/>
        </w:rPr>
        <w:t xml:space="preserve">previously </w:t>
      </w:r>
      <w:r w:rsidRPr="00025DA3">
        <w:rPr>
          <w:rFonts w:ascii="Verdana" w:eastAsia="Times New Roman" w:hAnsi="Verdana" w:cs="Times New Roman"/>
          <w:sz w:val="19"/>
          <w:szCs w:val="19"/>
        </w:rPr>
        <w:t xml:space="preserve">interesting can become irrelevant to successors. Generally, several interview partners underlined the often limited interest from policy-makers for certain topics. </w:t>
      </w:r>
    </w:p>
    <w:p w14:paraId="41C00F38" w14:textId="77777777" w:rsidR="0011015B" w:rsidRPr="0011015B" w:rsidRDefault="0011015B">
      <w:pPr>
        <w:pStyle w:val="ListParagraph"/>
        <w:spacing w:line="276" w:lineRule="auto"/>
        <w:ind w:left="1440"/>
        <w:jc w:val="both"/>
        <w:rPr>
          <w:rFonts w:ascii="Verdana" w:eastAsia="Times New Roman" w:hAnsi="Verdana" w:cs="Times New Roman"/>
          <w:iCs/>
          <w:sz w:val="19"/>
          <w:szCs w:val="19"/>
        </w:rPr>
      </w:pPr>
    </w:p>
    <w:p w14:paraId="3C0E7945" w14:textId="3639E14C"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Limited networking and exchange: </w:t>
      </w:r>
      <w:r w:rsidRPr="003D1F31">
        <w:rPr>
          <w:rFonts w:ascii="Verdana" w:eastAsia="Times New Roman" w:hAnsi="Verdana" w:cs="Times New Roman"/>
          <w:sz w:val="19"/>
          <w:szCs w:val="19"/>
        </w:rPr>
        <w:t xml:space="preserve">To achieve </w:t>
      </w:r>
      <w:r w:rsidR="003E6F27" w:rsidRPr="003D1F31">
        <w:rPr>
          <w:rFonts w:ascii="Verdana" w:eastAsia="Times New Roman" w:hAnsi="Verdana" w:cs="Times New Roman"/>
          <w:sz w:val="19"/>
          <w:szCs w:val="19"/>
        </w:rPr>
        <w:t>scaling</w:t>
      </w:r>
      <w:r w:rsidRPr="003D1F31">
        <w:rPr>
          <w:rFonts w:ascii="Verdana" w:eastAsia="Times New Roman" w:hAnsi="Verdana" w:cs="Times New Roman"/>
          <w:sz w:val="19"/>
          <w:szCs w:val="19"/>
        </w:rPr>
        <w:t xml:space="preserve"> and utilisation of project results, national </w:t>
      </w:r>
      <w:r w:rsidR="00025DA3">
        <w:rPr>
          <w:rFonts w:ascii="Verdana" w:eastAsia="Times New Roman" w:hAnsi="Verdana" w:cs="Times New Roman"/>
          <w:sz w:val="19"/>
          <w:szCs w:val="19"/>
        </w:rPr>
        <w:t>as well as</w:t>
      </w:r>
      <w:r w:rsidRPr="003D1F31">
        <w:rPr>
          <w:rFonts w:ascii="Verdana" w:eastAsia="Times New Roman" w:hAnsi="Verdana" w:cs="Times New Roman"/>
          <w:sz w:val="19"/>
          <w:szCs w:val="19"/>
        </w:rPr>
        <w:t xml:space="preserve"> int</w:t>
      </w:r>
      <w:r w:rsidR="00025DA3">
        <w:rPr>
          <w:rFonts w:ascii="Verdana" w:eastAsia="Times New Roman" w:hAnsi="Verdana" w:cs="Times New Roman"/>
          <w:sz w:val="19"/>
          <w:szCs w:val="19"/>
        </w:rPr>
        <w:t>ernational networking, exchange</w:t>
      </w:r>
      <w:r w:rsidRPr="003D1F31">
        <w:rPr>
          <w:rFonts w:ascii="Verdana" w:eastAsia="Times New Roman" w:hAnsi="Verdana" w:cs="Times New Roman"/>
          <w:sz w:val="19"/>
          <w:szCs w:val="19"/>
        </w:rPr>
        <w:t xml:space="preserve"> and collaboration</w:t>
      </w:r>
      <w:r w:rsidR="003E6F27" w:rsidRPr="003D1F31">
        <w:rPr>
          <w:rFonts w:ascii="Verdana" w:eastAsia="Times New Roman" w:hAnsi="Verdana" w:cs="Times New Roman"/>
          <w:sz w:val="19"/>
          <w:szCs w:val="19"/>
        </w:rPr>
        <w:t xml:space="preserve"> is important</w:t>
      </w:r>
      <w:r w:rsidRPr="003D1F31">
        <w:rPr>
          <w:rFonts w:ascii="Verdana" w:eastAsia="Times New Roman" w:hAnsi="Verdana" w:cs="Times New Roman"/>
          <w:sz w:val="19"/>
          <w:szCs w:val="19"/>
        </w:rPr>
        <w:t xml:space="preserve">– specifically between researchers but also with practice partners, including </w:t>
      </w:r>
      <w:r w:rsidRPr="003D1F31">
        <w:rPr>
          <w:rFonts w:ascii="Verdana" w:eastAsia="Times New Roman" w:hAnsi="Verdana" w:cs="Times New Roman"/>
          <w:sz w:val="19"/>
          <w:szCs w:val="19"/>
        </w:rPr>
        <w:lastRenderedPageBreak/>
        <w:t xml:space="preserve">industry. </w:t>
      </w:r>
      <w:r w:rsidR="00025DA3">
        <w:rPr>
          <w:rFonts w:ascii="Verdana" w:eastAsia="Times New Roman" w:hAnsi="Verdana" w:cs="Times New Roman"/>
          <w:sz w:val="19"/>
          <w:szCs w:val="19"/>
        </w:rPr>
        <w:t>Some i</w:t>
      </w:r>
      <w:r w:rsidR="003E6F27" w:rsidRPr="003D1F31">
        <w:rPr>
          <w:rFonts w:ascii="Verdana" w:eastAsia="Times New Roman" w:hAnsi="Verdana" w:cs="Times New Roman"/>
          <w:sz w:val="19"/>
          <w:szCs w:val="19"/>
        </w:rPr>
        <w:t>nterviewees</w:t>
      </w:r>
      <w:r w:rsidRPr="003D1F31">
        <w:rPr>
          <w:rFonts w:ascii="Verdana" w:eastAsia="Times New Roman" w:hAnsi="Verdana" w:cs="Times New Roman"/>
          <w:sz w:val="19"/>
          <w:szCs w:val="19"/>
        </w:rPr>
        <w:t xml:space="preserve"> </w:t>
      </w:r>
      <w:r w:rsidR="00025DA3">
        <w:rPr>
          <w:rFonts w:ascii="Verdana" w:eastAsia="Times New Roman" w:hAnsi="Verdana" w:cs="Times New Roman"/>
          <w:sz w:val="19"/>
          <w:szCs w:val="19"/>
        </w:rPr>
        <w:t>perceived quite</w:t>
      </w:r>
      <w:r w:rsidRPr="003D1F31">
        <w:rPr>
          <w:rFonts w:ascii="Verdana" w:eastAsia="Times New Roman" w:hAnsi="Verdana" w:cs="Times New Roman"/>
          <w:sz w:val="19"/>
          <w:szCs w:val="19"/>
        </w:rPr>
        <w:t xml:space="preserve"> limited exchange and collaboration </w:t>
      </w:r>
      <w:r w:rsidR="00025DA3">
        <w:rPr>
          <w:rFonts w:ascii="Verdana" w:eastAsia="Times New Roman" w:hAnsi="Verdana" w:cs="Times New Roman"/>
          <w:sz w:val="19"/>
          <w:szCs w:val="19"/>
        </w:rPr>
        <w:t>with governments and the civil society within</w:t>
      </w:r>
      <w:r w:rsidRPr="003D1F31">
        <w:rPr>
          <w:rFonts w:ascii="Verdana" w:eastAsia="Times New Roman" w:hAnsi="Verdana" w:cs="Times New Roman"/>
          <w:sz w:val="19"/>
          <w:szCs w:val="19"/>
        </w:rPr>
        <w:t xml:space="preserve"> the German-speaking countries, </w:t>
      </w:r>
      <w:r w:rsidR="00025DA3">
        <w:rPr>
          <w:rFonts w:ascii="Verdana" w:eastAsia="Times New Roman" w:hAnsi="Verdana" w:cs="Times New Roman"/>
          <w:sz w:val="19"/>
          <w:szCs w:val="19"/>
        </w:rPr>
        <w:t xml:space="preserve">which </w:t>
      </w:r>
      <w:r w:rsidRPr="003D1F31">
        <w:rPr>
          <w:rFonts w:ascii="Verdana" w:eastAsia="Times New Roman" w:hAnsi="Verdana" w:cs="Times New Roman"/>
          <w:sz w:val="19"/>
          <w:szCs w:val="19"/>
        </w:rPr>
        <w:t>challenge</w:t>
      </w:r>
      <w:r w:rsidR="00025DA3">
        <w:rPr>
          <w:rFonts w:ascii="Verdana" w:eastAsia="Times New Roman" w:hAnsi="Verdana" w:cs="Times New Roman"/>
          <w:sz w:val="19"/>
          <w:szCs w:val="19"/>
        </w:rPr>
        <w:t xml:space="preserve">s scaling and </w:t>
      </w:r>
      <w:r w:rsidRPr="003D1F31">
        <w:rPr>
          <w:rFonts w:ascii="Verdana" w:eastAsia="Times New Roman" w:hAnsi="Verdana" w:cs="Times New Roman"/>
          <w:sz w:val="19"/>
          <w:szCs w:val="19"/>
        </w:rPr>
        <w:t>exploitation of their project</w:t>
      </w:r>
      <w:r w:rsidR="00025DA3">
        <w:rPr>
          <w:rFonts w:ascii="Verdana" w:eastAsia="Times New Roman" w:hAnsi="Verdana" w:cs="Times New Roman"/>
          <w:sz w:val="19"/>
          <w:szCs w:val="19"/>
        </w:rPr>
        <w:t xml:space="preserve"> result</w:t>
      </w:r>
      <w:r w:rsidR="003E6F27"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w:t>
      </w:r>
      <w:r w:rsidR="003E6F27" w:rsidRPr="003D1F31">
        <w:rPr>
          <w:rFonts w:ascii="Verdana" w:eastAsia="Times New Roman" w:hAnsi="Verdana" w:cs="Times New Roman"/>
          <w:sz w:val="19"/>
          <w:szCs w:val="19"/>
        </w:rPr>
        <w:t>They argued that</w:t>
      </w:r>
      <w:r w:rsidRPr="003D1F31">
        <w:rPr>
          <w:rFonts w:ascii="Verdana" w:eastAsia="Times New Roman" w:hAnsi="Verdana" w:cs="Times New Roman"/>
          <w:sz w:val="19"/>
          <w:szCs w:val="19"/>
        </w:rPr>
        <w:t xml:space="preserve"> it would be </w:t>
      </w:r>
      <w:r w:rsidR="003E6F27" w:rsidRPr="003D1F31">
        <w:rPr>
          <w:rFonts w:ascii="Verdana" w:eastAsia="Times New Roman" w:hAnsi="Verdana" w:cs="Times New Roman"/>
          <w:sz w:val="19"/>
          <w:szCs w:val="19"/>
        </w:rPr>
        <w:t xml:space="preserve">in particular </w:t>
      </w:r>
      <w:r w:rsidRPr="003D1F31">
        <w:rPr>
          <w:rFonts w:ascii="Verdana" w:eastAsia="Times New Roman" w:hAnsi="Verdana" w:cs="Times New Roman"/>
          <w:sz w:val="19"/>
          <w:szCs w:val="19"/>
        </w:rPr>
        <w:t xml:space="preserve">helpful if more structural or institutionalised exchanges, </w:t>
      </w:r>
      <w:r w:rsidR="003E6F27" w:rsidRPr="003D1F31">
        <w:rPr>
          <w:rFonts w:ascii="Verdana" w:eastAsia="Times New Roman" w:hAnsi="Verdana" w:cs="Times New Roman"/>
          <w:sz w:val="19"/>
          <w:szCs w:val="19"/>
        </w:rPr>
        <w:t>for instance</w:t>
      </w:r>
      <w:r w:rsidRPr="003D1F31">
        <w:rPr>
          <w:rFonts w:ascii="Verdana" w:eastAsia="Times New Roman" w:hAnsi="Verdana" w:cs="Times New Roman"/>
          <w:sz w:val="19"/>
          <w:szCs w:val="19"/>
        </w:rPr>
        <w:t xml:space="preserve"> in the form of scientific centres which foster interactions between different disciplin</w:t>
      </w:r>
      <w:r w:rsidR="003E6F27" w:rsidRPr="003D1F31">
        <w:rPr>
          <w:rFonts w:ascii="Verdana" w:eastAsia="Times New Roman" w:hAnsi="Verdana" w:cs="Times New Roman"/>
          <w:sz w:val="19"/>
          <w:szCs w:val="19"/>
        </w:rPr>
        <w:t>es, universities, or countries would exist.</w:t>
      </w:r>
    </w:p>
    <w:p w14:paraId="124F2E60" w14:textId="77777777" w:rsidR="002426EF" w:rsidRPr="003D1F31" w:rsidRDefault="002426EF">
      <w:pPr>
        <w:spacing w:line="276" w:lineRule="auto"/>
        <w:jc w:val="both"/>
        <w:rPr>
          <w:rFonts w:ascii="Verdana" w:eastAsia="Times New Roman" w:hAnsi="Verdana" w:cs="Times New Roman"/>
          <w:sz w:val="19"/>
          <w:szCs w:val="19"/>
        </w:rPr>
      </w:pPr>
    </w:p>
    <w:p w14:paraId="02B2D858" w14:textId="099A3CF8"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Limited support or coaching: </w:t>
      </w:r>
      <w:r w:rsidRPr="003D1F31">
        <w:rPr>
          <w:rFonts w:ascii="Verdana" w:eastAsia="Times New Roman" w:hAnsi="Verdana" w:cs="Times New Roman"/>
          <w:sz w:val="19"/>
          <w:szCs w:val="19"/>
        </w:rPr>
        <w:t xml:space="preserve">Though most </w:t>
      </w:r>
      <w:r w:rsidR="003E6F27" w:rsidRPr="003D1F31">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stressed that they receive</w:t>
      </w:r>
      <w:r w:rsidR="003E6F27" w:rsidRPr="003D1F31">
        <w:rPr>
          <w:rFonts w:ascii="Verdana" w:eastAsia="Times New Roman" w:hAnsi="Verdana" w:cs="Times New Roman"/>
          <w:sz w:val="19"/>
          <w:szCs w:val="19"/>
        </w:rPr>
        <w:t>d</w:t>
      </w:r>
      <w:r w:rsidRPr="003D1F31">
        <w:rPr>
          <w:rFonts w:ascii="Verdana" w:eastAsia="Times New Roman" w:hAnsi="Verdana" w:cs="Times New Roman"/>
          <w:sz w:val="19"/>
          <w:szCs w:val="19"/>
        </w:rPr>
        <w:t xml:space="preserve"> support from their organisation in pursuing exploitation and utilisation activities, three </w:t>
      </w:r>
      <w:r w:rsidR="00025DA3">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voiced that the limited support or coaching from their organisation posed a challenge to </w:t>
      </w:r>
      <w:r w:rsidR="003E6F27" w:rsidRPr="003D1F31">
        <w:rPr>
          <w:rFonts w:ascii="Verdana" w:eastAsia="Times New Roman" w:hAnsi="Verdana" w:cs="Times New Roman"/>
          <w:sz w:val="19"/>
          <w:szCs w:val="19"/>
        </w:rPr>
        <w:t>this</w:t>
      </w:r>
      <w:r w:rsidRPr="003D1F31">
        <w:rPr>
          <w:rFonts w:ascii="Verdana" w:eastAsia="Times New Roman" w:hAnsi="Verdana" w:cs="Times New Roman"/>
          <w:sz w:val="19"/>
          <w:szCs w:val="19"/>
        </w:rPr>
        <w:t xml:space="preserve">. While </w:t>
      </w:r>
      <w:r w:rsidR="003E6F27" w:rsidRPr="003D1F31">
        <w:rPr>
          <w:rFonts w:ascii="Verdana" w:eastAsia="Times New Roman" w:hAnsi="Verdana" w:cs="Times New Roman"/>
          <w:sz w:val="19"/>
          <w:szCs w:val="19"/>
        </w:rPr>
        <w:t>they were</w:t>
      </w:r>
      <w:r w:rsidRPr="003D1F31">
        <w:rPr>
          <w:rFonts w:ascii="Verdana" w:eastAsia="Times New Roman" w:hAnsi="Verdana" w:cs="Times New Roman"/>
          <w:sz w:val="19"/>
          <w:szCs w:val="19"/>
        </w:rPr>
        <w:t xml:space="preserve"> not explicitly hindered, they </w:t>
      </w:r>
      <w:r w:rsidR="003E6F27" w:rsidRPr="003D1F31">
        <w:rPr>
          <w:rFonts w:ascii="Verdana" w:eastAsia="Times New Roman" w:hAnsi="Verdana" w:cs="Times New Roman"/>
          <w:sz w:val="19"/>
          <w:szCs w:val="19"/>
        </w:rPr>
        <w:t>did</w:t>
      </w:r>
      <w:r w:rsidRPr="003D1F31">
        <w:rPr>
          <w:rFonts w:ascii="Verdana" w:eastAsia="Times New Roman" w:hAnsi="Verdana" w:cs="Times New Roman"/>
          <w:sz w:val="19"/>
          <w:szCs w:val="19"/>
        </w:rPr>
        <w:t xml:space="preserve"> not receive support and </w:t>
      </w:r>
      <w:r w:rsidR="003E6F27" w:rsidRPr="003D1F31">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seen as out</w:t>
      </w:r>
      <w:r w:rsidR="003E6F27" w:rsidRPr="003D1F31">
        <w:rPr>
          <w:rFonts w:ascii="Verdana" w:eastAsia="Times New Roman" w:hAnsi="Verdana" w:cs="Times New Roman"/>
          <w:sz w:val="19"/>
          <w:szCs w:val="19"/>
        </w:rPr>
        <w:t xml:space="preserve">siders with their research. Others simply </w:t>
      </w:r>
      <w:r w:rsidRPr="003D1F31">
        <w:rPr>
          <w:rFonts w:ascii="Verdana" w:eastAsia="Times New Roman" w:hAnsi="Verdana" w:cs="Times New Roman"/>
          <w:sz w:val="19"/>
          <w:szCs w:val="19"/>
        </w:rPr>
        <w:t xml:space="preserve">lack </w:t>
      </w:r>
      <w:r w:rsidR="003E6F27" w:rsidRPr="003D1F31">
        <w:rPr>
          <w:rFonts w:ascii="Verdana" w:eastAsia="Times New Roman" w:hAnsi="Verdana" w:cs="Times New Roman"/>
          <w:sz w:val="19"/>
          <w:szCs w:val="19"/>
        </w:rPr>
        <w:t>institutional backup,</w:t>
      </w:r>
      <w:r w:rsidRPr="003D1F31">
        <w:rPr>
          <w:rFonts w:ascii="Verdana" w:eastAsia="Times New Roman" w:hAnsi="Verdana" w:cs="Times New Roman"/>
          <w:sz w:val="19"/>
          <w:szCs w:val="19"/>
        </w:rPr>
        <w:t xml:space="preserve"> </w:t>
      </w:r>
      <w:r w:rsidR="003E6F27" w:rsidRPr="003D1F31">
        <w:rPr>
          <w:rFonts w:ascii="Verdana" w:eastAsia="Times New Roman" w:hAnsi="Verdana" w:cs="Times New Roman"/>
          <w:sz w:val="19"/>
          <w:szCs w:val="19"/>
        </w:rPr>
        <w:t xml:space="preserve">which </w:t>
      </w:r>
      <w:r w:rsidRPr="003D1F31">
        <w:rPr>
          <w:rFonts w:ascii="Verdana" w:eastAsia="Times New Roman" w:hAnsi="Verdana" w:cs="Times New Roman"/>
          <w:sz w:val="19"/>
          <w:szCs w:val="19"/>
        </w:rPr>
        <w:t>would support them in the next steps of applied work and</w:t>
      </w:r>
      <w:r w:rsidR="003E6F27" w:rsidRPr="003D1F31">
        <w:rPr>
          <w:rFonts w:ascii="Verdana" w:eastAsia="Times New Roman" w:hAnsi="Verdana" w:cs="Times New Roman"/>
          <w:sz w:val="19"/>
          <w:szCs w:val="19"/>
        </w:rPr>
        <w:t xml:space="preserve"> the generation of</w:t>
      </w:r>
      <w:r w:rsidRPr="003D1F31">
        <w:rPr>
          <w:rFonts w:ascii="Verdana" w:eastAsia="Times New Roman" w:hAnsi="Verdana" w:cs="Times New Roman"/>
          <w:sz w:val="19"/>
          <w:szCs w:val="19"/>
        </w:rPr>
        <w:t xml:space="preserve"> impact in practice</w:t>
      </w:r>
      <w:r w:rsidR="003E6F27" w:rsidRPr="003D1F31">
        <w:rPr>
          <w:rFonts w:ascii="Verdana" w:eastAsia="Times New Roman" w:hAnsi="Verdana" w:cs="Times New Roman"/>
          <w:sz w:val="19"/>
          <w:szCs w:val="19"/>
        </w:rPr>
        <w:t xml:space="preserve"> fields. T</w:t>
      </w:r>
      <w:r w:rsidRPr="003D1F31">
        <w:rPr>
          <w:rFonts w:ascii="Verdana" w:eastAsia="Times New Roman" w:hAnsi="Verdana" w:cs="Times New Roman"/>
          <w:sz w:val="19"/>
          <w:szCs w:val="19"/>
        </w:rPr>
        <w:t xml:space="preserve">hey are left alone with applied and translational work, and have to do it on their own. </w:t>
      </w:r>
    </w:p>
    <w:p w14:paraId="222255AD" w14:textId="77777777" w:rsidR="002426EF" w:rsidRPr="003D1F31" w:rsidRDefault="002426EF">
      <w:pPr>
        <w:spacing w:line="276" w:lineRule="auto"/>
        <w:jc w:val="both"/>
        <w:rPr>
          <w:rFonts w:ascii="Verdana" w:eastAsia="Times New Roman" w:hAnsi="Verdana" w:cs="Times New Roman"/>
          <w:sz w:val="19"/>
          <w:szCs w:val="19"/>
        </w:rPr>
      </w:pPr>
    </w:p>
    <w:p w14:paraId="1A3DA00D" w14:textId="2812E578"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Limited opportunities to continue projects: </w:t>
      </w:r>
      <w:r w:rsidRPr="003D1F31">
        <w:rPr>
          <w:rFonts w:ascii="Verdana" w:eastAsia="Times New Roman" w:hAnsi="Verdana" w:cs="Times New Roman"/>
          <w:sz w:val="19"/>
          <w:szCs w:val="19"/>
        </w:rPr>
        <w:t xml:space="preserve">Many </w:t>
      </w:r>
      <w:r w:rsidR="003E6F27"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stated that it is difficult to exploit and utilise their projects without formal opportunities for the continuation of a project. Many ideas, questions, and conclusions only emerge towards the end of </w:t>
      </w:r>
      <w:r w:rsidR="003E6F27"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project, and there is </w:t>
      </w:r>
      <w:r w:rsidR="009D2D72">
        <w:rPr>
          <w:rFonts w:ascii="Verdana" w:eastAsia="Times New Roman" w:hAnsi="Verdana" w:cs="Times New Roman"/>
          <w:sz w:val="19"/>
          <w:szCs w:val="19"/>
        </w:rPr>
        <w:t>hardly an</w:t>
      </w:r>
      <w:r w:rsidRPr="003D1F31">
        <w:rPr>
          <w:rFonts w:ascii="Verdana" w:eastAsia="Times New Roman" w:hAnsi="Verdana" w:cs="Times New Roman"/>
          <w:sz w:val="19"/>
          <w:szCs w:val="19"/>
        </w:rPr>
        <w:t xml:space="preserve"> opportunity to follow up or deepen these ideas and avoid wasting expertise and know-how. </w:t>
      </w:r>
      <w:r w:rsidR="003E6F27" w:rsidRPr="003D1F31">
        <w:rPr>
          <w:rFonts w:ascii="Verdana" w:eastAsia="Times New Roman" w:hAnsi="Verdana" w:cs="Times New Roman"/>
          <w:sz w:val="19"/>
          <w:szCs w:val="19"/>
        </w:rPr>
        <w:t>The PIs</w:t>
      </w:r>
      <w:r w:rsidRPr="003D1F31">
        <w:rPr>
          <w:rFonts w:ascii="Verdana" w:eastAsia="Times New Roman" w:hAnsi="Verdana" w:cs="Times New Roman"/>
          <w:sz w:val="19"/>
          <w:szCs w:val="19"/>
        </w:rPr>
        <w:t xml:space="preserve"> suggest</w:t>
      </w:r>
      <w:r w:rsidR="003E6F27" w:rsidRPr="003D1F31">
        <w:rPr>
          <w:rFonts w:ascii="Verdana" w:eastAsia="Times New Roman" w:hAnsi="Verdana" w:cs="Times New Roman"/>
          <w:sz w:val="19"/>
          <w:szCs w:val="19"/>
        </w:rPr>
        <w:t>ed</w:t>
      </w:r>
      <w:r w:rsidRPr="003D1F31">
        <w:rPr>
          <w:rFonts w:ascii="Verdana" w:eastAsia="Times New Roman" w:hAnsi="Verdana" w:cs="Times New Roman"/>
          <w:sz w:val="19"/>
          <w:szCs w:val="19"/>
        </w:rPr>
        <w:t xml:space="preserve"> that funding agencies like the SN</w:t>
      </w:r>
      <w:r w:rsidR="003E6F27"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should actively encourage project continuation as part of a grant or as part of a new track so that these potential new insights can be </w:t>
      </w:r>
      <w:r w:rsidR="003E6F27" w:rsidRPr="003D1F31">
        <w:rPr>
          <w:rFonts w:ascii="Verdana" w:eastAsia="Times New Roman" w:hAnsi="Verdana" w:cs="Times New Roman"/>
          <w:sz w:val="19"/>
          <w:szCs w:val="19"/>
        </w:rPr>
        <w:t>followed-up</w:t>
      </w:r>
      <w:r w:rsidR="009D2D72">
        <w:rPr>
          <w:rFonts w:ascii="Verdana" w:eastAsia="Times New Roman" w:hAnsi="Verdana" w:cs="Times New Roman"/>
          <w:sz w:val="19"/>
          <w:szCs w:val="19"/>
        </w:rPr>
        <w:t xml:space="preserve"> and exploited</w:t>
      </w:r>
      <w:r w:rsidRPr="003D1F31">
        <w:rPr>
          <w:rFonts w:ascii="Verdana" w:eastAsia="Times New Roman" w:hAnsi="Verdana" w:cs="Times New Roman"/>
          <w:sz w:val="19"/>
          <w:szCs w:val="19"/>
        </w:rPr>
        <w:t>. This kind of funding could focus on a follow-up study, on finding out whether results were taken up, or could just focus on dissemination and science communication to inform the public and relevant stakeholders, for instance, by preparing results for different audiences and travelling to different institutions, bodies, and organisation</w:t>
      </w:r>
      <w:r w:rsidR="003E6F27" w:rsidRPr="003D1F31">
        <w:rPr>
          <w:rFonts w:ascii="Verdana" w:eastAsia="Times New Roman" w:hAnsi="Verdana" w:cs="Times New Roman"/>
          <w:sz w:val="19"/>
          <w:szCs w:val="19"/>
        </w:rPr>
        <w:t>s</w:t>
      </w:r>
      <w:r w:rsidRPr="003D1F31">
        <w:rPr>
          <w:rFonts w:ascii="Verdana" w:eastAsia="Times New Roman" w:hAnsi="Verdana" w:cs="Times New Roman"/>
          <w:sz w:val="19"/>
          <w:szCs w:val="19"/>
        </w:rPr>
        <w:t>. In particular, PhD students would benefit from such a funding scheme endorsed by a funding agency like the SN</w:t>
      </w:r>
      <w:r w:rsidR="003E6F27"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as they basically lose their job with the end of the project. Such a funding scheme would be helpful for exploiting their research work. It would </w:t>
      </w:r>
      <w:r w:rsidR="003E6F27" w:rsidRPr="003D1F31">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support those researchers who are forced to always be involved in a project in order to get paid.</w:t>
      </w:r>
    </w:p>
    <w:p w14:paraId="4931C0CE" w14:textId="77777777" w:rsidR="002426EF" w:rsidRPr="003D1F31" w:rsidRDefault="002426EF">
      <w:pPr>
        <w:spacing w:line="276" w:lineRule="auto"/>
        <w:jc w:val="both"/>
        <w:rPr>
          <w:rFonts w:ascii="Verdana" w:eastAsia="Times New Roman" w:hAnsi="Verdana" w:cs="Times New Roman"/>
          <w:sz w:val="19"/>
          <w:szCs w:val="19"/>
        </w:rPr>
      </w:pPr>
    </w:p>
    <w:p w14:paraId="14BE6D83" w14:textId="2850444D"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Difficulties in engaging relevant stakeholders: </w:t>
      </w:r>
      <w:r w:rsidRPr="003D1F31">
        <w:rPr>
          <w:rFonts w:ascii="Verdana" w:eastAsia="Times New Roman" w:hAnsi="Verdana" w:cs="Times New Roman"/>
          <w:sz w:val="19"/>
          <w:szCs w:val="19"/>
        </w:rPr>
        <w:t xml:space="preserve">When trying to communicate results and make them usable, some </w:t>
      </w:r>
      <w:r w:rsidR="003E6F27"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experienced that their target group </w:t>
      </w:r>
      <w:r w:rsidR="009D2D72">
        <w:rPr>
          <w:rFonts w:ascii="Verdana" w:eastAsia="Times New Roman" w:hAnsi="Verdana" w:cs="Times New Roman"/>
          <w:sz w:val="19"/>
          <w:szCs w:val="19"/>
        </w:rPr>
        <w:t>or</w:t>
      </w:r>
      <w:r w:rsidRPr="003D1F31">
        <w:rPr>
          <w:rFonts w:ascii="Verdana" w:eastAsia="Times New Roman" w:hAnsi="Verdana" w:cs="Times New Roman"/>
          <w:sz w:val="19"/>
          <w:szCs w:val="19"/>
        </w:rPr>
        <w:t xml:space="preserve"> stakeholders, e.g., policy makers, simply </w:t>
      </w:r>
      <w:r w:rsidR="009D2D72">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not interested or developed other priorities in the meantime. </w:t>
      </w:r>
      <w:r w:rsidR="003E6F27" w:rsidRPr="003D1F31">
        <w:rPr>
          <w:rFonts w:ascii="Verdana" w:eastAsia="Times New Roman" w:hAnsi="Verdana" w:cs="Times New Roman"/>
          <w:sz w:val="19"/>
          <w:szCs w:val="19"/>
        </w:rPr>
        <w:t>Policy makers</w:t>
      </w:r>
      <w:r w:rsidRPr="003D1F31">
        <w:rPr>
          <w:rFonts w:ascii="Verdana" w:eastAsia="Times New Roman" w:hAnsi="Verdana" w:cs="Times New Roman"/>
          <w:sz w:val="19"/>
          <w:szCs w:val="19"/>
        </w:rPr>
        <w:t xml:space="preserve"> did not come to presentations they were invited to, and hence, in-depth d</w:t>
      </w:r>
      <w:r w:rsidR="003E6F27" w:rsidRPr="003D1F31">
        <w:rPr>
          <w:rFonts w:ascii="Verdana" w:eastAsia="Times New Roman" w:hAnsi="Verdana" w:cs="Times New Roman"/>
          <w:sz w:val="19"/>
          <w:szCs w:val="19"/>
        </w:rPr>
        <w:t>iscussions of the topic could not</w:t>
      </w:r>
      <w:r w:rsidRPr="003D1F31">
        <w:rPr>
          <w:rFonts w:ascii="Verdana" w:eastAsia="Times New Roman" w:hAnsi="Verdana" w:cs="Times New Roman"/>
          <w:sz w:val="19"/>
          <w:szCs w:val="19"/>
        </w:rPr>
        <w:t xml:space="preserve"> take place. In addition, stakeholders from practice often have difficulties with interpreting </w:t>
      </w:r>
      <w:r w:rsidR="003E6F27" w:rsidRPr="003D1F31">
        <w:rPr>
          <w:rFonts w:ascii="Verdana" w:eastAsia="Times New Roman" w:hAnsi="Verdana" w:cs="Times New Roman"/>
          <w:sz w:val="19"/>
          <w:szCs w:val="19"/>
        </w:rPr>
        <w:t xml:space="preserve">and translating </w:t>
      </w:r>
      <w:r w:rsidRPr="003D1F31">
        <w:rPr>
          <w:rFonts w:ascii="Verdana" w:eastAsia="Times New Roman" w:hAnsi="Verdana" w:cs="Times New Roman"/>
          <w:sz w:val="19"/>
          <w:szCs w:val="19"/>
        </w:rPr>
        <w:t>scientific results for their practice; they rather want suggestions for concrete actions</w:t>
      </w:r>
      <w:r w:rsidR="00F20523" w:rsidRPr="003D1F31">
        <w:rPr>
          <w:rFonts w:ascii="Verdana" w:eastAsia="Times New Roman" w:hAnsi="Verdana" w:cs="Times New Roman"/>
          <w:sz w:val="19"/>
          <w:szCs w:val="19"/>
        </w:rPr>
        <w:t>, or</w:t>
      </w:r>
      <w:r w:rsidRPr="003D1F31">
        <w:rPr>
          <w:rFonts w:ascii="Verdana" w:eastAsia="Times New Roman" w:hAnsi="Verdana" w:cs="Times New Roman"/>
          <w:sz w:val="19"/>
          <w:szCs w:val="19"/>
        </w:rPr>
        <w:t xml:space="preserve"> general</w:t>
      </w:r>
      <w:r w:rsidR="00F20523" w:rsidRPr="003D1F31">
        <w:rPr>
          <w:rFonts w:ascii="Verdana" w:eastAsia="Times New Roman" w:hAnsi="Verdana" w:cs="Times New Roman"/>
          <w:sz w:val="19"/>
          <w:szCs w:val="19"/>
        </w:rPr>
        <w:t>ised</w:t>
      </w:r>
      <w:r w:rsidRPr="003D1F31">
        <w:rPr>
          <w:rFonts w:ascii="Verdana" w:eastAsia="Times New Roman" w:hAnsi="Verdana" w:cs="Times New Roman"/>
          <w:sz w:val="19"/>
          <w:szCs w:val="19"/>
        </w:rPr>
        <w:t xml:space="preserve"> statements, </w:t>
      </w:r>
      <w:r w:rsidR="00F20523" w:rsidRPr="003D1F31">
        <w:rPr>
          <w:rFonts w:ascii="Verdana" w:eastAsia="Times New Roman" w:hAnsi="Verdana" w:cs="Times New Roman"/>
          <w:sz w:val="19"/>
          <w:szCs w:val="19"/>
        </w:rPr>
        <w:t xml:space="preserve">and </w:t>
      </w:r>
      <w:r w:rsidRPr="003D1F31">
        <w:rPr>
          <w:rFonts w:ascii="Verdana" w:eastAsia="Times New Roman" w:hAnsi="Verdana" w:cs="Times New Roman"/>
          <w:sz w:val="19"/>
          <w:szCs w:val="19"/>
        </w:rPr>
        <w:t>need the information to be translated with regard for relevance for their own work</w:t>
      </w:r>
    </w:p>
    <w:p w14:paraId="335910C5" w14:textId="77777777" w:rsidR="002426EF" w:rsidRPr="003D1F31" w:rsidRDefault="002426EF">
      <w:pPr>
        <w:spacing w:line="276" w:lineRule="auto"/>
        <w:jc w:val="both"/>
        <w:rPr>
          <w:rFonts w:ascii="Verdana" w:eastAsia="Times New Roman" w:hAnsi="Verdana" w:cs="Times New Roman"/>
          <w:b/>
          <w:bCs/>
          <w:sz w:val="19"/>
          <w:szCs w:val="19"/>
        </w:rPr>
      </w:pPr>
    </w:p>
    <w:p w14:paraId="7AE51507" w14:textId="62121B26"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Difficulties in achieving social impact:</w:t>
      </w:r>
      <w:r w:rsidRPr="003D1F31">
        <w:rPr>
          <w:rFonts w:ascii="Verdana" w:eastAsia="Times New Roman" w:hAnsi="Verdana" w:cs="Times New Roman"/>
          <w:sz w:val="19"/>
          <w:szCs w:val="19"/>
        </w:rPr>
        <w:t xml:space="preserve"> Some </w:t>
      </w:r>
      <w:r w:rsidR="00F20523"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w:t>
      </w:r>
      <w:r w:rsidR="00F20523" w:rsidRPr="003D1F31">
        <w:rPr>
          <w:rFonts w:ascii="Verdana" w:eastAsia="Times New Roman" w:hAnsi="Verdana" w:cs="Times New Roman"/>
          <w:sz w:val="19"/>
          <w:szCs w:val="19"/>
        </w:rPr>
        <w:t>mentioned structural</w:t>
      </w:r>
      <w:r w:rsidRPr="003D1F31">
        <w:rPr>
          <w:rFonts w:ascii="Verdana" w:eastAsia="Times New Roman" w:hAnsi="Verdana" w:cs="Times New Roman"/>
          <w:sz w:val="19"/>
          <w:szCs w:val="19"/>
        </w:rPr>
        <w:t xml:space="preserve"> difficulties </w:t>
      </w:r>
      <w:r w:rsidR="00F20523" w:rsidRPr="003D1F31">
        <w:rPr>
          <w:rFonts w:ascii="Verdana" w:eastAsia="Times New Roman" w:hAnsi="Verdana" w:cs="Times New Roman"/>
          <w:sz w:val="19"/>
          <w:szCs w:val="19"/>
        </w:rPr>
        <w:t xml:space="preserve">within academic practices </w:t>
      </w:r>
      <w:r w:rsidRPr="003D1F31">
        <w:rPr>
          <w:rFonts w:ascii="Verdana" w:eastAsia="Times New Roman" w:hAnsi="Verdana" w:cs="Times New Roman"/>
          <w:sz w:val="19"/>
          <w:szCs w:val="19"/>
        </w:rPr>
        <w:t>in achieving social impact with their project</w:t>
      </w:r>
      <w:r w:rsidR="00F20523" w:rsidRPr="003D1F31">
        <w:rPr>
          <w:rFonts w:ascii="Verdana" w:eastAsia="Times New Roman" w:hAnsi="Verdana" w:cs="Times New Roman"/>
          <w:sz w:val="19"/>
          <w:szCs w:val="19"/>
        </w:rPr>
        <w:t xml:space="preserve">. They refer to a lacking </w:t>
      </w:r>
      <w:r w:rsidRPr="003D1F31">
        <w:rPr>
          <w:rFonts w:ascii="Verdana" w:eastAsia="Times New Roman" w:hAnsi="Verdana" w:cs="Times New Roman"/>
          <w:sz w:val="19"/>
          <w:szCs w:val="19"/>
        </w:rPr>
        <w:t>continuity of project</w:t>
      </w:r>
      <w:r w:rsidR="00F20523"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w:t>
      </w:r>
      <w:r w:rsidR="00F20523" w:rsidRPr="003D1F31">
        <w:rPr>
          <w:rFonts w:ascii="Verdana" w:eastAsia="Times New Roman" w:hAnsi="Verdana" w:cs="Times New Roman"/>
          <w:sz w:val="19"/>
          <w:szCs w:val="19"/>
        </w:rPr>
        <w:t>of</w:t>
      </w:r>
      <w:r w:rsidRPr="003D1F31">
        <w:rPr>
          <w:rFonts w:ascii="Verdana" w:eastAsia="Times New Roman" w:hAnsi="Verdana" w:cs="Times New Roman"/>
          <w:sz w:val="19"/>
          <w:szCs w:val="19"/>
        </w:rPr>
        <w:t xml:space="preserve"> research team</w:t>
      </w:r>
      <w:r w:rsidR="00F20523"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or in the composition of institutional bodies, which </w:t>
      </w:r>
      <w:r w:rsidR="00F20523" w:rsidRPr="003D1F31">
        <w:rPr>
          <w:rFonts w:ascii="Verdana" w:eastAsia="Times New Roman" w:hAnsi="Verdana" w:cs="Times New Roman"/>
          <w:sz w:val="19"/>
          <w:szCs w:val="19"/>
        </w:rPr>
        <w:t>leads to changing</w:t>
      </w:r>
      <w:r w:rsidRPr="003D1F31">
        <w:rPr>
          <w:rFonts w:ascii="Verdana" w:eastAsia="Times New Roman" w:hAnsi="Verdana" w:cs="Times New Roman"/>
          <w:sz w:val="19"/>
          <w:szCs w:val="19"/>
        </w:rPr>
        <w:t xml:space="preserve"> interests and priorities </w:t>
      </w:r>
      <w:r w:rsidR="00F20523" w:rsidRPr="003D1F31">
        <w:rPr>
          <w:rFonts w:ascii="Verdana" w:eastAsia="Times New Roman" w:hAnsi="Verdana" w:cs="Times New Roman"/>
          <w:sz w:val="19"/>
          <w:szCs w:val="19"/>
        </w:rPr>
        <w:t>and</w:t>
      </w:r>
      <w:r w:rsidRPr="003D1F31">
        <w:rPr>
          <w:rFonts w:ascii="Verdana" w:eastAsia="Times New Roman" w:hAnsi="Verdana" w:cs="Times New Roman"/>
          <w:sz w:val="19"/>
          <w:szCs w:val="19"/>
        </w:rPr>
        <w:t xml:space="preserve"> prevents one topic from being really implemented </w:t>
      </w:r>
      <w:r w:rsidR="00F20523" w:rsidRPr="003D1F31">
        <w:rPr>
          <w:rFonts w:ascii="Verdana" w:eastAsia="Times New Roman" w:hAnsi="Verdana" w:cs="Times New Roman"/>
          <w:sz w:val="19"/>
          <w:szCs w:val="19"/>
        </w:rPr>
        <w:t>or</w:t>
      </w:r>
      <w:r w:rsidRPr="003D1F31">
        <w:rPr>
          <w:rFonts w:ascii="Verdana" w:eastAsia="Times New Roman" w:hAnsi="Verdana" w:cs="Times New Roman"/>
          <w:sz w:val="19"/>
          <w:szCs w:val="19"/>
        </w:rPr>
        <w:t xml:space="preserve"> turned into an applied </w:t>
      </w:r>
      <w:r w:rsidR="00F20523" w:rsidRPr="003D1F31">
        <w:rPr>
          <w:rFonts w:ascii="Verdana" w:eastAsia="Times New Roman" w:hAnsi="Verdana" w:cs="Times New Roman"/>
          <w:sz w:val="19"/>
          <w:szCs w:val="19"/>
        </w:rPr>
        <w:t>context. They stressed that a</w:t>
      </w:r>
      <w:r w:rsidRPr="003D1F31">
        <w:rPr>
          <w:rFonts w:ascii="Verdana" w:eastAsia="Times New Roman" w:hAnsi="Verdana" w:cs="Times New Roman"/>
          <w:sz w:val="19"/>
          <w:szCs w:val="19"/>
        </w:rPr>
        <w:t xml:space="preserve">chieving social impact would require a more structured and sustainable way of exploitation and </w:t>
      </w:r>
      <w:r w:rsidRPr="003D1F31">
        <w:rPr>
          <w:rFonts w:ascii="Verdana" w:eastAsia="Times New Roman" w:hAnsi="Verdana" w:cs="Times New Roman"/>
          <w:sz w:val="19"/>
          <w:szCs w:val="19"/>
        </w:rPr>
        <w:lastRenderedPageBreak/>
        <w:t>utilisation of a project. In addition, the novelty of project ideas is highly valued in academia</w:t>
      </w:r>
      <w:r w:rsidR="00F20523" w:rsidRPr="003D1F31">
        <w:rPr>
          <w:rFonts w:ascii="Verdana" w:eastAsia="Times New Roman" w:hAnsi="Verdana" w:cs="Times New Roman"/>
          <w:sz w:val="19"/>
          <w:szCs w:val="19"/>
        </w:rPr>
        <w:t xml:space="preserve"> and especially in research funding</w:t>
      </w:r>
      <w:r w:rsidRPr="003D1F31">
        <w:rPr>
          <w:rFonts w:ascii="Verdana" w:eastAsia="Times New Roman" w:hAnsi="Verdana" w:cs="Times New Roman"/>
          <w:sz w:val="19"/>
          <w:szCs w:val="19"/>
        </w:rPr>
        <w:t xml:space="preserve">, which means that a new project should not be a follow-up or applied project of a previous one but should deal with a new and innovative topic. However, it would be </w:t>
      </w:r>
      <w:r w:rsidR="00F20523" w:rsidRPr="003D1F31">
        <w:rPr>
          <w:rFonts w:ascii="Verdana" w:eastAsia="Times New Roman" w:hAnsi="Verdana" w:cs="Times New Roman"/>
          <w:sz w:val="19"/>
          <w:szCs w:val="19"/>
        </w:rPr>
        <w:t xml:space="preserve">exactly </w:t>
      </w:r>
      <w:r w:rsidRPr="003D1F31">
        <w:rPr>
          <w:rFonts w:ascii="Verdana" w:eastAsia="Times New Roman" w:hAnsi="Verdana" w:cs="Times New Roman"/>
          <w:sz w:val="19"/>
          <w:szCs w:val="19"/>
        </w:rPr>
        <w:t xml:space="preserve">this continuous engagement with a topic that would be beneficial to achieve long-term impact. </w:t>
      </w:r>
    </w:p>
    <w:p w14:paraId="4164A7FA" w14:textId="77777777" w:rsidR="002426EF" w:rsidRPr="003D1F31" w:rsidRDefault="002426EF">
      <w:pPr>
        <w:pStyle w:val="ListParagraph"/>
        <w:spacing w:line="276" w:lineRule="auto"/>
        <w:jc w:val="both"/>
        <w:rPr>
          <w:rFonts w:ascii="Verdana" w:eastAsia="Times New Roman" w:hAnsi="Verdana" w:cs="Times New Roman"/>
          <w:sz w:val="19"/>
          <w:szCs w:val="19"/>
        </w:rPr>
      </w:pPr>
    </w:p>
    <w:p w14:paraId="4D8CF42A" w14:textId="5E157B0D" w:rsidR="002426EF" w:rsidRPr="003D1F31" w:rsidRDefault="009D2D72">
      <w:pPr>
        <w:pStyle w:val="ListParagraph"/>
        <w:spacing w:line="276" w:lineRule="auto"/>
        <w:jc w:val="both"/>
        <w:rPr>
          <w:rFonts w:ascii="Verdana" w:eastAsia="Times New Roman" w:hAnsi="Verdana" w:cs="Times New Roman"/>
          <w:sz w:val="19"/>
          <w:szCs w:val="19"/>
        </w:rPr>
      </w:pPr>
      <w:r>
        <w:rPr>
          <w:rFonts w:ascii="Verdana" w:eastAsia="Times New Roman" w:hAnsi="Verdana" w:cs="Times New Roman"/>
          <w:sz w:val="19"/>
          <w:szCs w:val="19"/>
        </w:rPr>
        <w:t>Some PIs mentioned that especially fundamental</w:t>
      </w:r>
      <w:r w:rsidR="00D00E26" w:rsidRPr="003D1F31">
        <w:rPr>
          <w:rFonts w:ascii="Verdana" w:eastAsia="Times New Roman" w:hAnsi="Verdana" w:cs="Times New Roman"/>
          <w:sz w:val="19"/>
          <w:szCs w:val="19"/>
        </w:rPr>
        <w:t xml:space="preserve"> research has too little application orientation to </w:t>
      </w:r>
      <w:r>
        <w:rPr>
          <w:rFonts w:ascii="Verdana" w:eastAsia="Times New Roman" w:hAnsi="Verdana" w:cs="Times New Roman"/>
          <w:sz w:val="19"/>
          <w:szCs w:val="19"/>
        </w:rPr>
        <w:t>go for exploitation</w:t>
      </w:r>
      <w:r w:rsidR="00D00E26" w:rsidRPr="003D1F31">
        <w:rPr>
          <w:rFonts w:ascii="Verdana" w:eastAsia="Times New Roman" w:hAnsi="Verdana" w:cs="Times New Roman"/>
          <w:sz w:val="19"/>
          <w:szCs w:val="19"/>
        </w:rPr>
        <w:t xml:space="preserve">. </w:t>
      </w:r>
      <w:r w:rsidRPr="00AD6D07">
        <w:rPr>
          <w:rFonts w:ascii="Verdana" w:eastAsia="Times New Roman" w:hAnsi="Verdana" w:cs="Times New Roman"/>
          <w:sz w:val="19"/>
          <w:szCs w:val="19"/>
        </w:rPr>
        <w:t xml:space="preserve">Interviewees stressed that the road to impact is extremely long and can be tedious at times since the academic system is not geared towards generating immediate results. </w:t>
      </w:r>
      <w:r w:rsidR="00D00E26" w:rsidRPr="003D1F31">
        <w:rPr>
          <w:rFonts w:ascii="Verdana" w:eastAsia="Times New Roman" w:hAnsi="Verdana" w:cs="Times New Roman"/>
          <w:sz w:val="19"/>
          <w:szCs w:val="19"/>
        </w:rPr>
        <w:t>SN</w:t>
      </w:r>
      <w:r w:rsidR="00F20523"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 xml:space="preserve">F grants usually do not </w:t>
      </w:r>
      <w:r w:rsidR="00F20523" w:rsidRPr="003D1F31">
        <w:rPr>
          <w:rFonts w:ascii="Verdana" w:eastAsia="Times New Roman" w:hAnsi="Verdana" w:cs="Times New Roman"/>
          <w:sz w:val="19"/>
          <w:szCs w:val="19"/>
        </w:rPr>
        <w:t>call for</w:t>
      </w:r>
      <w:r w:rsidR="00D00E26" w:rsidRPr="003D1F31">
        <w:rPr>
          <w:rFonts w:ascii="Verdana" w:eastAsia="Times New Roman" w:hAnsi="Verdana" w:cs="Times New Roman"/>
          <w:sz w:val="19"/>
          <w:szCs w:val="19"/>
        </w:rPr>
        <w:t xml:space="preserve"> application orientation or efforts for transfer and translation. </w:t>
      </w:r>
      <w:r w:rsidR="00F20523" w:rsidRPr="003D1F31">
        <w:rPr>
          <w:rFonts w:ascii="Verdana" w:eastAsia="Times New Roman" w:hAnsi="Verdana" w:cs="Times New Roman"/>
          <w:sz w:val="19"/>
          <w:szCs w:val="19"/>
        </w:rPr>
        <w:t>Moreover</w:t>
      </w:r>
      <w:r w:rsidR="00D00E26" w:rsidRPr="003D1F31">
        <w:rPr>
          <w:rFonts w:ascii="Verdana" w:eastAsia="Times New Roman" w:hAnsi="Verdana" w:cs="Times New Roman"/>
          <w:sz w:val="19"/>
          <w:szCs w:val="19"/>
        </w:rPr>
        <w:t>, efforts for exploitation or knowledge transfer are usually not rewarded in an acad</w:t>
      </w:r>
      <w:r w:rsidR="00F20523" w:rsidRPr="003D1F31">
        <w:rPr>
          <w:rFonts w:ascii="Verdana" w:eastAsia="Times New Roman" w:hAnsi="Verdana" w:cs="Times New Roman"/>
          <w:sz w:val="19"/>
          <w:szCs w:val="19"/>
        </w:rPr>
        <w:t>emic career. P</w:t>
      </w:r>
      <w:r w:rsidR="00D00E26" w:rsidRPr="003D1F31">
        <w:rPr>
          <w:rFonts w:ascii="Verdana" w:eastAsia="Times New Roman" w:hAnsi="Verdana" w:cs="Times New Roman"/>
          <w:sz w:val="19"/>
          <w:szCs w:val="19"/>
        </w:rPr>
        <w:t xml:space="preserve">ublishing in scientific journals </w:t>
      </w:r>
      <w:r w:rsidR="00F20523" w:rsidRPr="003D1F31">
        <w:rPr>
          <w:rFonts w:ascii="Verdana" w:eastAsia="Times New Roman" w:hAnsi="Verdana" w:cs="Times New Roman"/>
          <w:sz w:val="19"/>
          <w:szCs w:val="19"/>
        </w:rPr>
        <w:t>remains the main currency</w:t>
      </w:r>
      <w:r w:rsidR="00D00E26" w:rsidRPr="003D1F31">
        <w:rPr>
          <w:rFonts w:ascii="Verdana" w:eastAsia="Times New Roman" w:hAnsi="Verdana" w:cs="Times New Roman"/>
          <w:sz w:val="19"/>
          <w:szCs w:val="19"/>
        </w:rPr>
        <w:t xml:space="preserve"> of researchers. </w:t>
      </w:r>
    </w:p>
    <w:p w14:paraId="337FE100" w14:textId="77777777" w:rsidR="002426EF" w:rsidRPr="003D1F31" w:rsidRDefault="002426EF">
      <w:pPr>
        <w:spacing w:line="276" w:lineRule="auto"/>
        <w:jc w:val="both"/>
        <w:rPr>
          <w:rFonts w:ascii="Verdana" w:eastAsia="Times New Roman" w:hAnsi="Verdana" w:cs="Times New Roman"/>
          <w:sz w:val="19"/>
          <w:szCs w:val="19"/>
        </w:rPr>
      </w:pPr>
    </w:p>
    <w:p w14:paraId="4BE78C80" w14:textId="4C81E8AB"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Limited knowledge if results are taken up: </w:t>
      </w:r>
      <w:r w:rsidRPr="003D1F31">
        <w:rPr>
          <w:rFonts w:ascii="Verdana" w:eastAsia="Times New Roman" w:hAnsi="Verdana" w:cs="Times New Roman"/>
          <w:sz w:val="19"/>
          <w:szCs w:val="19"/>
        </w:rPr>
        <w:t xml:space="preserve">Many </w:t>
      </w:r>
      <w:r w:rsidR="00F20523" w:rsidRPr="003D1F31">
        <w:rPr>
          <w:rFonts w:ascii="Verdana" w:eastAsia="Times New Roman" w:hAnsi="Verdana" w:cs="Times New Roman"/>
          <w:sz w:val="19"/>
          <w:szCs w:val="19"/>
        </w:rPr>
        <w:t>PIs responded that they</w:t>
      </w:r>
      <w:r w:rsidRPr="003D1F31">
        <w:rPr>
          <w:rFonts w:ascii="Verdana" w:eastAsia="Times New Roman" w:hAnsi="Verdana" w:cs="Times New Roman"/>
          <w:sz w:val="19"/>
          <w:szCs w:val="19"/>
        </w:rPr>
        <w:t xml:space="preserve"> cannot assess whether their exploitation and utilisation activities were successful because they do not know the extent to which </w:t>
      </w:r>
      <w:r w:rsidR="00F20523" w:rsidRPr="003D1F31">
        <w:rPr>
          <w:rFonts w:ascii="Verdana" w:eastAsia="Times New Roman" w:hAnsi="Verdana" w:cs="Times New Roman"/>
          <w:sz w:val="19"/>
          <w:szCs w:val="19"/>
        </w:rPr>
        <w:t>project</w:t>
      </w:r>
      <w:r w:rsidRPr="003D1F31">
        <w:rPr>
          <w:rFonts w:ascii="Verdana" w:eastAsia="Times New Roman" w:hAnsi="Verdana" w:cs="Times New Roman"/>
          <w:sz w:val="19"/>
          <w:szCs w:val="19"/>
        </w:rPr>
        <w:t xml:space="preserve"> results were taken up by practice partners.</w:t>
      </w:r>
      <w:r w:rsidR="009D2D72">
        <w:rPr>
          <w:rFonts w:ascii="Verdana" w:eastAsia="Times New Roman" w:hAnsi="Verdana" w:cs="Times New Roman"/>
          <w:sz w:val="19"/>
          <w:szCs w:val="19"/>
        </w:rPr>
        <w:t xml:space="preserve"> or</w:t>
      </w:r>
      <w:r w:rsidRPr="003D1F31">
        <w:rPr>
          <w:rFonts w:ascii="Verdana" w:eastAsia="Times New Roman" w:hAnsi="Verdana" w:cs="Times New Roman"/>
          <w:sz w:val="19"/>
          <w:szCs w:val="19"/>
        </w:rPr>
        <w:t xml:space="preserve"> were </w:t>
      </w:r>
      <w:r w:rsidR="00F20523" w:rsidRPr="003D1F31">
        <w:rPr>
          <w:rFonts w:ascii="Verdana" w:eastAsia="Times New Roman" w:hAnsi="Verdana" w:cs="Times New Roman"/>
          <w:sz w:val="19"/>
          <w:szCs w:val="19"/>
        </w:rPr>
        <w:t>further spread</w:t>
      </w:r>
      <w:r w:rsidRPr="003D1F31">
        <w:rPr>
          <w:rFonts w:ascii="Verdana" w:eastAsia="Times New Roman" w:hAnsi="Verdana" w:cs="Times New Roman"/>
          <w:sz w:val="19"/>
          <w:szCs w:val="19"/>
        </w:rPr>
        <w:t xml:space="preserve">. Finding out to which extent results were taken up by practice would require a follow-up </w:t>
      </w:r>
      <w:r w:rsidR="00F20523" w:rsidRPr="003D1F31">
        <w:rPr>
          <w:rFonts w:ascii="Verdana" w:eastAsia="Times New Roman" w:hAnsi="Verdana" w:cs="Times New Roman"/>
          <w:sz w:val="19"/>
          <w:szCs w:val="19"/>
        </w:rPr>
        <w:t>inquiry</w:t>
      </w:r>
      <w:r w:rsidRPr="003D1F31">
        <w:rPr>
          <w:rFonts w:ascii="Verdana" w:eastAsia="Times New Roman" w:hAnsi="Verdana" w:cs="Times New Roman"/>
          <w:sz w:val="19"/>
          <w:szCs w:val="19"/>
        </w:rPr>
        <w:t xml:space="preserve">, </w:t>
      </w:r>
      <w:r w:rsidR="00F20523" w:rsidRPr="003D1F31">
        <w:rPr>
          <w:rFonts w:ascii="Verdana" w:eastAsia="Times New Roman" w:hAnsi="Verdana" w:cs="Times New Roman"/>
          <w:sz w:val="19"/>
          <w:szCs w:val="19"/>
        </w:rPr>
        <w:t>which</w:t>
      </w:r>
      <w:r w:rsidRPr="003D1F31">
        <w:rPr>
          <w:rFonts w:ascii="Verdana" w:eastAsia="Times New Roman" w:hAnsi="Verdana" w:cs="Times New Roman"/>
          <w:sz w:val="19"/>
          <w:szCs w:val="19"/>
        </w:rPr>
        <w:t xml:space="preserve"> is out of the scope of </w:t>
      </w:r>
      <w:r w:rsidR="00F20523" w:rsidRPr="003D1F31">
        <w:rPr>
          <w:rFonts w:ascii="Verdana" w:eastAsia="Times New Roman" w:hAnsi="Verdana" w:cs="Times New Roman"/>
          <w:sz w:val="19"/>
          <w:szCs w:val="19"/>
        </w:rPr>
        <w:t>an</w:t>
      </w:r>
      <w:r w:rsidRPr="003D1F31">
        <w:rPr>
          <w:rFonts w:ascii="Verdana" w:eastAsia="Times New Roman" w:hAnsi="Verdana" w:cs="Times New Roman"/>
          <w:sz w:val="19"/>
          <w:szCs w:val="19"/>
        </w:rPr>
        <w:t xml:space="preserve"> SN</w:t>
      </w:r>
      <w:r w:rsidR="00F20523"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w:t>
      </w:r>
      <w:r w:rsidR="00F20523" w:rsidRPr="003D1F31">
        <w:rPr>
          <w:rFonts w:ascii="Verdana" w:eastAsia="Times New Roman" w:hAnsi="Verdana" w:cs="Times New Roman"/>
          <w:sz w:val="19"/>
          <w:szCs w:val="19"/>
        </w:rPr>
        <w:t xml:space="preserve">funded </w:t>
      </w:r>
      <w:r w:rsidRPr="003D1F31">
        <w:rPr>
          <w:rFonts w:ascii="Verdana" w:eastAsia="Times New Roman" w:hAnsi="Verdana" w:cs="Times New Roman"/>
          <w:sz w:val="19"/>
          <w:szCs w:val="19"/>
        </w:rPr>
        <w:t>res</w:t>
      </w:r>
      <w:r w:rsidR="009D2D72">
        <w:rPr>
          <w:rFonts w:ascii="Verdana" w:eastAsia="Times New Roman" w:hAnsi="Verdana" w:cs="Times New Roman"/>
          <w:sz w:val="19"/>
          <w:szCs w:val="19"/>
        </w:rPr>
        <w:t xml:space="preserve">earch project. In addition, several PIs </w:t>
      </w:r>
      <w:r w:rsidRPr="003D1F31">
        <w:rPr>
          <w:rFonts w:ascii="Verdana" w:eastAsia="Times New Roman" w:hAnsi="Verdana" w:cs="Times New Roman"/>
          <w:sz w:val="19"/>
          <w:szCs w:val="19"/>
        </w:rPr>
        <w:t xml:space="preserve">do not see themselves in the responsibility </w:t>
      </w:r>
      <w:r w:rsidR="009D2D72">
        <w:rPr>
          <w:rFonts w:ascii="Verdana" w:eastAsia="Times New Roman" w:hAnsi="Verdana" w:cs="Times New Roman"/>
          <w:sz w:val="19"/>
          <w:szCs w:val="19"/>
        </w:rPr>
        <w:t>of ensuring an uptake</w:t>
      </w:r>
      <w:r w:rsidRPr="003D1F31">
        <w:rPr>
          <w:rFonts w:ascii="Verdana" w:eastAsia="Times New Roman" w:hAnsi="Verdana" w:cs="Times New Roman"/>
          <w:sz w:val="19"/>
          <w:szCs w:val="19"/>
        </w:rPr>
        <w:t xml:space="preserve"> </w:t>
      </w:r>
      <w:r w:rsidR="009D2D72">
        <w:rPr>
          <w:rFonts w:ascii="Verdana" w:eastAsia="Times New Roman" w:hAnsi="Verdana" w:cs="Times New Roman"/>
          <w:sz w:val="19"/>
          <w:szCs w:val="19"/>
        </w:rPr>
        <w:t>of their project results</w:t>
      </w:r>
      <w:r w:rsidR="00F20523" w:rsidRPr="003D1F31">
        <w:rPr>
          <w:rFonts w:ascii="Verdana" w:eastAsia="Times New Roman" w:hAnsi="Verdana" w:cs="Times New Roman"/>
          <w:sz w:val="19"/>
          <w:szCs w:val="19"/>
        </w:rPr>
        <w:t xml:space="preserve">. They rather see this as </w:t>
      </w:r>
      <w:r w:rsidR="00FD0211" w:rsidRPr="003D1F31">
        <w:rPr>
          <w:rFonts w:ascii="Verdana" w:eastAsia="Times New Roman" w:hAnsi="Verdana" w:cs="Times New Roman"/>
          <w:sz w:val="19"/>
          <w:szCs w:val="19"/>
        </w:rPr>
        <w:t>a task</w:t>
      </w:r>
      <w:r w:rsidR="00F20523" w:rsidRPr="003D1F31">
        <w:rPr>
          <w:rFonts w:ascii="Verdana" w:eastAsia="Times New Roman" w:hAnsi="Verdana" w:cs="Times New Roman"/>
          <w:sz w:val="19"/>
          <w:szCs w:val="19"/>
        </w:rPr>
        <w:t xml:space="preserve"> of </w:t>
      </w:r>
      <w:r w:rsidRPr="003D1F31">
        <w:rPr>
          <w:rFonts w:ascii="Verdana" w:eastAsia="Times New Roman" w:hAnsi="Verdana" w:cs="Times New Roman"/>
          <w:sz w:val="19"/>
          <w:szCs w:val="19"/>
        </w:rPr>
        <w:t>policy makers, practiti</w:t>
      </w:r>
      <w:r w:rsidR="00F20523" w:rsidRPr="003D1F31">
        <w:rPr>
          <w:rFonts w:ascii="Verdana" w:eastAsia="Times New Roman" w:hAnsi="Verdana" w:cs="Times New Roman"/>
          <w:sz w:val="19"/>
          <w:szCs w:val="19"/>
        </w:rPr>
        <w:t>oners, and representatives of</w:t>
      </w:r>
      <w:r w:rsidRPr="003D1F31">
        <w:rPr>
          <w:rFonts w:ascii="Verdana" w:eastAsia="Times New Roman" w:hAnsi="Verdana" w:cs="Times New Roman"/>
          <w:sz w:val="19"/>
          <w:szCs w:val="19"/>
        </w:rPr>
        <w:t xml:space="preserve"> institutions</w:t>
      </w:r>
      <w:r w:rsidR="00F20523" w:rsidRPr="003D1F31">
        <w:rPr>
          <w:rFonts w:ascii="Verdana" w:eastAsia="Times New Roman" w:hAnsi="Verdana" w:cs="Times New Roman"/>
          <w:sz w:val="19"/>
          <w:szCs w:val="19"/>
        </w:rPr>
        <w:t xml:space="preserve"> who</w:t>
      </w:r>
      <w:r w:rsidRPr="003D1F31">
        <w:rPr>
          <w:rFonts w:ascii="Verdana" w:eastAsia="Times New Roman" w:hAnsi="Verdana" w:cs="Times New Roman"/>
          <w:sz w:val="19"/>
          <w:szCs w:val="19"/>
        </w:rPr>
        <w:t xml:space="preserve"> have the responsibility of making use of the results and of investing in their realisation.  </w:t>
      </w:r>
    </w:p>
    <w:p w14:paraId="0D05D9A1" w14:textId="77777777" w:rsidR="002426EF" w:rsidRPr="003D1F31" w:rsidRDefault="002426EF">
      <w:pPr>
        <w:spacing w:after="120" w:line="276" w:lineRule="auto"/>
        <w:jc w:val="both"/>
        <w:rPr>
          <w:rFonts w:eastAsia="Times New Roman" w:cs="Times New Roman"/>
          <w:b/>
          <w:bCs/>
          <w:szCs w:val="24"/>
        </w:rPr>
      </w:pPr>
    </w:p>
    <w:p w14:paraId="347AA1C6" w14:textId="7FAECD95" w:rsidR="002426EF" w:rsidRPr="003D1F31" w:rsidRDefault="009C168E" w:rsidP="009C168E">
      <w:pPr>
        <w:pStyle w:val="RTDHeading02"/>
        <w:numPr>
          <w:ilvl w:val="0"/>
          <w:numId w:val="2"/>
        </w:numPr>
        <w:ind w:left="709" w:hanging="709"/>
        <w:outlineLvl w:val="0"/>
        <w:rPr>
          <w:sz w:val="28"/>
          <w:szCs w:val="28"/>
        </w:rPr>
      </w:pPr>
      <w:bookmarkStart w:id="124" w:name="_Toc106728082"/>
      <w:r w:rsidRPr="003D1F31">
        <w:rPr>
          <w:sz w:val="28"/>
          <w:szCs w:val="28"/>
        </w:rPr>
        <w:t>EXCURSUS: THE VIEW FROM PRACTICE PARTNERS</w:t>
      </w:r>
      <w:bookmarkEnd w:id="124"/>
    </w:p>
    <w:p w14:paraId="5F9CE9D1" w14:textId="304A6837" w:rsidR="002426EF" w:rsidRPr="003D1F31" w:rsidRDefault="00D00E26">
      <w:pPr>
        <w:spacing w:line="276" w:lineRule="auto"/>
        <w:jc w:val="both"/>
        <w:rPr>
          <w:rFonts w:ascii="Verdana" w:hAnsi="Verdana"/>
          <w:sz w:val="19"/>
          <w:szCs w:val="19"/>
        </w:rPr>
      </w:pPr>
      <w:r w:rsidRPr="003D1F31">
        <w:rPr>
          <w:rFonts w:ascii="Verdana" w:hAnsi="Verdana"/>
          <w:sz w:val="19"/>
          <w:szCs w:val="19"/>
        </w:rPr>
        <w:t>In order to understand which impact the projects have had outside of academia, w</w:t>
      </w:r>
      <w:r w:rsidRPr="003D1F31">
        <w:rPr>
          <w:rFonts w:ascii="Verdana" w:eastAsia="Times New Roman" w:hAnsi="Verdana" w:cs="Times New Roman"/>
          <w:sz w:val="19"/>
          <w:szCs w:val="19"/>
        </w:rPr>
        <w:t xml:space="preserve">e </w:t>
      </w:r>
      <w:r w:rsidR="006C0683" w:rsidRPr="003D1F31">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interviewed nine practice partners</w:t>
      </w:r>
      <w:r w:rsidR="006C0683" w:rsidRPr="003D1F31">
        <w:rPr>
          <w:rFonts w:ascii="Verdana" w:eastAsia="Times New Roman" w:hAnsi="Verdana" w:cs="Times New Roman"/>
          <w:sz w:val="19"/>
          <w:szCs w:val="19"/>
        </w:rPr>
        <w:t xml:space="preserve"> of PIs involved in SNSF funded projects</w:t>
      </w:r>
      <w:r w:rsidRPr="003D1F31">
        <w:rPr>
          <w:rFonts w:ascii="Verdana" w:eastAsia="Times New Roman" w:hAnsi="Verdana" w:cs="Times New Roman"/>
          <w:sz w:val="19"/>
          <w:szCs w:val="19"/>
        </w:rPr>
        <w:t xml:space="preserve">. In general, the practice partners were associated with administrative offices, civil </w:t>
      </w:r>
      <w:r w:rsidR="006C0683" w:rsidRPr="003D1F31">
        <w:rPr>
          <w:rFonts w:ascii="Verdana" w:eastAsia="Times New Roman" w:hAnsi="Verdana" w:cs="Times New Roman"/>
          <w:sz w:val="19"/>
          <w:szCs w:val="19"/>
        </w:rPr>
        <w:t>society organisations</w:t>
      </w:r>
      <w:r w:rsidRPr="003D1F31">
        <w:rPr>
          <w:rFonts w:ascii="Verdana" w:eastAsia="Times New Roman" w:hAnsi="Verdana" w:cs="Times New Roman"/>
          <w:sz w:val="19"/>
          <w:szCs w:val="19"/>
        </w:rPr>
        <w:t>, or welfare- or edu</w:t>
      </w:r>
      <w:r w:rsidR="006C0683" w:rsidRPr="003D1F31">
        <w:rPr>
          <w:rFonts w:ascii="Verdana" w:eastAsia="Times New Roman" w:hAnsi="Verdana" w:cs="Times New Roman"/>
          <w:sz w:val="19"/>
          <w:szCs w:val="19"/>
        </w:rPr>
        <w:t>cation-providing institutions. S</w:t>
      </w:r>
      <w:r w:rsidRPr="003D1F31">
        <w:rPr>
          <w:rFonts w:ascii="Verdana" w:eastAsia="Times New Roman" w:hAnsi="Verdana" w:cs="Times New Roman"/>
          <w:sz w:val="19"/>
          <w:szCs w:val="19"/>
        </w:rPr>
        <w:t xml:space="preserve">ome of them </w:t>
      </w:r>
      <w:r w:rsidR="006C0683" w:rsidRPr="003D1F31">
        <w:rPr>
          <w:rFonts w:ascii="Verdana" w:eastAsia="Times New Roman" w:hAnsi="Verdana" w:cs="Times New Roman"/>
          <w:sz w:val="19"/>
          <w:szCs w:val="19"/>
        </w:rPr>
        <w:t>had</w:t>
      </w:r>
      <w:r w:rsidRPr="003D1F31">
        <w:rPr>
          <w:rFonts w:ascii="Verdana" w:eastAsia="Times New Roman" w:hAnsi="Verdana" w:cs="Times New Roman"/>
          <w:sz w:val="19"/>
          <w:szCs w:val="19"/>
        </w:rPr>
        <w:t xml:space="preserve"> explicitly </w:t>
      </w:r>
      <w:r w:rsidR="006C0683" w:rsidRPr="003D1F31">
        <w:rPr>
          <w:rFonts w:ascii="Verdana" w:eastAsia="Times New Roman" w:hAnsi="Verdana" w:cs="Times New Roman"/>
          <w:sz w:val="19"/>
          <w:szCs w:val="19"/>
        </w:rPr>
        <w:t>the</w:t>
      </w:r>
      <w:r w:rsidRPr="003D1F31">
        <w:rPr>
          <w:rFonts w:ascii="Verdana" w:eastAsia="Times New Roman" w:hAnsi="Verdana" w:cs="Times New Roman"/>
          <w:sz w:val="19"/>
          <w:szCs w:val="19"/>
        </w:rPr>
        <w:t xml:space="preserve"> role of providing a linkage between research and practice at their institution</w:t>
      </w:r>
      <w:r w:rsidR="006C0683"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or had a scientific background </w:t>
      </w:r>
      <w:r w:rsidR="006C0683" w:rsidRPr="003D1F31">
        <w:rPr>
          <w:rFonts w:ascii="Verdana" w:eastAsia="Times New Roman" w:hAnsi="Verdana" w:cs="Times New Roman"/>
          <w:sz w:val="19"/>
          <w:szCs w:val="19"/>
        </w:rPr>
        <w:t>which supported</w:t>
      </w:r>
      <w:r w:rsidRPr="003D1F31">
        <w:rPr>
          <w:rFonts w:ascii="Verdana" w:eastAsia="Times New Roman" w:hAnsi="Verdana" w:cs="Times New Roman"/>
          <w:sz w:val="19"/>
          <w:szCs w:val="19"/>
        </w:rPr>
        <w:t xml:space="preserve"> them in their </w:t>
      </w:r>
      <w:r w:rsidR="006C0683" w:rsidRPr="003D1F31">
        <w:rPr>
          <w:rFonts w:ascii="Verdana" w:eastAsia="Times New Roman" w:hAnsi="Verdana" w:cs="Times New Roman"/>
          <w:sz w:val="19"/>
          <w:szCs w:val="19"/>
        </w:rPr>
        <w:t>mediating</w:t>
      </w:r>
      <w:r w:rsidRPr="003D1F31">
        <w:rPr>
          <w:rFonts w:ascii="Verdana" w:eastAsia="Times New Roman" w:hAnsi="Verdana" w:cs="Times New Roman"/>
          <w:sz w:val="19"/>
          <w:szCs w:val="19"/>
        </w:rPr>
        <w:t xml:space="preserve"> role. Their </w:t>
      </w:r>
      <w:r w:rsidR="006C0683" w:rsidRPr="003D1F31">
        <w:rPr>
          <w:rFonts w:ascii="Verdana" w:eastAsia="Times New Roman" w:hAnsi="Verdana" w:cs="Times New Roman"/>
          <w:sz w:val="19"/>
          <w:szCs w:val="19"/>
        </w:rPr>
        <w:t>tasks</w:t>
      </w:r>
      <w:r w:rsidRPr="003D1F31">
        <w:rPr>
          <w:rFonts w:ascii="Verdana" w:eastAsia="Times New Roman" w:hAnsi="Verdana" w:cs="Times New Roman"/>
          <w:sz w:val="19"/>
          <w:szCs w:val="19"/>
        </w:rPr>
        <w:t xml:space="preserve"> at their institutions can be described as project manage</w:t>
      </w:r>
      <w:r w:rsidR="006C0683" w:rsidRPr="003D1F31">
        <w:rPr>
          <w:rFonts w:ascii="Verdana" w:eastAsia="Times New Roman" w:hAnsi="Verdana" w:cs="Times New Roman"/>
          <w:sz w:val="19"/>
          <w:szCs w:val="19"/>
        </w:rPr>
        <w:t>rs, contact persons, supervisors</w:t>
      </w:r>
      <w:r w:rsidRPr="003D1F31">
        <w:rPr>
          <w:rFonts w:ascii="Verdana" w:eastAsia="Times New Roman" w:hAnsi="Verdana" w:cs="Times New Roman"/>
          <w:sz w:val="19"/>
          <w:szCs w:val="19"/>
        </w:rPr>
        <w:t xml:space="preserve"> </w:t>
      </w:r>
      <w:r w:rsidR="006C0683" w:rsidRPr="003D1F31">
        <w:rPr>
          <w:rFonts w:ascii="Verdana" w:eastAsia="Times New Roman" w:hAnsi="Verdana" w:cs="Times New Roman"/>
          <w:sz w:val="19"/>
          <w:szCs w:val="19"/>
        </w:rPr>
        <w:t>of</w:t>
      </w:r>
      <w:r w:rsidRPr="003D1F31">
        <w:rPr>
          <w:rFonts w:ascii="Verdana" w:eastAsia="Times New Roman" w:hAnsi="Verdana" w:cs="Times New Roman"/>
          <w:sz w:val="19"/>
          <w:szCs w:val="19"/>
        </w:rPr>
        <w:t xml:space="preserve"> project implementation at their institution, consulting partners, or experts.</w:t>
      </w:r>
    </w:p>
    <w:p w14:paraId="21C2DC4E" w14:textId="6A6DD3CF" w:rsidR="002426EF" w:rsidRPr="003D1F31" w:rsidRDefault="002426EF">
      <w:pPr>
        <w:spacing w:line="276" w:lineRule="auto"/>
        <w:jc w:val="both"/>
        <w:rPr>
          <w:rFonts w:ascii="Verdana" w:eastAsia="Times New Roman" w:hAnsi="Verdana" w:cs="Times New Roman"/>
          <w:sz w:val="19"/>
          <w:szCs w:val="19"/>
        </w:rPr>
      </w:pPr>
    </w:p>
    <w:p w14:paraId="4B8A6CF5" w14:textId="0B59D010" w:rsidR="002426EF" w:rsidRPr="00AD6D07" w:rsidRDefault="00D00E26" w:rsidP="00AD6D07">
      <w:pPr>
        <w:pStyle w:val="RTDHeading03"/>
        <w:rPr>
          <w:sz w:val="19"/>
          <w:szCs w:val="19"/>
        </w:rPr>
      </w:pPr>
      <w:bookmarkStart w:id="125" w:name="_Toc106728083"/>
      <w:r w:rsidRPr="00AD6D07">
        <w:rPr>
          <w:sz w:val="19"/>
          <w:szCs w:val="19"/>
        </w:rPr>
        <w:t>Motivation and social purpose</w:t>
      </w:r>
      <w:bookmarkEnd w:id="125"/>
    </w:p>
    <w:p w14:paraId="6F88AEA7" w14:textId="6A8B3246"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The motivation for </w:t>
      </w:r>
      <w:r w:rsidR="00242FDF" w:rsidRPr="003D1F31">
        <w:rPr>
          <w:rFonts w:ascii="Verdana" w:eastAsia="Times New Roman" w:hAnsi="Verdana" w:cs="Times New Roman"/>
          <w:sz w:val="19"/>
          <w:szCs w:val="19"/>
        </w:rPr>
        <w:t xml:space="preserve">the interviewed </w:t>
      </w:r>
      <w:r w:rsidRPr="003D1F31">
        <w:rPr>
          <w:rFonts w:ascii="Verdana" w:eastAsia="Times New Roman" w:hAnsi="Verdana" w:cs="Times New Roman"/>
          <w:sz w:val="19"/>
          <w:szCs w:val="19"/>
        </w:rPr>
        <w:t xml:space="preserve">practice partners or their institutions to participate in the projects was that the research project addressed some sort of problem or research questions the practice partners experienced as a problem in their own work. Accordingly, they hoped that the research could not only address this problem but also contribute to a solution and that they would benefit from their participation. </w:t>
      </w:r>
    </w:p>
    <w:p w14:paraId="69A12989" w14:textId="7B60C90D"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Specifically, their motivations</w:t>
      </w:r>
      <w:r w:rsidR="006C0683" w:rsidRPr="003D1F31">
        <w:rPr>
          <w:rFonts w:ascii="Verdana" w:eastAsia="Times New Roman" w:hAnsi="Verdana" w:cs="Times New Roman"/>
          <w:sz w:val="19"/>
          <w:szCs w:val="19"/>
        </w:rPr>
        <w:t xml:space="preserve"> for engagement in an SNSF funded project</w:t>
      </w:r>
      <w:r w:rsidR="00242FDF" w:rsidRPr="003D1F31">
        <w:rPr>
          <w:rFonts w:ascii="Verdana" w:eastAsia="Times New Roman" w:hAnsi="Verdana" w:cs="Times New Roman"/>
          <w:sz w:val="19"/>
          <w:szCs w:val="19"/>
        </w:rPr>
        <w:t xml:space="preserve"> were …</w:t>
      </w:r>
    </w:p>
    <w:p w14:paraId="71CB230A" w14:textId="6EF29815" w:rsidR="002426EF" w:rsidRPr="003D1F31" w:rsidRDefault="00242FDF" w:rsidP="00242FDF">
      <w:pPr>
        <w:pStyle w:val="ListParagraph"/>
        <w:numPr>
          <w:ilvl w:val="0"/>
          <w:numId w:val="89"/>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i</w:t>
      </w:r>
      <w:r w:rsidR="006C0683" w:rsidRPr="003D1F31">
        <w:rPr>
          <w:rFonts w:ascii="Verdana" w:eastAsia="Times New Roman" w:hAnsi="Verdana" w:cs="Times New Roman"/>
          <w:sz w:val="19"/>
          <w:szCs w:val="19"/>
        </w:rPr>
        <w:t>nterest</w:t>
      </w:r>
      <w:r w:rsidR="00D00E26" w:rsidRPr="003D1F31">
        <w:rPr>
          <w:rFonts w:ascii="Verdana" w:eastAsia="Times New Roman" w:hAnsi="Verdana" w:cs="Times New Roman"/>
          <w:sz w:val="19"/>
          <w:szCs w:val="19"/>
        </w:rPr>
        <w:t xml:space="preserve"> in the topic </w:t>
      </w:r>
      <w:r w:rsidR="006C0683" w:rsidRPr="003D1F31">
        <w:rPr>
          <w:rFonts w:ascii="Verdana" w:eastAsia="Times New Roman" w:hAnsi="Verdana" w:cs="Times New Roman"/>
          <w:sz w:val="19"/>
          <w:szCs w:val="19"/>
        </w:rPr>
        <w:t xml:space="preserve">and the </w:t>
      </w:r>
      <w:r w:rsidR="006C0683" w:rsidRPr="003D1F31">
        <w:rPr>
          <w:rFonts w:ascii="Verdana" w:eastAsia="Times New Roman" w:hAnsi="Verdana" w:cs="Times New Roman"/>
          <w:b/>
          <w:sz w:val="19"/>
          <w:szCs w:val="19"/>
          <w:u w:val="single"/>
        </w:rPr>
        <w:t>wish to gain knowledge</w:t>
      </w:r>
      <w:r w:rsidR="00D00E26" w:rsidRPr="003D1F31">
        <w:rPr>
          <w:rFonts w:ascii="Verdana" w:eastAsia="Times New Roman" w:hAnsi="Verdana" w:cs="Times New Roman"/>
          <w:sz w:val="19"/>
          <w:szCs w:val="19"/>
        </w:rPr>
        <w:t xml:space="preserve"> </w:t>
      </w:r>
      <w:r w:rsidR="006C0683" w:rsidRPr="003D1F31">
        <w:rPr>
          <w:rFonts w:ascii="Verdana" w:eastAsia="Times New Roman" w:hAnsi="Verdana" w:cs="Times New Roman"/>
          <w:sz w:val="19"/>
          <w:szCs w:val="19"/>
        </w:rPr>
        <w:t xml:space="preserve">about the projects’ results as basis for evidence-based decision-making. </w:t>
      </w:r>
      <w:r w:rsidRPr="003D1F31">
        <w:rPr>
          <w:rFonts w:ascii="Verdana" w:eastAsia="Times New Roman" w:hAnsi="Verdana" w:cs="Times New Roman"/>
          <w:sz w:val="19"/>
          <w:szCs w:val="19"/>
        </w:rPr>
        <w:t xml:space="preserve">They expected that the project can provide stimulating discussion and new insights. Research projects often bring together people with different expertise and knowledge, whether it is in the project team or by organising </w:t>
      </w:r>
      <w:r w:rsidRPr="003D1F31">
        <w:rPr>
          <w:rFonts w:ascii="Verdana" w:eastAsia="Times New Roman" w:hAnsi="Verdana" w:cs="Times New Roman"/>
          <w:sz w:val="19"/>
          <w:szCs w:val="19"/>
        </w:rPr>
        <w:lastRenderedPageBreak/>
        <w:t>events or conferences. One practice partner expressed that a stimulating exchange with different partners was important to discuss new information .</w:t>
      </w:r>
    </w:p>
    <w:p w14:paraId="190C3989" w14:textId="56606EE7" w:rsidR="002426EF" w:rsidRPr="003D1F31" w:rsidRDefault="00242FDF" w:rsidP="00242FDF">
      <w:pPr>
        <w:pStyle w:val="ListParagraph"/>
        <w:numPr>
          <w:ilvl w:val="0"/>
          <w:numId w:val="89"/>
        </w:numPr>
        <w:spacing w:after="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interest</w:t>
      </w:r>
      <w:r w:rsidR="00D00E26" w:rsidRPr="003D1F31">
        <w:rPr>
          <w:rFonts w:ascii="Verdana" w:eastAsia="Times New Roman" w:hAnsi="Verdana" w:cs="Times New Roman"/>
          <w:sz w:val="19"/>
          <w:szCs w:val="19"/>
        </w:rPr>
        <w:t xml:space="preserve"> in the topic and </w:t>
      </w:r>
      <w:r w:rsidRPr="003D1F31">
        <w:rPr>
          <w:rFonts w:ascii="Verdana" w:eastAsia="Times New Roman" w:hAnsi="Verdana" w:cs="Times New Roman"/>
          <w:sz w:val="19"/>
          <w:szCs w:val="19"/>
        </w:rPr>
        <w:t xml:space="preserve">the </w:t>
      </w:r>
      <w:r w:rsidRPr="003D1F31">
        <w:rPr>
          <w:rFonts w:ascii="Verdana" w:eastAsia="Times New Roman" w:hAnsi="Verdana" w:cs="Times New Roman"/>
          <w:b/>
          <w:sz w:val="19"/>
          <w:szCs w:val="19"/>
          <w:u w:val="single"/>
        </w:rPr>
        <w:t>wish</w:t>
      </w:r>
      <w:r w:rsidR="00D00E26" w:rsidRPr="003D1F31">
        <w:rPr>
          <w:rFonts w:ascii="Verdana" w:eastAsia="Times New Roman" w:hAnsi="Verdana" w:cs="Times New Roman"/>
          <w:b/>
          <w:sz w:val="19"/>
          <w:szCs w:val="19"/>
          <w:u w:val="single"/>
        </w:rPr>
        <w:t xml:space="preserve"> to</w:t>
      </w:r>
      <w:r w:rsidR="00D00E26" w:rsidRPr="003D1F31">
        <w:rPr>
          <w:rFonts w:ascii="Verdana" w:eastAsia="Times New Roman" w:hAnsi="Verdana" w:cs="Times New Roman"/>
          <w:sz w:val="19"/>
          <w:szCs w:val="19"/>
          <w:u w:val="single"/>
        </w:rPr>
        <w:t xml:space="preserve"> </w:t>
      </w:r>
      <w:r w:rsidRPr="003D1F31">
        <w:rPr>
          <w:rFonts w:ascii="Verdana" w:eastAsia="Times New Roman" w:hAnsi="Verdana" w:cs="Times New Roman"/>
          <w:b/>
          <w:bCs/>
          <w:sz w:val="19"/>
          <w:szCs w:val="19"/>
          <w:u w:val="single"/>
        </w:rPr>
        <w:t>apply</w:t>
      </w:r>
      <w:r w:rsidR="00D00E26" w:rsidRPr="003D1F31">
        <w:rPr>
          <w:rFonts w:ascii="Verdana" w:eastAsia="Times New Roman" w:hAnsi="Verdana" w:cs="Times New Roman"/>
          <w:sz w:val="19"/>
          <w:szCs w:val="19"/>
        </w:rPr>
        <w:t xml:space="preserve"> the results in their </w:t>
      </w:r>
      <w:r w:rsidRPr="003D1F31">
        <w:rPr>
          <w:rFonts w:ascii="Verdana" w:eastAsia="Times New Roman" w:hAnsi="Verdana" w:cs="Times New Roman"/>
          <w:sz w:val="19"/>
          <w:szCs w:val="19"/>
        </w:rPr>
        <w:t>field of practice. The interviewed p</w:t>
      </w:r>
      <w:r w:rsidR="00D00E26" w:rsidRPr="003D1F31">
        <w:rPr>
          <w:rFonts w:ascii="Verdana" w:eastAsia="Times New Roman" w:hAnsi="Verdana" w:cs="Times New Roman"/>
          <w:sz w:val="19"/>
          <w:szCs w:val="19"/>
        </w:rPr>
        <w:t>ractice partners hoped that the project results would be transferable to their practice and could be applied as solutions for perceived problems. They required an effort in knowledge transfer from the researchers and wanted to implement the results.</w:t>
      </w:r>
    </w:p>
    <w:p w14:paraId="0507FCD6" w14:textId="77777777" w:rsidR="002426EF" w:rsidRPr="003D1F31" w:rsidRDefault="002426EF">
      <w:pPr>
        <w:spacing w:line="276" w:lineRule="auto"/>
        <w:jc w:val="both"/>
        <w:rPr>
          <w:rFonts w:ascii="Verdana" w:eastAsia="Times New Roman" w:hAnsi="Verdana" w:cs="Times New Roman"/>
          <w:sz w:val="19"/>
          <w:szCs w:val="19"/>
        </w:rPr>
      </w:pPr>
    </w:p>
    <w:p w14:paraId="1E7B5CD6" w14:textId="6DEDBC2D"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With the results and knowledge transfer from the research project</w:t>
      </w:r>
      <w:r w:rsidR="00242FDF"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w:t>
      </w:r>
      <w:r w:rsidR="00242FDF" w:rsidRPr="003D1F31">
        <w:rPr>
          <w:rFonts w:ascii="Verdana" w:eastAsia="Times New Roman" w:hAnsi="Verdana" w:cs="Times New Roman"/>
          <w:sz w:val="19"/>
          <w:szCs w:val="19"/>
        </w:rPr>
        <w:t xml:space="preserve">the interviewed </w:t>
      </w:r>
      <w:r w:rsidRPr="003D1F31">
        <w:rPr>
          <w:rFonts w:ascii="Verdana" w:eastAsia="Times New Roman" w:hAnsi="Verdana" w:cs="Times New Roman"/>
          <w:sz w:val="19"/>
          <w:szCs w:val="19"/>
        </w:rPr>
        <w:t>practice partners also hope</w:t>
      </w:r>
      <w:r w:rsidR="00242FDF" w:rsidRPr="003D1F31">
        <w:rPr>
          <w:rFonts w:ascii="Verdana" w:eastAsia="Times New Roman" w:hAnsi="Verdana" w:cs="Times New Roman"/>
          <w:sz w:val="19"/>
          <w:szCs w:val="19"/>
        </w:rPr>
        <w:t>d</w:t>
      </w:r>
      <w:r w:rsidRPr="003D1F31">
        <w:rPr>
          <w:rFonts w:ascii="Verdana" w:eastAsia="Times New Roman" w:hAnsi="Verdana" w:cs="Times New Roman"/>
          <w:sz w:val="19"/>
          <w:szCs w:val="19"/>
        </w:rPr>
        <w:t xml:space="preserve"> </w:t>
      </w:r>
      <w:r w:rsidR="00242FDF" w:rsidRPr="003D1F31">
        <w:rPr>
          <w:rFonts w:ascii="Verdana" w:eastAsia="Times New Roman" w:hAnsi="Verdana" w:cs="Times New Roman"/>
          <w:sz w:val="19"/>
          <w:szCs w:val="19"/>
        </w:rPr>
        <w:t>that the project …</w:t>
      </w:r>
    </w:p>
    <w:p w14:paraId="74970E6D" w14:textId="55D75B52" w:rsidR="00583ADD" w:rsidRPr="003D1F31" w:rsidRDefault="00583ADD" w:rsidP="00583ADD">
      <w:pPr>
        <w:pStyle w:val="ListParagraph"/>
        <w:numPr>
          <w:ilvl w:val="0"/>
          <w:numId w:val="5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will fill a research gap and provide data relevant to their field of work;</w:t>
      </w:r>
    </w:p>
    <w:p w14:paraId="7DA52EF7" w14:textId="08EA56B9" w:rsidR="002426EF" w:rsidRPr="003D1F31" w:rsidRDefault="00242FDF">
      <w:pPr>
        <w:pStyle w:val="ListParagraph"/>
        <w:numPr>
          <w:ilvl w:val="0"/>
          <w:numId w:val="5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raise</w:t>
      </w:r>
      <w:r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 xml:space="preserve"> awareness about </w:t>
      </w:r>
      <w:r w:rsidRPr="003D1F31">
        <w:rPr>
          <w:rFonts w:ascii="Verdana" w:eastAsia="Times New Roman" w:hAnsi="Verdana" w:cs="Times New Roman"/>
          <w:sz w:val="19"/>
          <w:szCs w:val="19"/>
        </w:rPr>
        <w:t>certain</w:t>
      </w:r>
      <w:r w:rsidR="00D00E26" w:rsidRPr="003D1F31">
        <w:rPr>
          <w:rFonts w:ascii="Verdana" w:eastAsia="Times New Roman" w:hAnsi="Verdana" w:cs="Times New Roman"/>
          <w:sz w:val="19"/>
          <w:szCs w:val="19"/>
        </w:rPr>
        <w:t xml:space="preserve"> issues and challenges </w:t>
      </w:r>
      <w:r w:rsidRPr="003D1F31">
        <w:rPr>
          <w:rFonts w:ascii="Verdana" w:eastAsia="Times New Roman" w:hAnsi="Verdana" w:cs="Times New Roman"/>
          <w:sz w:val="19"/>
          <w:szCs w:val="19"/>
        </w:rPr>
        <w:t xml:space="preserve">that </w:t>
      </w:r>
      <w:r w:rsidR="00D00E26" w:rsidRPr="003D1F31">
        <w:rPr>
          <w:rFonts w:ascii="Verdana" w:eastAsia="Times New Roman" w:hAnsi="Verdana" w:cs="Times New Roman"/>
          <w:sz w:val="19"/>
          <w:szCs w:val="19"/>
        </w:rPr>
        <w:t>th</w:t>
      </w:r>
      <w:r w:rsidRPr="003D1F31">
        <w:rPr>
          <w:rFonts w:ascii="Verdana" w:eastAsia="Times New Roman" w:hAnsi="Verdana" w:cs="Times New Roman"/>
          <w:sz w:val="19"/>
          <w:szCs w:val="19"/>
        </w:rPr>
        <w:t>ey experience in their field of practice</w:t>
      </w:r>
      <w:r w:rsidR="00583ADD" w:rsidRPr="003D1F31">
        <w:rPr>
          <w:rFonts w:ascii="Verdana" w:eastAsia="Times New Roman" w:hAnsi="Verdana" w:cs="Times New Roman"/>
          <w:sz w:val="19"/>
          <w:szCs w:val="19"/>
        </w:rPr>
        <w:t>;</w:t>
      </w:r>
    </w:p>
    <w:p w14:paraId="6FCBB604" w14:textId="46E09286" w:rsidR="00242FDF" w:rsidRPr="003D1F31" w:rsidRDefault="00242FDF">
      <w:pPr>
        <w:pStyle w:val="ListParagraph"/>
        <w:numPr>
          <w:ilvl w:val="0"/>
          <w:numId w:val="5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 </w:t>
      </w:r>
      <w:r w:rsidR="00583ADD" w:rsidRPr="003D1F31">
        <w:rPr>
          <w:rFonts w:ascii="Verdana" w:eastAsia="Times New Roman" w:hAnsi="Verdana" w:cs="Times New Roman"/>
          <w:sz w:val="19"/>
          <w:szCs w:val="19"/>
        </w:rPr>
        <w:t>identifies and promotes activities to address problematic issues in their field of work;</w:t>
      </w:r>
    </w:p>
    <w:p w14:paraId="4507C6E5" w14:textId="234A7AC6" w:rsidR="002426EF" w:rsidRPr="003D1F31" w:rsidRDefault="00242FDF">
      <w:pPr>
        <w:pStyle w:val="ListParagraph"/>
        <w:numPr>
          <w:ilvl w:val="0"/>
          <w:numId w:val="5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 provides some </w:t>
      </w:r>
      <w:r w:rsidR="00D00E26" w:rsidRPr="003D1F31">
        <w:rPr>
          <w:rFonts w:ascii="Verdana" w:eastAsia="Times New Roman" w:hAnsi="Verdana" w:cs="Times New Roman"/>
          <w:sz w:val="19"/>
          <w:szCs w:val="19"/>
        </w:rPr>
        <w:t xml:space="preserve">Independence from industry: One practice partner explained that by participating in the research project, he could learn and develop new strategies for </w:t>
      </w:r>
      <w:r w:rsidRPr="003D1F31">
        <w:rPr>
          <w:rFonts w:ascii="Verdana" w:eastAsia="Times New Roman" w:hAnsi="Verdana" w:cs="Times New Roman"/>
          <w:sz w:val="19"/>
          <w:szCs w:val="19"/>
        </w:rPr>
        <w:t xml:space="preserve">his </w:t>
      </w:r>
      <w:r w:rsidR="00D00E26" w:rsidRPr="003D1F31">
        <w:rPr>
          <w:rFonts w:ascii="Verdana" w:eastAsia="Times New Roman" w:hAnsi="Verdana" w:cs="Times New Roman"/>
          <w:sz w:val="19"/>
          <w:szCs w:val="19"/>
        </w:rPr>
        <w:t xml:space="preserve">practice </w:t>
      </w:r>
      <w:r w:rsidRPr="003D1F31">
        <w:rPr>
          <w:rFonts w:ascii="Verdana" w:eastAsia="Times New Roman" w:hAnsi="Verdana" w:cs="Times New Roman"/>
          <w:sz w:val="19"/>
          <w:szCs w:val="19"/>
        </w:rPr>
        <w:t>field while</w:t>
      </w:r>
      <w:r w:rsidR="00D00E26" w:rsidRPr="003D1F31">
        <w:rPr>
          <w:rFonts w:ascii="Verdana" w:eastAsia="Times New Roman" w:hAnsi="Verdana" w:cs="Times New Roman"/>
          <w:sz w:val="19"/>
          <w:szCs w:val="19"/>
        </w:rPr>
        <w:t xml:space="preserve"> collaborating with a </w:t>
      </w:r>
      <w:r w:rsidRPr="003D1F31">
        <w:rPr>
          <w:rFonts w:ascii="Verdana" w:eastAsia="Times New Roman" w:hAnsi="Verdana" w:cs="Times New Roman"/>
          <w:sz w:val="19"/>
          <w:szCs w:val="19"/>
        </w:rPr>
        <w:t>commercial company</w:t>
      </w:r>
      <w:r w:rsidR="00D00E26" w:rsidRPr="003D1F31">
        <w:rPr>
          <w:rFonts w:ascii="Verdana" w:eastAsia="Times New Roman" w:hAnsi="Verdana" w:cs="Times New Roman"/>
          <w:sz w:val="19"/>
          <w:szCs w:val="19"/>
        </w:rPr>
        <w:t xml:space="preserve"> would </w:t>
      </w:r>
      <w:r w:rsidRPr="003D1F31">
        <w:rPr>
          <w:rFonts w:ascii="Verdana" w:eastAsia="Times New Roman" w:hAnsi="Verdana" w:cs="Times New Roman"/>
          <w:sz w:val="19"/>
          <w:szCs w:val="19"/>
        </w:rPr>
        <w:t xml:space="preserve">have </w:t>
      </w:r>
      <w:r w:rsidR="00D00E26" w:rsidRPr="003D1F31">
        <w:rPr>
          <w:rFonts w:ascii="Verdana" w:eastAsia="Times New Roman" w:hAnsi="Verdana" w:cs="Times New Roman"/>
          <w:sz w:val="19"/>
          <w:szCs w:val="19"/>
        </w:rPr>
        <w:t>create</w:t>
      </w:r>
      <w:r w:rsidRPr="003D1F31">
        <w:rPr>
          <w:rFonts w:ascii="Verdana" w:eastAsia="Times New Roman" w:hAnsi="Verdana" w:cs="Times New Roman"/>
          <w:sz w:val="19"/>
          <w:szCs w:val="19"/>
        </w:rPr>
        <w:t>d</w:t>
      </w:r>
      <w:r w:rsidR="00D00E26" w:rsidRPr="003D1F31">
        <w:rPr>
          <w:rFonts w:ascii="Verdana" w:eastAsia="Times New Roman" w:hAnsi="Verdana" w:cs="Times New Roman"/>
          <w:sz w:val="19"/>
          <w:szCs w:val="19"/>
        </w:rPr>
        <w:t xml:space="preserve"> dependencies</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which</w:t>
      </w:r>
      <w:r w:rsidR="00D00E26" w:rsidRPr="003D1F31">
        <w:rPr>
          <w:rFonts w:ascii="Verdana" w:eastAsia="Times New Roman" w:hAnsi="Verdana" w:cs="Times New Roman"/>
          <w:sz w:val="19"/>
          <w:szCs w:val="19"/>
        </w:rPr>
        <w:t xml:space="preserve"> might </w:t>
      </w:r>
      <w:r w:rsidRPr="003D1F31">
        <w:rPr>
          <w:rFonts w:ascii="Verdana" w:eastAsia="Times New Roman" w:hAnsi="Verdana" w:cs="Times New Roman"/>
          <w:sz w:val="19"/>
          <w:szCs w:val="19"/>
        </w:rPr>
        <w:t>have biased project</w:t>
      </w:r>
      <w:r w:rsidR="00D00E26" w:rsidRPr="003D1F31">
        <w:rPr>
          <w:rFonts w:ascii="Verdana" w:eastAsia="Times New Roman" w:hAnsi="Verdana" w:cs="Times New Roman"/>
          <w:sz w:val="19"/>
          <w:szCs w:val="19"/>
        </w:rPr>
        <w:t xml:space="preserve"> results or the communication of results. </w:t>
      </w:r>
    </w:p>
    <w:p w14:paraId="6725C858" w14:textId="3FCB4A24"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Social pur</w:t>
      </w:r>
      <w:r w:rsidR="00583ADD" w:rsidRPr="003D1F31">
        <w:rPr>
          <w:rFonts w:ascii="Verdana" w:eastAsia="Times New Roman" w:hAnsi="Verdana" w:cs="Times New Roman"/>
          <w:sz w:val="19"/>
          <w:szCs w:val="19"/>
        </w:rPr>
        <w:t>poses that were identified were related to</w:t>
      </w:r>
    </w:p>
    <w:p w14:paraId="2F83CEA8" w14:textId="613F84C9" w:rsidR="002426EF" w:rsidRPr="003D1F31" w:rsidRDefault="00583ADD">
      <w:pPr>
        <w:pStyle w:val="ListParagraph"/>
        <w:numPr>
          <w:ilvl w:val="0"/>
          <w:numId w:val="5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w:t>
      </w:r>
      <w:r w:rsidR="00D00E26" w:rsidRPr="003D1F31">
        <w:rPr>
          <w:rFonts w:ascii="Verdana" w:eastAsia="Times New Roman" w:hAnsi="Verdana" w:cs="Times New Roman"/>
          <w:sz w:val="19"/>
          <w:szCs w:val="19"/>
        </w:rPr>
        <w:t>mproving clinical practice</w:t>
      </w:r>
    </w:p>
    <w:p w14:paraId="6E9BD214" w14:textId="16349C15" w:rsidR="002426EF" w:rsidRPr="003D1F31" w:rsidRDefault="00583ADD">
      <w:pPr>
        <w:pStyle w:val="ListParagraph"/>
        <w:numPr>
          <w:ilvl w:val="0"/>
          <w:numId w:val="5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initiating c</w:t>
      </w:r>
      <w:r w:rsidR="00D00E26" w:rsidRPr="003D1F31">
        <w:rPr>
          <w:rFonts w:ascii="Verdana" w:eastAsia="Times New Roman" w:hAnsi="Verdana" w:cs="Times New Roman"/>
          <w:sz w:val="19"/>
          <w:szCs w:val="19"/>
        </w:rPr>
        <w:t>hange among responsible institutions (e.g., public administration, welfare- and education-providing institutions)</w:t>
      </w:r>
    </w:p>
    <w:p w14:paraId="6AD73B4E" w14:textId="4AE49975" w:rsidR="002426EF" w:rsidRPr="003D1F31" w:rsidRDefault="00D00E26">
      <w:pPr>
        <w:pStyle w:val="ListParagraph"/>
        <w:numPr>
          <w:ilvl w:val="0"/>
          <w:numId w:val="5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raising</w:t>
      </w:r>
      <w:r w:rsidR="00583ADD" w:rsidRPr="003D1F31">
        <w:rPr>
          <w:rFonts w:ascii="Verdana" w:eastAsia="Times New Roman" w:hAnsi="Verdana" w:cs="Times New Roman"/>
          <w:sz w:val="19"/>
          <w:szCs w:val="19"/>
        </w:rPr>
        <w:t xml:space="preserve"> awareness on problematic issues from different practice fields</w:t>
      </w:r>
    </w:p>
    <w:p w14:paraId="5E0B0ADB" w14:textId="5D0C4AF5" w:rsidR="002426EF" w:rsidRPr="003D1F31" w:rsidRDefault="00583ADD">
      <w:pPr>
        <w:pStyle w:val="ListParagraph"/>
        <w:numPr>
          <w:ilvl w:val="0"/>
          <w:numId w:val="5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w:t>
      </w:r>
      <w:r w:rsidR="00D00E26" w:rsidRPr="003D1F31">
        <w:rPr>
          <w:rFonts w:ascii="Verdana" w:eastAsia="Times New Roman" w:hAnsi="Verdana" w:cs="Times New Roman"/>
          <w:sz w:val="19"/>
          <w:szCs w:val="19"/>
        </w:rPr>
        <w:t>mproving care and</w:t>
      </w:r>
      <w:r w:rsidRPr="003D1F31">
        <w:rPr>
          <w:rFonts w:ascii="Verdana" w:eastAsia="Times New Roman" w:hAnsi="Verdana" w:cs="Times New Roman"/>
          <w:sz w:val="19"/>
          <w:szCs w:val="19"/>
        </w:rPr>
        <w:t xml:space="preserve"> care</w:t>
      </w:r>
      <w:r w:rsidR="00D00E26" w:rsidRPr="003D1F31">
        <w:rPr>
          <w:rFonts w:ascii="Verdana" w:eastAsia="Times New Roman" w:hAnsi="Verdana" w:cs="Times New Roman"/>
          <w:sz w:val="19"/>
          <w:szCs w:val="19"/>
        </w:rPr>
        <w:t xml:space="preserve"> situation in hospitals</w:t>
      </w:r>
      <w:r w:rsidRPr="003D1F31">
        <w:rPr>
          <w:rFonts w:ascii="Verdana" w:eastAsia="Times New Roman" w:hAnsi="Verdana" w:cs="Times New Roman"/>
          <w:sz w:val="19"/>
          <w:szCs w:val="19"/>
        </w:rPr>
        <w:t>.</w:t>
      </w:r>
    </w:p>
    <w:p w14:paraId="68AC6692" w14:textId="77777777" w:rsidR="002426EF" w:rsidRPr="003D1F31" w:rsidRDefault="002426EF">
      <w:pPr>
        <w:spacing w:line="276" w:lineRule="auto"/>
        <w:jc w:val="both"/>
        <w:rPr>
          <w:rFonts w:eastAsia="Times New Roman" w:cs="Times New Roman"/>
          <w:szCs w:val="24"/>
        </w:rPr>
      </w:pPr>
    </w:p>
    <w:p w14:paraId="38E7E846" w14:textId="77777777" w:rsidR="002426EF" w:rsidRPr="00AD6D07" w:rsidRDefault="00D00E26" w:rsidP="00AD6D07">
      <w:pPr>
        <w:pStyle w:val="RTDHeading03"/>
        <w:rPr>
          <w:sz w:val="19"/>
          <w:szCs w:val="19"/>
        </w:rPr>
      </w:pPr>
      <w:bookmarkStart w:id="126" w:name="_Toc106728084"/>
      <w:r w:rsidRPr="00AD6D07">
        <w:rPr>
          <w:sz w:val="19"/>
          <w:szCs w:val="19"/>
        </w:rPr>
        <w:t>Impact and change for practice partners</w:t>
      </w:r>
      <w:bookmarkEnd w:id="126"/>
    </w:p>
    <w:p w14:paraId="33C69B39" w14:textId="084D1E5D" w:rsidR="002426EF" w:rsidRPr="003D1F31" w:rsidRDefault="00583ADD">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According to the interviewed practice partners</w:t>
      </w:r>
      <w:r w:rsidR="00D00E2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the SNSF funded project generated only</w:t>
      </w:r>
      <w:r w:rsidR="00D00E26" w:rsidRPr="003D1F31">
        <w:rPr>
          <w:rFonts w:ascii="Verdana" w:eastAsia="Times New Roman" w:hAnsi="Verdana" w:cs="Times New Roman"/>
          <w:sz w:val="19"/>
          <w:szCs w:val="19"/>
        </w:rPr>
        <w:t xml:space="preserve"> limited change in the partners’ everyday practice. One practice partner mentioned that he talked to his manager after the </w:t>
      </w:r>
      <w:r w:rsidRPr="003D1F31">
        <w:rPr>
          <w:rFonts w:ascii="Verdana" w:eastAsia="Times New Roman" w:hAnsi="Verdana" w:cs="Times New Roman"/>
          <w:sz w:val="19"/>
          <w:szCs w:val="19"/>
        </w:rPr>
        <w:t xml:space="preserve">project </w:t>
      </w:r>
      <w:r w:rsidR="00D00E26" w:rsidRPr="003D1F31">
        <w:rPr>
          <w:rFonts w:ascii="Verdana" w:eastAsia="Times New Roman" w:hAnsi="Verdana" w:cs="Times New Roman"/>
          <w:sz w:val="19"/>
          <w:szCs w:val="19"/>
        </w:rPr>
        <w:t xml:space="preserve">collaboration to reflect on the change the project had and could have had. </w:t>
      </w:r>
      <w:r w:rsidRPr="003D1F31">
        <w:rPr>
          <w:rFonts w:ascii="Verdana" w:eastAsia="Times New Roman" w:hAnsi="Verdana" w:cs="Times New Roman"/>
          <w:sz w:val="19"/>
          <w:szCs w:val="19"/>
        </w:rPr>
        <w:t>He</w:t>
      </w:r>
      <w:r w:rsidR="00D00E26" w:rsidRPr="003D1F31">
        <w:rPr>
          <w:rFonts w:ascii="Verdana" w:eastAsia="Times New Roman" w:hAnsi="Verdana" w:cs="Times New Roman"/>
          <w:sz w:val="19"/>
          <w:szCs w:val="19"/>
        </w:rPr>
        <w:t xml:space="preserve"> claimed that while his team had high expectations, the project did not create change within the organization. However, there was impact and change on the level of dissemination, understanding and awareness. </w:t>
      </w:r>
    </w:p>
    <w:p w14:paraId="653DB2B8" w14:textId="20AE3215" w:rsidR="002426EF" w:rsidRPr="003D1F31" w:rsidRDefault="00D00E26">
      <w:pPr>
        <w:pStyle w:val="ListParagraph"/>
        <w:numPr>
          <w:ilvl w:val="0"/>
          <w:numId w:val="50"/>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Feedback:</w:t>
      </w:r>
      <w:r w:rsidRPr="003D1F31">
        <w:rPr>
          <w:rFonts w:ascii="Verdana" w:eastAsia="Times New Roman" w:hAnsi="Verdana" w:cs="Times New Roman"/>
          <w:sz w:val="19"/>
          <w:szCs w:val="19"/>
        </w:rPr>
        <w:t xml:space="preserve"> For most practice partners, it </w:t>
      </w:r>
      <w:r w:rsidR="00583ADD" w:rsidRPr="003D1F31">
        <w:rPr>
          <w:rFonts w:ascii="Verdana" w:eastAsia="Times New Roman" w:hAnsi="Verdana" w:cs="Times New Roman"/>
          <w:sz w:val="19"/>
          <w:szCs w:val="19"/>
        </w:rPr>
        <w:t>was nevertheless</w:t>
      </w:r>
      <w:r w:rsidRPr="003D1F31">
        <w:rPr>
          <w:rFonts w:ascii="Verdana" w:eastAsia="Times New Roman" w:hAnsi="Verdana" w:cs="Times New Roman"/>
          <w:sz w:val="19"/>
          <w:szCs w:val="19"/>
        </w:rPr>
        <w:t xml:space="preserve"> a positive experience to get feedback and insights from people like researchers, who come from a different field</w:t>
      </w:r>
      <w:r w:rsidR="00583ADD" w:rsidRPr="003D1F31">
        <w:rPr>
          <w:rFonts w:ascii="Verdana" w:eastAsia="Times New Roman" w:hAnsi="Verdana" w:cs="Times New Roman"/>
          <w:sz w:val="19"/>
          <w:szCs w:val="19"/>
        </w:rPr>
        <w:t>s of work and have</w:t>
      </w:r>
      <w:r w:rsidRPr="003D1F31">
        <w:rPr>
          <w:rFonts w:ascii="Verdana" w:eastAsia="Times New Roman" w:hAnsi="Verdana" w:cs="Times New Roman"/>
          <w:sz w:val="19"/>
          <w:szCs w:val="19"/>
        </w:rPr>
        <w:t xml:space="preserve"> different perspective</w:t>
      </w:r>
      <w:r w:rsidR="00583ADD"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on their practice work. Positive feedback supports and strengthens the practice partners confidence in their work. </w:t>
      </w:r>
    </w:p>
    <w:p w14:paraId="0AFE34F5" w14:textId="77777777" w:rsidR="002426EF" w:rsidRPr="003D1F31" w:rsidRDefault="002426EF">
      <w:pPr>
        <w:spacing w:line="276" w:lineRule="auto"/>
        <w:jc w:val="both"/>
        <w:rPr>
          <w:rFonts w:ascii="Verdana" w:eastAsia="Times New Roman" w:hAnsi="Verdana" w:cs="Times New Roman"/>
          <w:sz w:val="19"/>
          <w:szCs w:val="19"/>
        </w:rPr>
      </w:pPr>
    </w:p>
    <w:p w14:paraId="554254FF" w14:textId="7C79FA69" w:rsidR="002426EF" w:rsidRPr="003D1F31" w:rsidRDefault="00D00E26">
      <w:pPr>
        <w:pStyle w:val="ListParagraph"/>
        <w:numPr>
          <w:ilvl w:val="0"/>
          <w:numId w:val="50"/>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Engagement of different target groups and stakeholders:</w:t>
      </w:r>
      <w:r w:rsidRPr="003D1F31">
        <w:rPr>
          <w:rFonts w:ascii="Verdana" w:eastAsia="Times New Roman" w:hAnsi="Verdana" w:cs="Times New Roman"/>
          <w:sz w:val="19"/>
          <w:szCs w:val="19"/>
        </w:rPr>
        <w:t xml:space="preserve"> Generally, several </w:t>
      </w:r>
      <w:r w:rsidR="00583ADD" w:rsidRPr="003D1F31">
        <w:rPr>
          <w:rFonts w:ascii="Verdana" w:eastAsia="Times New Roman" w:hAnsi="Verdana" w:cs="Times New Roman"/>
          <w:sz w:val="19"/>
          <w:szCs w:val="19"/>
        </w:rPr>
        <w:t>interviewed practice partners</w:t>
      </w:r>
      <w:r w:rsidRPr="003D1F31">
        <w:rPr>
          <w:rFonts w:ascii="Verdana" w:eastAsia="Times New Roman" w:hAnsi="Verdana" w:cs="Times New Roman"/>
          <w:sz w:val="19"/>
          <w:szCs w:val="19"/>
        </w:rPr>
        <w:t xml:space="preserve"> appreciated that the collaboration with academic partners also enabled the exchange with other actors. Two practice partners reported that they organized conferences together with their academic partners in order to facilitate exchange between practitioners and scientists. While this exchange was perceived as meaningful, both interviewees said that it did not result in greater impact or change.</w:t>
      </w:r>
    </w:p>
    <w:p w14:paraId="6CC3AB1A"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“Little, little. We took note of that, and of the results. We had / there was another exchange. We organized a conference between practice, administration and science, where we also discussed with people from the school practice what they think of the findings, but I would not attest to a lasting effect here.” Practice Partner 1</w:t>
      </w:r>
    </w:p>
    <w:p w14:paraId="2987F6F0" w14:textId="77777777" w:rsidR="002426EF" w:rsidRPr="003D1F31" w:rsidRDefault="002426EF">
      <w:pPr>
        <w:spacing w:line="276" w:lineRule="auto"/>
        <w:jc w:val="both"/>
        <w:rPr>
          <w:rFonts w:ascii="Verdana" w:eastAsia="Times New Roman" w:hAnsi="Verdana" w:cs="Times New Roman"/>
          <w:i/>
          <w:iCs/>
          <w:sz w:val="19"/>
          <w:szCs w:val="19"/>
        </w:rPr>
      </w:pPr>
    </w:p>
    <w:p w14:paraId="60191DA4" w14:textId="575A21F2" w:rsidR="002426EF" w:rsidRPr="003D1F31" w:rsidRDefault="00191F39">
      <w:pPr>
        <w:pStyle w:val="ListParagraph"/>
        <w:numPr>
          <w:ilvl w:val="0"/>
          <w:numId w:val="5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Change in awareness</w:t>
      </w:r>
      <w:r w:rsidR="00D00E26" w:rsidRPr="003D1F31">
        <w:rPr>
          <w:rFonts w:ascii="Verdana" w:eastAsia="Times New Roman" w:hAnsi="Verdana" w:cs="Times New Roman"/>
          <w:b/>
          <w:bCs/>
          <w:sz w:val="19"/>
          <w:szCs w:val="19"/>
        </w:rPr>
        <w:t xml:space="preserve">: </w:t>
      </w:r>
      <w:r w:rsidR="00D00E26" w:rsidRPr="003D1F31">
        <w:rPr>
          <w:rFonts w:ascii="Verdana" w:eastAsia="Times New Roman" w:hAnsi="Verdana" w:cs="Times New Roman"/>
          <w:sz w:val="19"/>
          <w:szCs w:val="19"/>
        </w:rPr>
        <w:t xml:space="preserve">Half of the practice partners said that the project had a positive effect on the </w:t>
      </w:r>
      <w:r w:rsidRPr="003D1F31">
        <w:rPr>
          <w:rFonts w:ascii="Verdana" w:eastAsia="Times New Roman" w:hAnsi="Verdana" w:cs="Times New Roman"/>
          <w:sz w:val="19"/>
          <w:szCs w:val="19"/>
        </w:rPr>
        <w:t>raising awareness of their organis</w:t>
      </w:r>
      <w:r w:rsidR="00D00E26" w:rsidRPr="003D1F31">
        <w:rPr>
          <w:rFonts w:ascii="Verdana" w:eastAsia="Times New Roman" w:hAnsi="Verdana" w:cs="Times New Roman"/>
          <w:sz w:val="19"/>
          <w:szCs w:val="19"/>
        </w:rPr>
        <w:t>ation’s goal. Correspondingly, one interviewee said that the cooperation with academ</w:t>
      </w:r>
      <w:r w:rsidRPr="003D1F31">
        <w:rPr>
          <w:rFonts w:ascii="Verdana" w:eastAsia="Times New Roman" w:hAnsi="Verdana" w:cs="Times New Roman"/>
          <w:sz w:val="19"/>
          <w:szCs w:val="19"/>
        </w:rPr>
        <w:t>ic partners advanced the organis</w:t>
      </w:r>
      <w:r w:rsidR="00D00E26" w:rsidRPr="003D1F31">
        <w:rPr>
          <w:rFonts w:ascii="Verdana" w:eastAsia="Times New Roman" w:hAnsi="Verdana" w:cs="Times New Roman"/>
          <w:sz w:val="19"/>
          <w:szCs w:val="19"/>
        </w:rPr>
        <w:t>ation’s goal by raising awareness amongst policy-makers and the broader public. Similarly, another practice partner said that she experienced a slight change in the n</w:t>
      </w:r>
      <w:r w:rsidRPr="003D1F31">
        <w:rPr>
          <w:rFonts w:ascii="Verdana" w:eastAsia="Times New Roman" w:hAnsi="Verdana" w:cs="Times New Roman"/>
          <w:sz w:val="19"/>
          <w:szCs w:val="19"/>
        </w:rPr>
        <w:t>arrative surrounding her organis</w:t>
      </w:r>
      <w:r w:rsidR="00D00E26" w:rsidRPr="003D1F31">
        <w:rPr>
          <w:rFonts w:ascii="Verdana" w:eastAsia="Times New Roman" w:hAnsi="Verdana" w:cs="Times New Roman"/>
          <w:sz w:val="19"/>
          <w:szCs w:val="19"/>
        </w:rPr>
        <w:t>ation, both in the political as well as public discourse.</w:t>
      </w:r>
    </w:p>
    <w:p w14:paraId="3E930F38" w14:textId="77777777" w:rsidR="002426EF" w:rsidRPr="003D1F31" w:rsidRDefault="002426EF">
      <w:pPr>
        <w:spacing w:line="276" w:lineRule="auto"/>
        <w:jc w:val="both"/>
        <w:rPr>
          <w:rFonts w:ascii="Verdana" w:eastAsia="Times New Roman" w:hAnsi="Verdana" w:cs="Times New Roman"/>
          <w:sz w:val="19"/>
          <w:szCs w:val="19"/>
        </w:rPr>
      </w:pPr>
    </w:p>
    <w:p w14:paraId="2ABBADBD" w14:textId="3BF3CEF2" w:rsidR="002426EF" w:rsidRPr="003D1F31" w:rsidRDefault="00D00E26">
      <w:pPr>
        <w:pStyle w:val="ListParagraph"/>
        <w:numPr>
          <w:ilvl w:val="0"/>
          <w:numId w:val="5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Increased research activity: </w:t>
      </w:r>
      <w:r w:rsidRPr="003D1F31">
        <w:rPr>
          <w:rFonts w:ascii="Verdana" w:eastAsia="Times New Roman" w:hAnsi="Verdana" w:cs="Times New Roman"/>
          <w:sz w:val="19"/>
          <w:szCs w:val="19"/>
        </w:rPr>
        <w:t>Another aspect that was expre</w:t>
      </w:r>
      <w:r w:rsidR="00191F39" w:rsidRPr="003D1F31">
        <w:rPr>
          <w:rFonts w:ascii="Verdana" w:eastAsia="Times New Roman" w:hAnsi="Verdana" w:cs="Times New Roman"/>
          <w:sz w:val="19"/>
          <w:szCs w:val="19"/>
        </w:rPr>
        <w:t>ssed by two practice partners was</w:t>
      </w:r>
      <w:r w:rsidRPr="003D1F31">
        <w:rPr>
          <w:rFonts w:ascii="Verdana" w:eastAsia="Times New Roman" w:hAnsi="Verdana" w:cs="Times New Roman"/>
          <w:sz w:val="19"/>
          <w:szCs w:val="19"/>
        </w:rPr>
        <w:t xml:space="preserve"> the increased knowledge through expanded research activities. Accordingly, the exchange with researchers allowed the accumulation of knowledge, which resulted in more interest in issues at stake for t</w:t>
      </w:r>
      <w:r w:rsidR="00191F39" w:rsidRPr="003D1F31">
        <w:rPr>
          <w:rFonts w:ascii="Verdana" w:eastAsia="Times New Roman" w:hAnsi="Verdana" w:cs="Times New Roman"/>
          <w:sz w:val="19"/>
          <w:szCs w:val="19"/>
        </w:rPr>
        <w:t>he practice partners. O</w:t>
      </w:r>
      <w:r w:rsidRPr="003D1F31">
        <w:rPr>
          <w:rFonts w:ascii="Verdana" w:eastAsia="Times New Roman" w:hAnsi="Verdana" w:cs="Times New Roman"/>
          <w:sz w:val="19"/>
          <w:szCs w:val="19"/>
        </w:rPr>
        <w:t>ne interview</w:t>
      </w:r>
      <w:r w:rsidR="00191F39" w:rsidRPr="003D1F31">
        <w:rPr>
          <w:rFonts w:ascii="Verdana" w:eastAsia="Times New Roman" w:hAnsi="Verdana" w:cs="Times New Roman"/>
          <w:sz w:val="19"/>
          <w:szCs w:val="19"/>
        </w:rPr>
        <w:t>ed practice partner said that his organis</w:t>
      </w:r>
      <w:r w:rsidRPr="003D1F31">
        <w:rPr>
          <w:rFonts w:ascii="Verdana" w:eastAsia="Times New Roman" w:hAnsi="Verdana" w:cs="Times New Roman"/>
          <w:sz w:val="19"/>
          <w:szCs w:val="19"/>
        </w:rPr>
        <w:t xml:space="preserve">ation and, more general, his field, benefited from the project as several doctoral students wrote their dissertations on </w:t>
      </w:r>
      <w:r w:rsidR="00191F39" w:rsidRPr="003D1F31">
        <w:rPr>
          <w:rFonts w:ascii="Verdana" w:eastAsia="Times New Roman" w:hAnsi="Verdana" w:cs="Times New Roman"/>
          <w:sz w:val="19"/>
          <w:szCs w:val="19"/>
        </w:rPr>
        <w:t>issues the organis</w:t>
      </w:r>
      <w:r w:rsidRPr="003D1F31">
        <w:rPr>
          <w:rFonts w:ascii="Verdana" w:eastAsia="Times New Roman" w:hAnsi="Verdana" w:cs="Times New Roman"/>
          <w:sz w:val="19"/>
          <w:szCs w:val="19"/>
        </w:rPr>
        <w:t>ation is dealing with.</w:t>
      </w:r>
    </w:p>
    <w:p w14:paraId="7D04EFB1"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“Indirect further effects are of course that we have these researchers who did their dissertation there, because that creates know-how, that's actually / that was an important goal on the part of the [organizsation], that's why we're now launching a similar project again, because we simply need research on the subject, we need people who acquire competences, and that's also been successful in parts.” Practice Partner 1</w:t>
      </w:r>
    </w:p>
    <w:p w14:paraId="02F1D18A" w14:textId="77777777" w:rsidR="00191F39" w:rsidRPr="003D1F31" w:rsidRDefault="00191F39" w:rsidP="00191F39">
      <w:pPr>
        <w:spacing w:line="276" w:lineRule="auto"/>
        <w:jc w:val="both"/>
        <w:rPr>
          <w:rFonts w:eastAsia="Times New Roman" w:cs="Times New Roman"/>
          <w:b/>
          <w:bCs/>
          <w:szCs w:val="24"/>
        </w:rPr>
      </w:pPr>
    </w:p>
    <w:p w14:paraId="12004F83" w14:textId="77777777" w:rsidR="00191F39" w:rsidRPr="00AD6D07" w:rsidRDefault="00191F39" w:rsidP="00AD6D07">
      <w:pPr>
        <w:pStyle w:val="RTDHeading03"/>
        <w:rPr>
          <w:sz w:val="19"/>
          <w:szCs w:val="19"/>
        </w:rPr>
      </w:pPr>
      <w:bookmarkStart w:id="127" w:name="_Toc106728085"/>
      <w:r w:rsidRPr="00AD6D07">
        <w:rPr>
          <w:sz w:val="19"/>
          <w:szCs w:val="19"/>
        </w:rPr>
        <w:t>How can change and impact be facilitated?</w:t>
      </w:r>
      <w:bookmarkEnd w:id="127"/>
      <w:r w:rsidRPr="00AD6D07">
        <w:rPr>
          <w:sz w:val="19"/>
          <w:szCs w:val="19"/>
        </w:rPr>
        <w:t xml:space="preserve"> </w:t>
      </w:r>
    </w:p>
    <w:p w14:paraId="30F706CC" w14:textId="52DD3FD8" w:rsidR="00191F39" w:rsidRPr="003D1F31" w:rsidRDefault="00191F39" w:rsidP="00191F39">
      <w:pPr>
        <w:spacing w:line="276" w:lineRule="auto"/>
        <w:jc w:val="both"/>
        <w:rPr>
          <w:rFonts w:ascii="Verdana" w:eastAsia="Times New Roman" w:hAnsi="Verdana" w:cs="Times New Roman"/>
          <w:sz w:val="19"/>
          <w:szCs w:val="19"/>
        </w:rPr>
      </w:pPr>
    </w:p>
    <w:p w14:paraId="0CE72D85" w14:textId="270FBDBB" w:rsidR="00191F39" w:rsidRPr="003D1F31" w:rsidRDefault="00191F39" w:rsidP="00191F39">
      <w:pPr>
        <w:spacing w:line="276" w:lineRule="auto"/>
        <w:jc w:val="both"/>
        <w:rPr>
          <w:rFonts w:ascii="Verdana" w:eastAsia="Times New Roman" w:hAnsi="Verdana" w:cs="Times New Roman"/>
          <w:b/>
          <w:sz w:val="18"/>
          <w:szCs w:val="18"/>
        </w:rPr>
      </w:pPr>
      <w:r w:rsidRPr="003D1F31">
        <w:rPr>
          <w:rFonts w:ascii="Verdana" w:eastAsia="Times New Roman" w:hAnsi="Verdana" w:cs="Times New Roman"/>
          <w:b/>
          <w:sz w:val="18"/>
          <w:szCs w:val="18"/>
        </w:rPr>
        <w:t>Fig. X: Ways to improve impact generation between academia and practice</w:t>
      </w:r>
    </w:p>
    <w:p w14:paraId="0FCC7F0D" w14:textId="77777777" w:rsidR="00191F39" w:rsidRPr="003D1F31" w:rsidRDefault="00191F39" w:rsidP="00191F39">
      <w:pPr>
        <w:spacing w:line="276" w:lineRule="auto"/>
        <w:jc w:val="both"/>
        <w:rPr>
          <w:rFonts w:ascii="Verdana" w:eastAsia="Calibri" w:hAnsi="Verdana" w:cs="Times New Roman"/>
          <w:sz w:val="19"/>
          <w:szCs w:val="19"/>
        </w:rPr>
      </w:pPr>
      <w:r w:rsidRPr="003D1F31">
        <w:rPr>
          <w:rFonts w:ascii="Verdana" w:hAnsi="Verdana"/>
          <w:noProof/>
          <w:sz w:val="19"/>
          <w:szCs w:val="19"/>
          <w:lang w:val="de-AT" w:eastAsia="de-AT"/>
        </w:rPr>
        <w:drawing>
          <wp:inline distT="0" distB="0" distL="0" distR="0" wp14:anchorId="152D7E4A" wp14:editId="0D529DED">
            <wp:extent cx="4572000" cy="3048000"/>
            <wp:effectExtent l="0" t="0" r="0" b="0"/>
            <wp:docPr id="26" name="Grafik 51444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514447120"/>
                    <pic:cNvPicPr>
                      <a:picLocks noChangeAspect="1" noChangeArrowheads="1"/>
                    </pic:cNvPicPr>
                  </pic:nvPicPr>
                  <pic:blipFill>
                    <a:blip r:embed="rId51"/>
                    <a:stretch>
                      <a:fillRect/>
                    </a:stretch>
                  </pic:blipFill>
                  <pic:spPr bwMode="auto">
                    <a:xfrm>
                      <a:off x="0" y="0"/>
                      <a:ext cx="4572000" cy="3048000"/>
                    </a:xfrm>
                    <a:prstGeom prst="rect">
                      <a:avLst/>
                    </a:prstGeom>
                  </pic:spPr>
                </pic:pic>
              </a:graphicData>
            </a:graphic>
          </wp:inline>
        </w:drawing>
      </w:r>
    </w:p>
    <w:p w14:paraId="62D6E670" w14:textId="77777777" w:rsidR="00191F39" w:rsidRPr="003D1F31" w:rsidRDefault="00191F39" w:rsidP="00191F39">
      <w:pPr>
        <w:spacing w:after="0" w:line="276" w:lineRule="auto"/>
        <w:jc w:val="both"/>
        <w:rPr>
          <w:rFonts w:ascii="Verdana" w:eastAsia="Times New Roman" w:hAnsi="Verdana" w:cs="Times New Roman"/>
          <w:sz w:val="19"/>
          <w:szCs w:val="19"/>
        </w:rPr>
      </w:pPr>
    </w:p>
    <w:p w14:paraId="3332DF61" w14:textId="16E2CCE0" w:rsidR="00191F39" w:rsidRPr="003D1F31" w:rsidRDefault="00191F39" w:rsidP="00191F39">
      <w:pPr>
        <w:spacing w:after="0" w:line="276" w:lineRule="auto"/>
        <w:jc w:val="both"/>
        <w:rPr>
          <w:rFonts w:ascii="Verdana" w:eastAsia="Calibri" w:hAnsi="Verdana" w:cs="Times New Roman"/>
          <w:sz w:val="19"/>
          <w:szCs w:val="19"/>
        </w:rPr>
      </w:pPr>
      <w:r w:rsidRPr="003D1F31">
        <w:rPr>
          <w:rFonts w:ascii="Verdana" w:eastAsia="Times New Roman" w:hAnsi="Verdana" w:cs="Times New Roman"/>
          <w:sz w:val="19"/>
          <w:szCs w:val="19"/>
        </w:rPr>
        <w:t xml:space="preserve">As shown in Figure </w:t>
      </w:r>
      <w:r w:rsidRPr="003D1F31">
        <w:rPr>
          <w:rFonts w:ascii="Verdana" w:eastAsia="Times New Roman" w:hAnsi="Verdana" w:cs="Times New Roman"/>
          <w:sz w:val="19"/>
          <w:szCs w:val="19"/>
          <w:highlight w:val="yellow"/>
        </w:rPr>
        <w:t>XYZ</w:t>
      </w:r>
      <w:r w:rsidRPr="003D1F31">
        <w:rPr>
          <w:rFonts w:ascii="Verdana" w:eastAsia="Times New Roman" w:hAnsi="Verdana" w:cs="Times New Roman"/>
          <w:sz w:val="19"/>
          <w:szCs w:val="19"/>
        </w:rPr>
        <w:t>, interviewees from practice identified seven ways to enhance impact from project collaborations with academia.</w:t>
      </w:r>
    </w:p>
    <w:p w14:paraId="41B054EB" w14:textId="77777777" w:rsidR="00191F39" w:rsidRPr="003D1F31" w:rsidRDefault="00191F39" w:rsidP="00191F39">
      <w:pPr>
        <w:spacing w:after="0" w:line="276" w:lineRule="auto"/>
        <w:jc w:val="both"/>
        <w:rPr>
          <w:rFonts w:ascii="Verdana" w:eastAsia="Calibri" w:hAnsi="Verdana" w:cs="Times New Roman"/>
          <w:sz w:val="19"/>
          <w:szCs w:val="19"/>
        </w:rPr>
      </w:pPr>
    </w:p>
    <w:p w14:paraId="24B69C8E" w14:textId="77777777" w:rsidR="00191F39" w:rsidRPr="003D1F31" w:rsidRDefault="00191F39" w:rsidP="00191F39">
      <w:pPr>
        <w:pStyle w:val="ListParagraph"/>
        <w:numPr>
          <w:ilvl w:val="0"/>
          <w:numId w:val="90"/>
        </w:numPr>
        <w:spacing w:after="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lastRenderedPageBreak/>
        <w:t xml:space="preserve">Transfer from academic to practical knowledge: </w:t>
      </w:r>
      <w:r w:rsidRPr="003D1F31">
        <w:rPr>
          <w:rFonts w:ascii="Verdana" w:eastAsia="Times New Roman" w:hAnsi="Verdana" w:cs="Times New Roman"/>
          <w:sz w:val="19"/>
          <w:szCs w:val="19"/>
        </w:rPr>
        <w:t xml:space="preserve">Seven practice partners mentioned the limited use of academic knowledge for the “practical world”. One interviewee, for example, stressed that the </w:t>
      </w:r>
      <w:r w:rsidRPr="003D1F31">
        <w:rPr>
          <w:rFonts w:ascii="Verdana" w:eastAsia="Times New Roman" w:hAnsi="Verdana" w:cs="Times New Roman"/>
          <w:i/>
          <w:sz w:val="19"/>
          <w:szCs w:val="19"/>
        </w:rPr>
        <w:t>“distance between practice and research is huge”.</w:t>
      </w:r>
      <w:r w:rsidRPr="003D1F31">
        <w:rPr>
          <w:rFonts w:ascii="Verdana" w:eastAsia="Times New Roman" w:hAnsi="Verdana" w:cs="Times New Roman"/>
          <w:sz w:val="19"/>
          <w:szCs w:val="19"/>
        </w:rPr>
        <w:t xml:space="preserve"> Many projects were simply not designed to fit knowledge accumulation outside academia. Hence, findings could not effectively be translated from academia to practice. </w:t>
      </w:r>
    </w:p>
    <w:p w14:paraId="0CA0BD9E" w14:textId="77777777" w:rsidR="00191F39" w:rsidRPr="003D1F31" w:rsidRDefault="00191F39" w:rsidP="00191F39">
      <w:pPr>
        <w:spacing w:after="0" w:line="276" w:lineRule="auto"/>
        <w:jc w:val="both"/>
        <w:rPr>
          <w:rFonts w:ascii="Verdana" w:eastAsia="Calibri" w:hAnsi="Verdana" w:cs="Times New Roman"/>
          <w:b/>
          <w:bCs/>
          <w:sz w:val="16"/>
          <w:szCs w:val="16"/>
        </w:rPr>
      </w:pPr>
    </w:p>
    <w:p w14:paraId="0D971B90" w14:textId="77777777" w:rsidR="00191F39" w:rsidRPr="003D1F31" w:rsidRDefault="00191F39" w:rsidP="00191F39">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“And of course, we asked the question a few times, how do you transfer this knowledge into practice […] because the project is very descriptive, and rightly so, but the question is, how do you then get a kind of practical transfer from these very descriptive results without too much structuring" Practice Partner 2</w:t>
      </w:r>
    </w:p>
    <w:p w14:paraId="79090986" w14:textId="469FB9D5" w:rsidR="00191F39" w:rsidRPr="003D1F31" w:rsidRDefault="00191F39" w:rsidP="00191F39">
      <w:pPr>
        <w:spacing w:line="276" w:lineRule="auto"/>
        <w:ind w:left="708"/>
        <w:jc w:val="both"/>
        <w:rPr>
          <w:rFonts w:ascii="Verdana" w:eastAsia="Calibri" w:hAnsi="Verdana" w:cs="Times New Roman"/>
          <w:sz w:val="19"/>
          <w:szCs w:val="19"/>
        </w:rPr>
      </w:pPr>
      <w:r w:rsidRPr="003D1F31">
        <w:rPr>
          <w:rFonts w:ascii="Verdana" w:eastAsia="Calibri" w:hAnsi="Verdana" w:cs="Times New Roman"/>
          <w:sz w:val="19"/>
          <w:szCs w:val="19"/>
        </w:rPr>
        <w:t>In order to facilitate this transfer, projects need either an explicit design to enhance collective knowledge creation already at the early stages of a project or clear dissemination strategies to facilitate this transfer. Another way to ensure the transfer of knowledge is to refer to support from intermediaries or knowledge brokers.</w:t>
      </w:r>
    </w:p>
    <w:p w14:paraId="78A8F292" w14:textId="77777777" w:rsidR="00191F39" w:rsidRPr="003D1F31" w:rsidRDefault="00191F39" w:rsidP="00191F39">
      <w:pPr>
        <w:spacing w:line="276" w:lineRule="auto"/>
        <w:ind w:left="708"/>
        <w:jc w:val="both"/>
        <w:rPr>
          <w:rFonts w:ascii="Verdana" w:eastAsia="Calibri" w:hAnsi="Verdana" w:cs="Times New Roman"/>
          <w:sz w:val="19"/>
          <w:szCs w:val="19"/>
        </w:rPr>
      </w:pPr>
    </w:p>
    <w:p w14:paraId="6ABF4BF1"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Long-lasting collaborations: </w:t>
      </w:r>
      <w:r w:rsidRPr="003D1F31">
        <w:rPr>
          <w:rFonts w:ascii="Verdana" w:eastAsia="Times New Roman" w:hAnsi="Verdana" w:cs="Times New Roman"/>
          <w:sz w:val="19"/>
          <w:szCs w:val="19"/>
        </w:rPr>
        <w:t xml:space="preserve">Three interviewed practice partners reported that there was no contact with academic partners beyond the project end. However, all of them noted that further exchange could have promoted impact as long-term change cannot be achieved within a few months or one year. To enhance impact through long-lasting collaborations between academic and practice partners specific programmes or funding schemes would be beneficial. However, they should be designed flexibly, allowing both parties to bring in their knowledge and resources. </w:t>
      </w:r>
    </w:p>
    <w:p w14:paraId="47D15CE7" w14:textId="77777777" w:rsidR="00191F39" w:rsidRPr="003D1F31" w:rsidRDefault="00191F39" w:rsidP="00191F39">
      <w:pPr>
        <w:spacing w:line="276" w:lineRule="auto"/>
        <w:jc w:val="both"/>
        <w:rPr>
          <w:rFonts w:ascii="Verdana" w:eastAsia="Times New Roman" w:hAnsi="Verdana" w:cs="Times New Roman"/>
          <w:sz w:val="19"/>
          <w:szCs w:val="19"/>
        </w:rPr>
      </w:pPr>
    </w:p>
    <w:p w14:paraId="45E5E987"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More dissemination and networks with other stakeholders:</w:t>
      </w:r>
      <w:r w:rsidRPr="003D1F31">
        <w:rPr>
          <w:rFonts w:ascii="Verdana" w:eastAsia="Times New Roman" w:hAnsi="Verdana" w:cs="Times New Roman"/>
          <w:sz w:val="19"/>
          <w:szCs w:val="19"/>
        </w:rPr>
        <w:t xml:space="preserve"> A few practice partners reported that they would have wished for more dissemination of the project results and raising awareness of the role of practice partners. It was also highlighted that although there were some dissemination activities, they did not go far enough and failed to implement change. Moreover, missing networking was identified as a barrier to change. One interviewee, for instance, said that he would appreciate a platform that makes research available and connects researchers and practice partners.</w:t>
      </w:r>
    </w:p>
    <w:p w14:paraId="203CB131" w14:textId="77777777" w:rsidR="00191F39" w:rsidRPr="003D1F31" w:rsidRDefault="00191F39" w:rsidP="00191F39">
      <w:pPr>
        <w:spacing w:line="276" w:lineRule="auto"/>
        <w:jc w:val="both"/>
        <w:rPr>
          <w:rFonts w:ascii="Verdana" w:eastAsia="Calibri" w:hAnsi="Verdana" w:cs="Times New Roman"/>
          <w:sz w:val="19"/>
          <w:szCs w:val="19"/>
        </w:rPr>
      </w:pPr>
    </w:p>
    <w:p w14:paraId="536673C6"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Increase relevance for practice: </w:t>
      </w:r>
      <w:r w:rsidRPr="003D1F31">
        <w:rPr>
          <w:rFonts w:ascii="Verdana" w:eastAsia="Times New Roman" w:hAnsi="Verdana" w:cs="Times New Roman"/>
          <w:sz w:val="19"/>
          <w:szCs w:val="19"/>
        </w:rPr>
        <w:t xml:space="preserve">A few practice partners also mentioned that academic research is often focused on theory development rather than addressing issues that concern practice partners. Accordingly, they cannot find relevance to their works in most academic research. In order to increase the relevance of academic knowledge for practice, practice partners should be included in a project early on in order to share their perspectives. </w:t>
      </w:r>
    </w:p>
    <w:p w14:paraId="1C745E01" w14:textId="77777777" w:rsidR="00191F39" w:rsidRPr="003D1F31" w:rsidRDefault="00191F39" w:rsidP="00191F39">
      <w:pPr>
        <w:spacing w:line="276" w:lineRule="auto"/>
        <w:jc w:val="both"/>
        <w:rPr>
          <w:rFonts w:ascii="Verdana" w:eastAsia="Calibri" w:hAnsi="Verdana" w:cs="Times New Roman"/>
          <w:b/>
          <w:bCs/>
          <w:sz w:val="19"/>
          <w:szCs w:val="19"/>
        </w:rPr>
      </w:pPr>
    </w:p>
    <w:p w14:paraId="3747157F"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i/>
          <w:iCs/>
          <w:sz w:val="19"/>
          <w:szCs w:val="19"/>
        </w:rPr>
      </w:pPr>
      <w:r w:rsidRPr="003D1F31">
        <w:rPr>
          <w:rFonts w:ascii="Verdana" w:eastAsia="Times New Roman" w:hAnsi="Verdana" w:cs="Times New Roman"/>
          <w:b/>
          <w:bCs/>
          <w:sz w:val="19"/>
          <w:szCs w:val="19"/>
        </w:rPr>
        <w:t xml:space="preserve">Develop mutual goals and questions: </w:t>
      </w:r>
      <w:r w:rsidRPr="003D1F31">
        <w:rPr>
          <w:rFonts w:ascii="Verdana" w:eastAsia="Times New Roman" w:hAnsi="Verdana" w:cs="Times New Roman"/>
          <w:sz w:val="19"/>
          <w:szCs w:val="19"/>
        </w:rPr>
        <w:t>Similarly, it was stressed that there were no common goals within the collaboration framework of the project, which lowered the motivation of practice partners as well as their scope for action. One interviewee said that he had the feeling that the transdisciplinary approach rather benefited the researchers (e.g. because it was necessary to generate funding) but did not sufficiently include the interests of the practice partners. Hence, partnerships between academic and practice partners need to address the needs and goals of all partners.</w:t>
      </w:r>
    </w:p>
    <w:p w14:paraId="3D106767" w14:textId="77777777" w:rsidR="00191F39" w:rsidRPr="003D1F31" w:rsidRDefault="00191F39" w:rsidP="00191F39">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xml:space="preserve">“We sometimes have interests, but the exact research question or the central interest of the research sometimes doesn't fit, and if it could only be slightly adapted it would sometimes be more useful for us, like that. That's the way it is, that's a theoretical assumption, but we sometimes see in projects where it's possible to get involved a </w:t>
      </w:r>
      <w:r w:rsidRPr="003D1F31">
        <w:rPr>
          <w:rFonts w:ascii="Verdana" w:eastAsia="Times New Roman" w:hAnsi="Verdana" w:cs="Times New Roman"/>
          <w:i/>
          <w:iCs/>
          <w:sz w:val="16"/>
          <w:szCs w:val="16"/>
        </w:rPr>
        <w:lastRenderedPageBreak/>
        <w:t>bit earlier, that you can also give them add-ons that can then be used and are more useful to us.” Practice Partner 4</w:t>
      </w:r>
    </w:p>
    <w:p w14:paraId="395BB216" w14:textId="77777777" w:rsidR="00191F39" w:rsidRPr="003D1F31" w:rsidRDefault="00191F39" w:rsidP="00191F39">
      <w:pPr>
        <w:spacing w:line="276" w:lineRule="auto"/>
        <w:jc w:val="both"/>
        <w:rPr>
          <w:rFonts w:ascii="Verdana" w:eastAsia="Calibri" w:hAnsi="Verdana" w:cs="Times New Roman"/>
          <w:sz w:val="19"/>
          <w:szCs w:val="19"/>
        </w:rPr>
      </w:pPr>
    </w:p>
    <w:p w14:paraId="0DCBBD67"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i/>
          <w:iCs/>
          <w:sz w:val="19"/>
          <w:szCs w:val="19"/>
        </w:rPr>
      </w:pPr>
      <w:r w:rsidRPr="003D1F31">
        <w:rPr>
          <w:rFonts w:ascii="Verdana" w:eastAsia="Times New Roman" w:hAnsi="Verdana" w:cs="Times New Roman"/>
          <w:b/>
          <w:bCs/>
          <w:sz w:val="19"/>
          <w:szCs w:val="19"/>
        </w:rPr>
        <w:t xml:space="preserve">Intentional transdisciplinary design: </w:t>
      </w:r>
      <w:r w:rsidRPr="003D1F31">
        <w:rPr>
          <w:rFonts w:ascii="Verdana" w:eastAsia="Times New Roman" w:hAnsi="Verdana" w:cs="Times New Roman"/>
          <w:sz w:val="19"/>
          <w:szCs w:val="19"/>
        </w:rPr>
        <w:t>In addition, the level of involvement of practice partners could be increased within the projects. Correspondingly, an explicit framework that allows for mutual decision-making and mutual research activities could enhance the impact of collaborations. Contrarily, fixed and stringent ideas and presumptions should be avoided. Moreover, one interviewee partner said that research activities should be better tailored to the organisational context rather than designed beforehand.</w:t>
      </w:r>
    </w:p>
    <w:p w14:paraId="5C2DCFDD" w14:textId="77777777" w:rsidR="00191F39" w:rsidRPr="003D1F31" w:rsidRDefault="00191F39" w:rsidP="00191F39">
      <w:pPr>
        <w:spacing w:line="276" w:lineRule="auto"/>
        <w:jc w:val="both"/>
        <w:rPr>
          <w:rFonts w:ascii="Verdana" w:eastAsia="Calibri" w:hAnsi="Verdana" w:cs="Times New Roman"/>
          <w:sz w:val="19"/>
          <w:szCs w:val="19"/>
        </w:rPr>
      </w:pPr>
    </w:p>
    <w:p w14:paraId="648C3B02"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b/>
          <w:bCs/>
          <w:sz w:val="19"/>
          <w:szCs w:val="19"/>
        </w:rPr>
      </w:pPr>
      <w:r w:rsidRPr="003D1F31">
        <w:rPr>
          <w:rFonts w:ascii="Verdana" w:eastAsia="Calibri" w:hAnsi="Verdana" w:cs="Times New Roman"/>
          <w:b/>
          <w:bCs/>
          <w:sz w:val="19"/>
          <w:szCs w:val="19"/>
        </w:rPr>
        <w:t xml:space="preserve">Foster bottom-up processes: </w:t>
      </w:r>
      <w:r w:rsidRPr="003D1F31">
        <w:rPr>
          <w:rFonts w:ascii="Verdana" w:eastAsia="Calibri" w:hAnsi="Verdana" w:cs="Times New Roman"/>
          <w:sz w:val="19"/>
          <w:szCs w:val="19"/>
        </w:rPr>
        <w:t xml:space="preserve">Two practice partners mentioned that the impact of the project was limited because the systems they operate in did not allow bottom-up processes. Accordingly, decisions were made on the top end of the “hierarchy”, which neglected the knowledge and experiences that are generated by people operating on the lower end of the hierarchy. </w:t>
      </w:r>
    </w:p>
    <w:p w14:paraId="72C0A0E1" w14:textId="298B73D3" w:rsidR="00191F39" w:rsidRPr="003D1F31" w:rsidRDefault="00191F39" w:rsidP="00191F39">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“Yes, it's difficult to say from the bottom up, because change is very difficult there. Of course, it would have to be rinsed from the bottom up, so there would really have to be problems in practice, which would have to be passed on upwards, which would ultimately have to be changed politically.” Practice Partner 4</w:t>
      </w:r>
    </w:p>
    <w:p w14:paraId="65E72D35" w14:textId="77777777" w:rsidR="00A55EE3" w:rsidRPr="003D1F31" w:rsidRDefault="00A55EE3" w:rsidP="00191F39">
      <w:pPr>
        <w:spacing w:line="276" w:lineRule="auto"/>
        <w:jc w:val="both"/>
        <w:rPr>
          <w:rFonts w:ascii="Verdana" w:eastAsia="Calibri" w:hAnsi="Verdana" w:cs="Times New Roman"/>
          <w:sz w:val="19"/>
          <w:szCs w:val="19"/>
        </w:rPr>
      </w:pPr>
    </w:p>
    <w:p w14:paraId="3F941509" w14:textId="77777777" w:rsidR="002426EF" w:rsidRPr="00AD6D07" w:rsidRDefault="00D00E26" w:rsidP="00AD6D07">
      <w:pPr>
        <w:pStyle w:val="RTDHeading03"/>
        <w:rPr>
          <w:sz w:val="19"/>
          <w:szCs w:val="19"/>
        </w:rPr>
      </w:pPr>
      <w:bookmarkStart w:id="128" w:name="_Toc106728086"/>
      <w:r w:rsidRPr="00AD6D07">
        <w:rPr>
          <w:sz w:val="19"/>
          <w:szCs w:val="19"/>
        </w:rPr>
        <w:t>Interactions with academic partners and challenges in these interactions</w:t>
      </w:r>
      <w:bookmarkEnd w:id="128"/>
    </w:p>
    <w:p w14:paraId="2EF7CE57" w14:textId="430D41F9" w:rsidR="002426EF" w:rsidRPr="003D1F31" w:rsidRDefault="00D00E26">
      <w:pPr>
        <w:pStyle w:val="ListParagraph"/>
        <w:numPr>
          <w:ilvl w:val="0"/>
          <w:numId w:val="48"/>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Proposal phase: </w:t>
      </w:r>
      <w:r w:rsidRPr="003D1F31">
        <w:rPr>
          <w:rFonts w:ascii="Verdana" w:eastAsia="Times New Roman" w:hAnsi="Verdana" w:cs="Times New Roman"/>
          <w:sz w:val="19"/>
          <w:szCs w:val="19"/>
        </w:rPr>
        <w:t xml:space="preserve">Three interviewees reported that they interacted with academic partners during the proposal phase. However, these interactions played out very differently in all three cases. In one case, the exchange during the proposal phase was limited to some informal exchanges and some preliminary networking in order to ensure collaborations during later stages of the project. One interviewee reported that he experienced his role rather as a consulting role. Accordingly, he met twice with the research team to give some insights into his role and provide some ideas for the proposal. However, he said that the communication was rather restricted and did not have vast effects on the proposal development itself. </w:t>
      </w:r>
      <w:r w:rsidR="00191F39" w:rsidRPr="003D1F31">
        <w:rPr>
          <w:rFonts w:ascii="Verdana" w:eastAsia="Times New Roman" w:hAnsi="Verdana" w:cs="Times New Roman"/>
          <w:sz w:val="19"/>
          <w:szCs w:val="19"/>
        </w:rPr>
        <w:t>Another practice partner</w:t>
      </w:r>
      <w:r w:rsidRPr="003D1F31">
        <w:rPr>
          <w:rFonts w:ascii="Verdana" w:eastAsia="Times New Roman" w:hAnsi="Verdana" w:cs="Times New Roman"/>
          <w:sz w:val="19"/>
          <w:szCs w:val="19"/>
        </w:rPr>
        <w:t xml:space="preserve"> involved in the proposal phase was able to contribute significantly to the writing of the proposal. Correspondingly, the practice partner said that he met several times with the research team where they “put backgrounds together and developed the project together”.</w:t>
      </w:r>
    </w:p>
    <w:p w14:paraId="73B3B1CD" w14:textId="77777777" w:rsidR="002426EF" w:rsidRPr="003D1F31" w:rsidRDefault="002426EF">
      <w:pPr>
        <w:spacing w:line="276" w:lineRule="auto"/>
        <w:jc w:val="both"/>
        <w:rPr>
          <w:rFonts w:ascii="Verdana" w:hAnsi="Verdana" w:cs="Times New Roman"/>
          <w:sz w:val="19"/>
          <w:szCs w:val="19"/>
        </w:rPr>
      </w:pPr>
    </w:p>
    <w:p w14:paraId="4FB8E947" w14:textId="3DE75450" w:rsidR="002426EF" w:rsidRPr="003D1F31" w:rsidRDefault="00D00E26">
      <w:pPr>
        <w:spacing w:line="276" w:lineRule="auto"/>
        <w:ind w:left="708"/>
        <w:jc w:val="both"/>
        <w:rPr>
          <w:rFonts w:ascii="Verdana" w:eastAsia="Calibri" w:hAnsi="Verdana" w:cs="Times New Roman"/>
          <w:sz w:val="19"/>
          <w:szCs w:val="19"/>
        </w:rPr>
      </w:pPr>
      <w:r w:rsidRPr="003D1F31">
        <w:rPr>
          <w:rFonts w:ascii="Verdana" w:eastAsia="Calibri" w:hAnsi="Verdana" w:cs="Times New Roman"/>
          <w:sz w:val="19"/>
          <w:szCs w:val="19"/>
        </w:rPr>
        <w:t xml:space="preserve">In general, </w:t>
      </w:r>
      <w:r w:rsidR="00191F39" w:rsidRPr="003D1F31">
        <w:rPr>
          <w:rFonts w:ascii="Verdana" w:eastAsia="Calibri" w:hAnsi="Verdana" w:cs="Times New Roman"/>
          <w:sz w:val="19"/>
          <w:szCs w:val="19"/>
        </w:rPr>
        <w:t xml:space="preserve">however, we can conclude that </w:t>
      </w:r>
      <w:r w:rsidRPr="003D1F31">
        <w:rPr>
          <w:rFonts w:ascii="Verdana" w:eastAsia="Calibri" w:hAnsi="Verdana" w:cs="Times New Roman"/>
          <w:sz w:val="19"/>
          <w:szCs w:val="19"/>
        </w:rPr>
        <w:t xml:space="preserve">in-depth exchanges with practice partners were missing during the proposal phase, which in some cases also limited the impact of further interactions. In order to increase the impact of cooperative interactions, exchanges should ideally start at an early project phase as </w:t>
      </w:r>
      <w:r w:rsidR="00191F39" w:rsidRPr="003D1F31">
        <w:rPr>
          <w:rFonts w:ascii="Verdana" w:eastAsia="Calibri" w:hAnsi="Verdana" w:cs="Times New Roman"/>
          <w:sz w:val="19"/>
          <w:szCs w:val="19"/>
        </w:rPr>
        <w:t>this facilitates</w:t>
      </w:r>
      <w:r w:rsidRPr="003D1F31">
        <w:rPr>
          <w:rFonts w:ascii="Verdana" w:eastAsia="Calibri" w:hAnsi="Verdana" w:cs="Times New Roman"/>
          <w:sz w:val="19"/>
          <w:szCs w:val="19"/>
        </w:rPr>
        <w:t xml:space="preserve"> mutual trust-building and knowledge transfer</w:t>
      </w:r>
      <w:r w:rsidR="00191F39" w:rsidRPr="003D1F31">
        <w:rPr>
          <w:rFonts w:ascii="Verdana" w:eastAsia="Calibri" w:hAnsi="Verdana" w:cs="Times New Roman"/>
          <w:sz w:val="19"/>
          <w:szCs w:val="19"/>
        </w:rPr>
        <w:t xml:space="preserve"> and reduces the transaction costs.</w:t>
      </w:r>
      <w:r w:rsidRPr="003D1F31">
        <w:rPr>
          <w:rFonts w:ascii="Verdana" w:eastAsia="Calibri" w:hAnsi="Verdana" w:cs="Times New Roman"/>
          <w:sz w:val="19"/>
          <w:szCs w:val="19"/>
        </w:rPr>
        <w:t xml:space="preserve"> Questions that could be answered during this phase could be:</w:t>
      </w:r>
    </w:p>
    <w:p w14:paraId="03DA208A" w14:textId="77777777" w:rsidR="002426EF" w:rsidRPr="003D1F31" w:rsidRDefault="00D00E26">
      <w:pPr>
        <w:pStyle w:val="ListParagraph"/>
        <w:numPr>
          <w:ilvl w:val="0"/>
          <w:numId w:val="47"/>
        </w:numPr>
        <w:spacing w:after="120" w:line="276" w:lineRule="auto"/>
        <w:jc w:val="both"/>
        <w:rPr>
          <w:rFonts w:ascii="Verdana" w:eastAsia="Times New Roman" w:hAnsi="Verdana" w:cs="Times New Roman"/>
          <w:sz w:val="19"/>
          <w:szCs w:val="19"/>
        </w:rPr>
      </w:pPr>
      <w:r w:rsidRPr="003D1F31">
        <w:rPr>
          <w:rFonts w:ascii="Verdana" w:eastAsia="Calibri" w:hAnsi="Verdana" w:cs="Times New Roman"/>
          <w:sz w:val="19"/>
          <w:szCs w:val="19"/>
        </w:rPr>
        <w:t>Why and how is this issue relevant in practice?</w:t>
      </w:r>
    </w:p>
    <w:p w14:paraId="621EF625" w14:textId="77777777" w:rsidR="002426EF" w:rsidRPr="003D1F31" w:rsidRDefault="00D00E26">
      <w:pPr>
        <w:pStyle w:val="ListParagraph"/>
        <w:numPr>
          <w:ilvl w:val="0"/>
          <w:numId w:val="47"/>
        </w:numPr>
        <w:spacing w:after="120" w:line="276" w:lineRule="auto"/>
        <w:jc w:val="both"/>
        <w:rPr>
          <w:rFonts w:ascii="Verdana" w:hAnsi="Verdana" w:cs="Times New Roman"/>
          <w:sz w:val="19"/>
          <w:szCs w:val="19"/>
        </w:rPr>
      </w:pPr>
      <w:r w:rsidRPr="003D1F31">
        <w:rPr>
          <w:rFonts w:ascii="Verdana" w:eastAsia="Calibri" w:hAnsi="Verdana" w:cs="Times New Roman"/>
          <w:sz w:val="19"/>
          <w:szCs w:val="19"/>
        </w:rPr>
        <w:t>How can practice partners be involved in the later stages of the project?</w:t>
      </w:r>
    </w:p>
    <w:p w14:paraId="58D5C321" w14:textId="77777777" w:rsidR="002426EF" w:rsidRPr="003D1F31" w:rsidRDefault="00D00E26">
      <w:pPr>
        <w:pStyle w:val="ListParagraph"/>
        <w:numPr>
          <w:ilvl w:val="0"/>
          <w:numId w:val="47"/>
        </w:numPr>
        <w:spacing w:after="120" w:line="276" w:lineRule="auto"/>
        <w:jc w:val="both"/>
        <w:rPr>
          <w:rFonts w:ascii="Verdana" w:hAnsi="Verdana" w:cs="Times New Roman"/>
          <w:sz w:val="19"/>
          <w:szCs w:val="19"/>
        </w:rPr>
      </w:pPr>
      <w:r w:rsidRPr="003D1F31">
        <w:rPr>
          <w:rFonts w:ascii="Verdana" w:eastAsia="Calibri" w:hAnsi="Verdana" w:cs="Times New Roman"/>
          <w:sz w:val="19"/>
          <w:szCs w:val="19"/>
        </w:rPr>
        <w:t>How could results be used in practice?</w:t>
      </w:r>
    </w:p>
    <w:p w14:paraId="1BABB317" w14:textId="77777777" w:rsidR="002426EF" w:rsidRPr="003D1F31" w:rsidRDefault="002426EF">
      <w:pPr>
        <w:spacing w:after="120" w:line="276" w:lineRule="auto"/>
        <w:ind w:left="348"/>
        <w:jc w:val="both"/>
        <w:rPr>
          <w:rFonts w:ascii="Verdana" w:eastAsia="Calibri" w:hAnsi="Verdana" w:cs="Times New Roman"/>
          <w:sz w:val="19"/>
          <w:szCs w:val="19"/>
        </w:rPr>
      </w:pPr>
    </w:p>
    <w:p w14:paraId="250234A0" w14:textId="69C717F8" w:rsidR="002426EF" w:rsidRPr="003D1F31" w:rsidRDefault="00D00E26">
      <w:pPr>
        <w:pStyle w:val="ListParagraph"/>
        <w:numPr>
          <w:ilvl w:val="0"/>
          <w:numId w:val="48"/>
        </w:numPr>
        <w:spacing w:after="120" w:line="276" w:lineRule="auto"/>
        <w:jc w:val="both"/>
        <w:rPr>
          <w:rFonts w:ascii="Verdana" w:hAnsi="Verdana" w:cs="Times New Roman"/>
          <w:b/>
          <w:bCs/>
          <w:sz w:val="19"/>
          <w:szCs w:val="19"/>
        </w:rPr>
      </w:pPr>
      <w:r w:rsidRPr="003D1F31">
        <w:rPr>
          <w:rFonts w:ascii="Verdana" w:eastAsia="Times New Roman" w:hAnsi="Verdana" w:cs="Times New Roman"/>
          <w:b/>
          <w:bCs/>
          <w:sz w:val="19"/>
          <w:szCs w:val="19"/>
        </w:rPr>
        <w:lastRenderedPageBreak/>
        <w:t xml:space="preserve">Implementation phase: </w:t>
      </w:r>
      <w:r w:rsidRPr="003D1F31">
        <w:rPr>
          <w:rFonts w:ascii="Verdana" w:eastAsia="Times New Roman" w:hAnsi="Verdana" w:cs="Times New Roman"/>
          <w:sz w:val="19"/>
          <w:szCs w:val="19"/>
        </w:rPr>
        <w:t xml:space="preserve">Almost all practitioners reported exchanges with their academic partners during the implementation phase. </w:t>
      </w:r>
      <w:r w:rsidR="00191F39" w:rsidRPr="003D1F31">
        <w:rPr>
          <w:rFonts w:ascii="Verdana" w:eastAsia="Times New Roman" w:hAnsi="Verdana" w:cs="Times New Roman"/>
          <w:sz w:val="19"/>
          <w:szCs w:val="19"/>
        </w:rPr>
        <w:t>Three</w:t>
      </w:r>
      <w:r w:rsidRPr="003D1F31">
        <w:rPr>
          <w:rFonts w:ascii="Verdana" w:eastAsia="Times New Roman" w:hAnsi="Verdana" w:cs="Times New Roman"/>
          <w:sz w:val="19"/>
          <w:szCs w:val="19"/>
        </w:rPr>
        <w:t xml:space="preserve"> modes of interaction</w:t>
      </w:r>
      <w:r w:rsidR="00191F39" w:rsidRPr="003D1F31">
        <w:rPr>
          <w:rFonts w:ascii="Verdana" w:eastAsia="Times New Roman" w:hAnsi="Verdana" w:cs="Times New Roman"/>
          <w:sz w:val="19"/>
          <w:szCs w:val="19"/>
        </w:rPr>
        <w:t xml:space="preserve"> could be identified</w:t>
      </w:r>
      <w:r w:rsidRPr="003D1F31">
        <w:rPr>
          <w:rFonts w:ascii="Verdana" w:eastAsia="Times New Roman" w:hAnsi="Verdana" w:cs="Times New Roman"/>
          <w:sz w:val="19"/>
          <w:szCs w:val="19"/>
        </w:rPr>
        <w:t>:</w:t>
      </w:r>
    </w:p>
    <w:p w14:paraId="60A9AB99" w14:textId="77777777" w:rsidR="002426EF" w:rsidRPr="003D1F31" w:rsidRDefault="002426EF">
      <w:pPr>
        <w:spacing w:line="276" w:lineRule="auto"/>
        <w:jc w:val="both"/>
        <w:rPr>
          <w:rFonts w:ascii="Verdana" w:eastAsia="Calibri" w:hAnsi="Verdana" w:cs="Times New Roman"/>
          <w:sz w:val="19"/>
          <w:szCs w:val="19"/>
        </w:rPr>
      </w:pPr>
    </w:p>
    <w:p w14:paraId="682905BD" w14:textId="61E6DE95" w:rsidR="002426EF" w:rsidRPr="003D1F31" w:rsidRDefault="00D00E26">
      <w:pPr>
        <w:pStyle w:val="ListParagraph"/>
        <w:numPr>
          <w:ilvl w:val="0"/>
          <w:numId w:val="46"/>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Discussions:</w:t>
      </w:r>
      <w:r w:rsidR="00C8361B" w:rsidRPr="003D1F31">
        <w:rPr>
          <w:rFonts w:ascii="Verdana" w:eastAsia="Times New Roman" w:hAnsi="Verdana" w:cs="Times New Roman"/>
          <w:sz w:val="19"/>
          <w:szCs w:val="19"/>
        </w:rPr>
        <w:t xml:space="preserve"> Four interviewed practice partners</w:t>
      </w:r>
      <w:r w:rsidRPr="003D1F31">
        <w:rPr>
          <w:rFonts w:ascii="Verdana" w:eastAsia="Times New Roman" w:hAnsi="Verdana" w:cs="Times New Roman"/>
          <w:sz w:val="19"/>
          <w:szCs w:val="19"/>
        </w:rPr>
        <w:t xml:space="preserve"> said that they engaged in regular discussions about the project state with their academic partners. While they were not directly involved in the gathering of data or the implementation of the project, they gave continuous feedback and </w:t>
      </w:r>
      <w:r w:rsidR="00C8361B" w:rsidRPr="003D1F31">
        <w:rPr>
          <w:rFonts w:ascii="Verdana" w:eastAsia="Times New Roman" w:hAnsi="Verdana" w:cs="Times New Roman"/>
          <w:sz w:val="19"/>
          <w:szCs w:val="19"/>
        </w:rPr>
        <w:t xml:space="preserve">the </w:t>
      </w:r>
      <w:r w:rsidRPr="003D1F31">
        <w:rPr>
          <w:rFonts w:ascii="Verdana" w:eastAsia="Times New Roman" w:hAnsi="Verdana" w:cs="Times New Roman"/>
          <w:sz w:val="19"/>
          <w:szCs w:val="19"/>
        </w:rPr>
        <w:t xml:space="preserve">researchers updated them about the </w:t>
      </w:r>
      <w:r w:rsidR="00C8361B" w:rsidRPr="003D1F31">
        <w:rPr>
          <w:rFonts w:ascii="Verdana" w:eastAsia="Times New Roman" w:hAnsi="Verdana" w:cs="Times New Roman"/>
          <w:sz w:val="19"/>
          <w:szCs w:val="19"/>
        </w:rPr>
        <w:t xml:space="preserve">projects’ </w:t>
      </w:r>
      <w:r w:rsidRPr="003D1F31">
        <w:rPr>
          <w:rFonts w:ascii="Verdana" w:eastAsia="Times New Roman" w:hAnsi="Verdana" w:cs="Times New Roman"/>
          <w:sz w:val="19"/>
          <w:szCs w:val="19"/>
        </w:rPr>
        <w:t xml:space="preserve">progress. While one interview partner said that the interactions were sometimes bumpy due to misunderstandings or conflicts, most others said the discussions went very smoothly: </w:t>
      </w:r>
    </w:p>
    <w:p w14:paraId="08CE18DA"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it was always very uncomplicated and quick, so I could really send an email if I had questions, or if it was more complex, I could call and either it could be solved immediately, or an appointment was made for a meeting, and, yes, that was all that was necessary, so it was well supervised, you had your contact persons, and in the end it was a bit of a self-runner.” Practice Partner 3</w:t>
      </w:r>
    </w:p>
    <w:p w14:paraId="659C19F7" w14:textId="77777777" w:rsidR="002426EF" w:rsidRPr="003D1F31" w:rsidRDefault="002426EF">
      <w:pPr>
        <w:spacing w:line="276" w:lineRule="auto"/>
        <w:ind w:left="348"/>
        <w:jc w:val="both"/>
        <w:rPr>
          <w:rFonts w:ascii="Verdana" w:eastAsia="Calibri" w:hAnsi="Verdana" w:cs="Times New Roman"/>
          <w:sz w:val="19"/>
          <w:szCs w:val="19"/>
        </w:rPr>
      </w:pPr>
    </w:p>
    <w:p w14:paraId="309D1078" w14:textId="10AD10BC" w:rsidR="002426EF" w:rsidRPr="003D1F31" w:rsidRDefault="00D00E26">
      <w:pPr>
        <w:pStyle w:val="ListParagraph"/>
        <w:numPr>
          <w:ilvl w:val="0"/>
          <w:numId w:val="46"/>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Exchange about results: </w:t>
      </w:r>
      <w:r w:rsidR="00C8361B" w:rsidRPr="003D1F31">
        <w:rPr>
          <w:rFonts w:ascii="Verdana" w:eastAsia="Times New Roman" w:hAnsi="Verdana" w:cs="Times New Roman"/>
          <w:sz w:val="19"/>
          <w:szCs w:val="19"/>
        </w:rPr>
        <w:t>Other practice partners</w:t>
      </w:r>
      <w:r w:rsidRPr="003D1F31">
        <w:rPr>
          <w:rFonts w:ascii="Verdana" w:eastAsia="Times New Roman" w:hAnsi="Verdana" w:cs="Times New Roman"/>
          <w:sz w:val="19"/>
          <w:szCs w:val="19"/>
        </w:rPr>
        <w:t xml:space="preserve"> said that their exchange with academic partners was limited to the exchange about project results. Additionally, practitioners stressed that this partly resulted in limited usability of the results for practice since the generation of </w:t>
      </w:r>
      <w:r w:rsidR="00C8361B" w:rsidRPr="003D1F31">
        <w:rPr>
          <w:rFonts w:ascii="Verdana" w:eastAsia="Times New Roman" w:hAnsi="Verdana" w:cs="Times New Roman"/>
          <w:sz w:val="19"/>
          <w:szCs w:val="19"/>
        </w:rPr>
        <w:t>results</w:t>
      </w:r>
      <w:r w:rsidRPr="003D1F31">
        <w:rPr>
          <w:rFonts w:ascii="Verdana" w:eastAsia="Times New Roman" w:hAnsi="Verdana" w:cs="Times New Roman"/>
          <w:sz w:val="19"/>
          <w:szCs w:val="19"/>
        </w:rPr>
        <w:t xml:space="preserve"> was </w:t>
      </w:r>
      <w:r w:rsidRPr="003D1F31">
        <w:rPr>
          <w:rFonts w:ascii="Verdana" w:eastAsia="Times New Roman" w:hAnsi="Verdana" w:cs="Times New Roman"/>
          <w:i/>
          <w:sz w:val="19"/>
          <w:szCs w:val="19"/>
        </w:rPr>
        <w:t xml:space="preserve">“a one-way street rather than mutual effort”. </w:t>
      </w:r>
      <w:r w:rsidRPr="003D1F31">
        <w:rPr>
          <w:rFonts w:ascii="Verdana" w:eastAsia="Times New Roman" w:hAnsi="Verdana" w:cs="Times New Roman"/>
          <w:sz w:val="19"/>
          <w:szCs w:val="19"/>
        </w:rPr>
        <w:t xml:space="preserve">While this was sometimes the case because researchers did not </w:t>
      </w:r>
      <w:r w:rsidR="00C8361B" w:rsidRPr="003D1F31">
        <w:rPr>
          <w:rFonts w:ascii="Verdana" w:eastAsia="Times New Roman" w:hAnsi="Verdana" w:cs="Times New Roman"/>
          <w:sz w:val="19"/>
          <w:szCs w:val="19"/>
        </w:rPr>
        <w:t>reserve</w:t>
      </w:r>
      <w:r w:rsidRPr="003D1F31">
        <w:rPr>
          <w:rFonts w:ascii="Verdana" w:eastAsia="Times New Roman" w:hAnsi="Verdana" w:cs="Times New Roman"/>
          <w:sz w:val="19"/>
          <w:szCs w:val="19"/>
        </w:rPr>
        <w:t xml:space="preserve"> time for deeper exchanges, one interviewee stressed that he had limited finances in order to participate in more meetings:</w:t>
      </w:r>
    </w:p>
    <w:p w14:paraId="148D891D"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 think I have to say that the exchange in the whole project, that is, between the whole project and me, individually, decreased a lot at the point where I simply no longer had a role, I had no finances.” Practice Partner 6</w:t>
      </w:r>
    </w:p>
    <w:p w14:paraId="14D1D5E2" w14:textId="77777777" w:rsidR="002426EF" w:rsidRPr="003D1F31" w:rsidRDefault="00D00E26">
      <w:pPr>
        <w:spacing w:line="276" w:lineRule="auto"/>
        <w:ind w:left="348"/>
        <w:jc w:val="both"/>
        <w:rPr>
          <w:rFonts w:ascii="Verdana" w:eastAsia="Calibri" w:hAnsi="Verdana" w:cs="Times New Roman"/>
          <w:sz w:val="19"/>
          <w:szCs w:val="19"/>
        </w:rPr>
      </w:pPr>
      <w:commentRangeStart w:id="129"/>
      <w:r w:rsidRPr="003D1F31">
        <w:rPr>
          <w:rFonts w:ascii="Verdana" w:eastAsia="Calibri" w:hAnsi="Verdana" w:cs="Times New Roman"/>
          <w:sz w:val="19"/>
          <w:szCs w:val="19"/>
          <w:highlight w:val="yellow"/>
        </w:rPr>
        <w:t>Hence</w:t>
      </w:r>
      <w:commentRangeEnd w:id="129"/>
      <w:r w:rsidR="00C8361B" w:rsidRPr="003D1F31">
        <w:rPr>
          <w:rStyle w:val="CommentReference"/>
          <w:rFonts w:ascii="Verdana" w:hAnsi="Verdana"/>
          <w:sz w:val="19"/>
          <w:szCs w:val="19"/>
        </w:rPr>
        <w:commentReference w:id="129"/>
      </w:r>
      <w:r w:rsidRPr="003D1F31">
        <w:rPr>
          <w:rFonts w:ascii="Verdana" w:eastAsia="Calibri" w:hAnsi="Verdana" w:cs="Times New Roman"/>
          <w:sz w:val="19"/>
          <w:szCs w:val="19"/>
          <w:highlight w:val="yellow"/>
        </w:rPr>
        <w:t>, in order to enable practice partners to effectively contribute to the project, funding could be provided.</w:t>
      </w:r>
    </w:p>
    <w:p w14:paraId="5107095B" w14:textId="77777777" w:rsidR="002426EF" w:rsidRPr="003D1F31" w:rsidRDefault="002426EF">
      <w:pPr>
        <w:spacing w:line="276" w:lineRule="auto"/>
        <w:ind w:left="348"/>
        <w:jc w:val="both"/>
        <w:rPr>
          <w:rFonts w:ascii="Verdana" w:eastAsia="Calibri" w:hAnsi="Verdana" w:cs="Times New Roman"/>
          <w:sz w:val="19"/>
          <w:szCs w:val="19"/>
        </w:rPr>
      </w:pPr>
    </w:p>
    <w:p w14:paraId="15FEC220" w14:textId="5506B56C" w:rsidR="002426EF" w:rsidRPr="003D1F31" w:rsidRDefault="00D00E26">
      <w:pPr>
        <w:pStyle w:val="ListParagraph"/>
        <w:numPr>
          <w:ilvl w:val="0"/>
          <w:numId w:val="46"/>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Productive collaboration:</w:t>
      </w:r>
      <w:r w:rsidRPr="003D1F31">
        <w:rPr>
          <w:rFonts w:ascii="Verdana" w:eastAsia="Times New Roman" w:hAnsi="Verdana" w:cs="Times New Roman"/>
          <w:sz w:val="19"/>
          <w:szCs w:val="19"/>
        </w:rPr>
        <w:t xml:space="preserve"> Two practice partners highlighted that they were intensively involved in the implementation phase. One of them reported that he supported the researchers with the development of a questionnaire and subsequently with the collection and interpretation of data. The other practitioner helped the project team with the recruitment of participants and also supported the team with the analysis of the results. Both interview partners stressed that this extensive collaboration enabled them to bring in their perspectives as well as to use the </w:t>
      </w:r>
      <w:r w:rsidR="00C8361B" w:rsidRPr="003D1F31">
        <w:rPr>
          <w:rFonts w:ascii="Verdana" w:eastAsia="Times New Roman" w:hAnsi="Verdana" w:cs="Times New Roman"/>
          <w:sz w:val="19"/>
          <w:szCs w:val="19"/>
        </w:rPr>
        <w:t xml:space="preserve">gained </w:t>
      </w:r>
      <w:r w:rsidRPr="003D1F31">
        <w:rPr>
          <w:rFonts w:ascii="Verdana" w:eastAsia="Times New Roman" w:hAnsi="Verdana" w:cs="Times New Roman"/>
          <w:sz w:val="19"/>
          <w:szCs w:val="19"/>
        </w:rPr>
        <w:t>knowledge in practice.</w:t>
      </w:r>
    </w:p>
    <w:p w14:paraId="696A05D6" w14:textId="77777777" w:rsidR="002426EF" w:rsidRPr="003D1F31" w:rsidRDefault="002426EF">
      <w:pPr>
        <w:spacing w:line="276" w:lineRule="auto"/>
        <w:jc w:val="both"/>
        <w:rPr>
          <w:rFonts w:ascii="Verdana" w:eastAsia="Calibri" w:hAnsi="Verdana" w:cs="Times New Roman"/>
          <w:b/>
          <w:bCs/>
          <w:sz w:val="19"/>
          <w:szCs w:val="19"/>
        </w:rPr>
      </w:pPr>
    </w:p>
    <w:p w14:paraId="236ED622" w14:textId="77777777" w:rsidR="002426EF" w:rsidRPr="003D1F31" w:rsidRDefault="00D00E26">
      <w:pPr>
        <w:pStyle w:val="ListParagraph"/>
        <w:numPr>
          <w:ilvl w:val="0"/>
          <w:numId w:val="48"/>
        </w:numPr>
        <w:spacing w:after="120" w:line="276" w:lineRule="auto"/>
        <w:jc w:val="both"/>
        <w:rPr>
          <w:rFonts w:ascii="Verdana" w:hAnsi="Verdana" w:cs="Times New Roman"/>
          <w:b/>
          <w:bCs/>
          <w:sz w:val="19"/>
          <w:szCs w:val="19"/>
        </w:rPr>
      </w:pPr>
      <w:r w:rsidRPr="003D1F31">
        <w:rPr>
          <w:rFonts w:ascii="Verdana" w:eastAsia="Times New Roman" w:hAnsi="Verdana" w:cs="Times New Roman"/>
          <w:b/>
          <w:bCs/>
          <w:sz w:val="19"/>
          <w:szCs w:val="19"/>
        </w:rPr>
        <w:t>Exploitation phase:</w:t>
      </w:r>
      <w:r w:rsidRPr="003D1F31">
        <w:rPr>
          <w:rFonts w:ascii="Verdana" w:eastAsia="Times New Roman" w:hAnsi="Verdana" w:cs="Times New Roman"/>
          <w:sz w:val="19"/>
          <w:szCs w:val="19"/>
        </w:rPr>
        <w:t xml:space="preserve"> Half of the interviewees reported exchanges during the exploitation phase. These were either:</w:t>
      </w:r>
    </w:p>
    <w:p w14:paraId="6E19A5B3" w14:textId="77777777" w:rsidR="002426EF" w:rsidRPr="003D1F31" w:rsidRDefault="002426EF">
      <w:pPr>
        <w:spacing w:line="276" w:lineRule="auto"/>
        <w:jc w:val="both"/>
        <w:rPr>
          <w:rFonts w:ascii="Verdana" w:eastAsia="Calibri" w:hAnsi="Verdana" w:cs="Times New Roman"/>
          <w:b/>
          <w:bCs/>
          <w:sz w:val="19"/>
          <w:szCs w:val="19"/>
        </w:rPr>
      </w:pPr>
    </w:p>
    <w:p w14:paraId="68F6AB93" w14:textId="2E40AB5C" w:rsidR="002426EF" w:rsidRPr="003D1F31" w:rsidRDefault="00D00E26">
      <w:pPr>
        <w:pStyle w:val="ListParagraph"/>
        <w:numPr>
          <w:ilvl w:val="0"/>
          <w:numId w:val="45"/>
        </w:numPr>
        <w:spacing w:after="120" w:line="276" w:lineRule="auto"/>
        <w:jc w:val="both"/>
        <w:rPr>
          <w:rFonts w:ascii="Verdana" w:hAnsi="Verdana" w:cs="Times New Roman"/>
          <w:b/>
          <w:bCs/>
          <w:sz w:val="19"/>
          <w:szCs w:val="19"/>
        </w:rPr>
      </w:pPr>
      <w:r w:rsidRPr="003D1F31">
        <w:rPr>
          <w:rFonts w:ascii="Verdana" w:eastAsia="Calibri" w:hAnsi="Verdana" w:cs="Times New Roman"/>
          <w:b/>
          <w:bCs/>
          <w:sz w:val="19"/>
          <w:szCs w:val="19"/>
        </w:rPr>
        <w:t xml:space="preserve">Informal meetings: </w:t>
      </w:r>
      <w:r w:rsidRPr="003D1F31">
        <w:rPr>
          <w:rFonts w:ascii="Verdana" w:eastAsia="Calibri" w:hAnsi="Verdana" w:cs="Times New Roman"/>
          <w:sz w:val="19"/>
          <w:szCs w:val="19"/>
        </w:rPr>
        <w:t xml:space="preserve">Two practitioners said that they frequently met with the researchers during the dissemination phase. These meetings were mostly informal and </w:t>
      </w:r>
      <w:r w:rsidR="00C8361B" w:rsidRPr="003D1F31">
        <w:rPr>
          <w:rFonts w:ascii="Verdana" w:eastAsia="Calibri" w:hAnsi="Verdana" w:cs="Times New Roman"/>
          <w:sz w:val="19"/>
          <w:szCs w:val="19"/>
        </w:rPr>
        <w:t>included</w:t>
      </w:r>
      <w:r w:rsidRPr="003D1F31">
        <w:rPr>
          <w:rFonts w:ascii="Verdana" w:eastAsia="Calibri" w:hAnsi="Verdana" w:cs="Times New Roman"/>
          <w:sz w:val="19"/>
          <w:szCs w:val="19"/>
        </w:rPr>
        <w:t xml:space="preserve"> discussions regarding the usability of the results. These informal meetings also fostered the personal relationships between the researchers and the practitioners, which increases the probability of future collaborations.</w:t>
      </w:r>
    </w:p>
    <w:p w14:paraId="5A2127CD" w14:textId="77777777" w:rsidR="002426EF" w:rsidRPr="003D1F31" w:rsidRDefault="002426EF">
      <w:pPr>
        <w:spacing w:line="276" w:lineRule="auto"/>
        <w:ind w:left="348"/>
        <w:jc w:val="both"/>
        <w:rPr>
          <w:rFonts w:ascii="Verdana" w:eastAsia="Calibri" w:hAnsi="Verdana" w:cs="Times New Roman"/>
          <w:b/>
          <w:bCs/>
          <w:sz w:val="19"/>
          <w:szCs w:val="19"/>
        </w:rPr>
      </w:pPr>
    </w:p>
    <w:p w14:paraId="4500D7E9" w14:textId="332AA83E" w:rsidR="002426EF" w:rsidRPr="003D1F31" w:rsidRDefault="00D00E26">
      <w:pPr>
        <w:pStyle w:val="ListParagraph"/>
        <w:numPr>
          <w:ilvl w:val="0"/>
          <w:numId w:val="45"/>
        </w:numPr>
        <w:spacing w:after="120" w:line="276" w:lineRule="auto"/>
        <w:jc w:val="both"/>
        <w:rPr>
          <w:rFonts w:ascii="Verdana" w:eastAsia="Symbol" w:hAnsi="Verdana" w:cs="Times New Roman"/>
          <w:b/>
          <w:bCs/>
          <w:sz w:val="19"/>
          <w:szCs w:val="19"/>
        </w:rPr>
      </w:pPr>
      <w:r w:rsidRPr="003D1F31">
        <w:rPr>
          <w:rFonts w:ascii="Verdana" w:eastAsia="Calibri" w:hAnsi="Verdana" w:cs="Times New Roman"/>
          <w:b/>
          <w:bCs/>
          <w:sz w:val="19"/>
          <w:szCs w:val="19"/>
        </w:rPr>
        <w:t xml:space="preserve">Presentations: </w:t>
      </w:r>
      <w:r w:rsidRPr="003D1F31">
        <w:rPr>
          <w:rFonts w:ascii="Verdana" w:eastAsia="Calibri" w:hAnsi="Verdana" w:cs="Times New Roman"/>
          <w:sz w:val="19"/>
          <w:szCs w:val="19"/>
        </w:rPr>
        <w:t>In some cases, the researchers presented the project and its results at meetings with the</w:t>
      </w:r>
      <w:r w:rsidR="00C8361B" w:rsidRPr="003D1F31">
        <w:rPr>
          <w:rFonts w:ascii="Verdana" w:eastAsia="Calibri" w:hAnsi="Verdana" w:cs="Times New Roman"/>
          <w:sz w:val="19"/>
          <w:szCs w:val="19"/>
        </w:rPr>
        <w:t xml:space="preserve"> organis</w:t>
      </w:r>
      <w:r w:rsidRPr="003D1F31">
        <w:rPr>
          <w:rFonts w:ascii="Verdana" w:eastAsia="Calibri" w:hAnsi="Verdana" w:cs="Times New Roman"/>
          <w:sz w:val="19"/>
          <w:szCs w:val="19"/>
        </w:rPr>
        <w:t>ations where either the practice partners or additional pe</w:t>
      </w:r>
      <w:r w:rsidR="00C8361B" w:rsidRPr="003D1F31">
        <w:rPr>
          <w:rFonts w:ascii="Verdana" w:eastAsia="Calibri" w:hAnsi="Verdana" w:cs="Times New Roman"/>
          <w:sz w:val="19"/>
          <w:szCs w:val="19"/>
        </w:rPr>
        <w:t>ople from the respective organis</w:t>
      </w:r>
      <w:r w:rsidRPr="003D1F31">
        <w:rPr>
          <w:rFonts w:ascii="Verdana" w:eastAsia="Calibri" w:hAnsi="Verdana" w:cs="Times New Roman"/>
          <w:sz w:val="19"/>
          <w:szCs w:val="19"/>
        </w:rPr>
        <w:t>ation were present. While this was highly appreciated by the practitioners as well as their managers, it often did not go further in terms of future contact and cooperation.</w:t>
      </w:r>
    </w:p>
    <w:p w14:paraId="4C67E9D3"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“We see the motivation and the efforts of the producers, I would say now, to make their research tangible, so they offer to come by, to present, also put it in context, for example. We see that. That's how it went in this case, and yes, but the contact remains relatively loose.” Practice Partner 7</w:t>
      </w:r>
    </w:p>
    <w:p w14:paraId="498217DF" w14:textId="77777777" w:rsidR="002426EF" w:rsidRPr="003D1F31" w:rsidRDefault="002426EF">
      <w:pPr>
        <w:spacing w:line="276" w:lineRule="auto"/>
        <w:jc w:val="both"/>
        <w:rPr>
          <w:rFonts w:ascii="Verdana" w:eastAsia="Calibri" w:hAnsi="Verdana" w:cs="Times New Roman"/>
          <w:b/>
          <w:bCs/>
          <w:sz w:val="19"/>
          <w:szCs w:val="19"/>
        </w:rPr>
      </w:pPr>
    </w:p>
    <w:p w14:paraId="1EDAA626" w14:textId="53D5706A" w:rsidR="002426EF" w:rsidRPr="003D1F31" w:rsidRDefault="00D00E26">
      <w:pPr>
        <w:pStyle w:val="ListParagraph"/>
        <w:numPr>
          <w:ilvl w:val="0"/>
          <w:numId w:val="45"/>
        </w:numPr>
        <w:spacing w:after="120" w:line="276" w:lineRule="auto"/>
        <w:jc w:val="both"/>
        <w:rPr>
          <w:rFonts w:ascii="Verdana" w:hAnsi="Verdana" w:cs="Times New Roman"/>
          <w:b/>
          <w:bCs/>
          <w:sz w:val="19"/>
          <w:szCs w:val="19"/>
        </w:rPr>
      </w:pPr>
      <w:r w:rsidRPr="003D1F31">
        <w:rPr>
          <w:rFonts w:ascii="Verdana" w:eastAsia="Calibri" w:hAnsi="Verdana" w:cs="Times New Roman"/>
          <w:b/>
          <w:bCs/>
          <w:sz w:val="19"/>
          <w:szCs w:val="19"/>
        </w:rPr>
        <w:t xml:space="preserve">Conferences: </w:t>
      </w:r>
      <w:r w:rsidR="00C8361B" w:rsidRPr="003D1F31">
        <w:rPr>
          <w:rFonts w:ascii="Verdana" w:eastAsia="Calibri" w:hAnsi="Verdana" w:cs="Times New Roman"/>
          <w:sz w:val="19"/>
          <w:szCs w:val="19"/>
        </w:rPr>
        <w:t>Three interviewed practice partners</w:t>
      </w:r>
      <w:r w:rsidRPr="003D1F31">
        <w:rPr>
          <w:rFonts w:ascii="Verdana" w:eastAsia="Calibri" w:hAnsi="Verdana" w:cs="Times New Roman"/>
          <w:sz w:val="19"/>
          <w:szCs w:val="19"/>
        </w:rPr>
        <w:t xml:space="preserve"> said that they either participated in or co-organized a conference with their academic partners. One interviewee emphasized extensive interactions during the dissemination phase. Correspondingly, he organized conferences as well as other formal events together with the academic partners</w:t>
      </w:r>
      <w:r w:rsidR="00C8361B" w:rsidRPr="003D1F31">
        <w:rPr>
          <w:rFonts w:ascii="Verdana" w:eastAsia="Calibri" w:hAnsi="Verdana" w:cs="Times New Roman"/>
          <w:sz w:val="19"/>
          <w:szCs w:val="19"/>
        </w:rPr>
        <w:t>,</w:t>
      </w:r>
      <w:r w:rsidRPr="003D1F31">
        <w:rPr>
          <w:rFonts w:ascii="Verdana" w:eastAsia="Calibri" w:hAnsi="Verdana" w:cs="Times New Roman"/>
          <w:sz w:val="19"/>
          <w:szCs w:val="19"/>
        </w:rPr>
        <w:t xml:space="preserve"> which enhanced the </w:t>
      </w:r>
      <w:r w:rsidR="00C8361B" w:rsidRPr="003D1F31">
        <w:rPr>
          <w:rFonts w:ascii="Verdana" w:eastAsia="Calibri" w:hAnsi="Verdana" w:cs="Times New Roman"/>
          <w:sz w:val="19"/>
          <w:szCs w:val="19"/>
        </w:rPr>
        <w:t>outreach</w:t>
      </w:r>
      <w:r w:rsidRPr="003D1F31">
        <w:rPr>
          <w:rFonts w:ascii="Verdana" w:eastAsia="Calibri" w:hAnsi="Verdana" w:cs="Times New Roman"/>
          <w:sz w:val="19"/>
          <w:szCs w:val="19"/>
        </w:rPr>
        <w:t xml:space="preserve"> to other stakeholders </w:t>
      </w:r>
      <w:r w:rsidR="00C8361B" w:rsidRPr="003D1F31">
        <w:rPr>
          <w:rFonts w:ascii="Verdana" w:eastAsia="Calibri" w:hAnsi="Verdana" w:cs="Times New Roman"/>
          <w:sz w:val="19"/>
          <w:szCs w:val="19"/>
        </w:rPr>
        <w:t>and</w:t>
      </w:r>
      <w:r w:rsidRPr="003D1F31">
        <w:rPr>
          <w:rFonts w:ascii="Verdana" w:eastAsia="Calibri" w:hAnsi="Verdana" w:cs="Times New Roman"/>
          <w:sz w:val="19"/>
          <w:szCs w:val="19"/>
        </w:rPr>
        <w:t xml:space="preserve"> widened the impact of the project. </w:t>
      </w:r>
    </w:p>
    <w:p w14:paraId="4524B501"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“We went to this exchange conference and we said "yes, come on, no, let's take that with us, let's play with it in practice, let's try to make it concrete and make it tangible in our context".” Practice Partner 8</w:t>
      </w:r>
    </w:p>
    <w:p w14:paraId="2C40BFDB" w14:textId="77777777" w:rsidR="002426EF" w:rsidRPr="003D1F31" w:rsidRDefault="002426EF">
      <w:pPr>
        <w:spacing w:line="276" w:lineRule="auto"/>
        <w:jc w:val="both"/>
        <w:rPr>
          <w:rFonts w:ascii="Verdana" w:eastAsia="Calibri" w:hAnsi="Verdana" w:cs="Times New Roman"/>
          <w:b/>
          <w:bCs/>
          <w:sz w:val="19"/>
          <w:szCs w:val="19"/>
        </w:rPr>
      </w:pPr>
    </w:p>
    <w:p w14:paraId="4B0CFBE4" w14:textId="691069FA" w:rsidR="002426EF" w:rsidRPr="003D1F31" w:rsidRDefault="00C8361B">
      <w:pPr>
        <w:spacing w:line="276" w:lineRule="auto"/>
        <w:jc w:val="both"/>
        <w:rPr>
          <w:rFonts w:ascii="Verdana" w:hAnsi="Verdana" w:cs="Times New Roman"/>
          <w:sz w:val="19"/>
          <w:szCs w:val="19"/>
        </w:rPr>
      </w:pPr>
      <w:r w:rsidRPr="003D1F31">
        <w:rPr>
          <w:rFonts w:ascii="Verdana" w:hAnsi="Verdana" w:cs="Times New Roman"/>
          <w:sz w:val="19"/>
          <w:szCs w:val="19"/>
        </w:rPr>
        <w:t>Some interviewed practice partners</w:t>
      </w:r>
      <w:r w:rsidR="00D00E26" w:rsidRPr="003D1F31">
        <w:rPr>
          <w:rFonts w:ascii="Verdana" w:hAnsi="Verdana" w:cs="Times New Roman"/>
          <w:sz w:val="19"/>
          <w:szCs w:val="19"/>
        </w:rPr>
        <w:t xml:space="preserve"> stressed that their involvement in the project declined over the different project stages. Accordingly, one interviewee mentioned that he was included in the writing of the proposal as well as the collection of data, however, he felt </w:t>
      </w:r>
      <w:r w:rsidRPr="003D1F31">
        <w:rPr>
          <w:rFonts w:ascii="Verdana" w:hAnsi="Verdana" w:cs="Times New Roman"/>
          <w:sz w:val="19"/>
          <w:szCs w:val="19"/>
        </w:rPr>
        <w:t>that</w:t>
      </w:r>
      <w:r w:rsidR="00D00E26" w:rsidRPr="003D1F31">
        <w:rPr>
          <w:rFonts w:ascii="Verdana" w:hAnsi="Verdana" w:cs="Times New Roman"/>
          <w:sz w:val="19"/>
          <w:szCs w:val="19"/>
        </w:rPr>
        <w:t xml:space="preserve"> communication was losing substance during the exploitation phase. While he attributed this to the lack of time and funding, he acknowledged that the </w:t>
      </w:r>
      <w:r w:rsidRPr="003D1F31">
        <w:rPr>
          <w:rFonts w:ascii="Verdana" w:hAnsi="Verdana" w:cs="Times New Roman"/>
          <w:sz w:val="19"/>
          <w:szCs w:val="19"/>
        </w:rPr>
        <w:t>potential outcome</w:t>
      </w:r>
      <w:r w:rsidR="00D00E26" w:rsidRPr="003D1F31">
        <w:rPr>
          <w:rFonts w:ascii="Verdana" w:hAnsi="Verdana" w:cs="Times New Roman"/>
          <w:sz w:val="19"/>
          <w:szCs w:val="19"/>
        </w:rPr>
        <w:t xml:space="preserve"> could have been even bigger if he had been able to contribute to the exploitation phase.</w:t>
      </w:r>
    </w:p>
    <w:p w14:paraId="3CDFFDF7" w14:textId="77777777" w:rsidR="002426EF" w:rsidRPr="003D1F31" w:rsidRDefault="002426EF">
      <w:pPr>
        <w:spacing w:line="276" w:lineRule="auto"/>
        <w:jc w:val="both"/>
        <w:rPr>
          <w:rFonts w:ascii="Verdana" w:hAnsi="Verdana" w:cs="Times New Roman"/>
          <w:sz w:val="19"/>
          <w:szCs w:val="19"/>
        </w:rPr>
      </w:pPr>
    </w:p>
    <w:p w14:paraId="781ED182" w14:textId="74B24A87" w:rsidR="002426EF" w:rsidRPr="00AD6D07" w:rsidRDefault="00D00E26" w:rsidP="00AD6D07">
      <w:pPr>
        <w:pStyle w:val="RTDHeading03"/>
        <w:rPr>
          <w:sz w:val="19"/>
          <w:szCs w:val="19"/>
        </w:rPr>
      </w:pPr>
      <w:bookmarkStart w:id="130" w:name="_Toc106728087"/>
      <w:r w:rsidRPr="00AD6D07">
        <w:rPr>
          <w:sz w:val="19"/>
          <w:szCs w:val="19"/>
        </w:rPr>
        <w:t>Benefits for practice partners</w:t>
      </w:r>
      <w:bookmarkEnd w:id="130"/>
    </w:p>
    <w:p w14:paraId="51584DD4" w14:textId="6FC98BCF" w:rsidR="002426EF" w:rsidRPr="003D1F31" w:rsidRDefault="00D00E26">
      <w:pPr>
        <w:pStyle w:val="ListParagraph"/>
        <w:numPr>
          <w:ilvl w:val="0"/>
          <w:numId w:val="44"/>
        </w:numPr>
        <w:spacing w:after="120" w:line="276" w:lineRule="auto"/>
        <w:jc w:val="both"/>
        <w:rPr>
          <w:rFonts w:ascii="Verdana" w:hAnsi="Verdana" w:cs="Times New Roman"/>
          <w:sz w:val="19"/>
          <w:szCs w:val="19"/>
        </w:rPr>
      </w:pPr>
      <w:r w:rsidRPr="003D1F31">
        <w:rPr>
          <w:rFonts w:ascii="Verdana" w:eastAsia="Calibri" w:hAnsi="Verdana" w:cs="Times New Roman"/>
          <w:b/>
          <w:bCs/>
          <w:sz w:val="19"/>
          <w:szCs w:val="19"/>
        </w:rPr>
        <w:t xml:space="preserve">Increasing knowledge: </w:t>
      </w:r>
      <w:r w:rsidRPr="003D1F31">
        <w:rPr>
          <w:rFonts w:ascii="Verdana" w:eastAsia="Calibri" w:hAnsi="Verdana" w:cs="Times New Roman"/>
          <w:sz w:val="19"/>
          <w:szCs w:val="19"/>
        </w:rPr>
        <w:t>While the impact on the practitioners’ work has</w:t>
      </w:r>
      <w:r w:rsidR="00A55EE3" w:rsidRPr="003D1F31">
        <w:rPr>
          <w:rFonts w:ascii="Verdana" w:eastAsia="Calibri" w:hAnsi="Verdana" w:cs="Times New Roman"/>
          <w:sz w:val="19"/>
          <w:szCs w:val="19"/>
        </w:rPr>
        <w:t xml:space="preserve"> overall</w:t>
      </w:r>
      <w:r w:rsidRPr="003D1F31">
        <w:rPr>
          <w:rFonts w:ascii="Verdana" w:eastAsia="Calibri" w:hAnsi="Verdana" w:cs="Times New Roman"/>
          <w:sz w:val="19"/>
          <w:szCs w:val="19"/>
        </w:rPr>
        <w:t xml:space="preserve"> been limited, many of them highlight the personal impact they gained from the collaboration. Accordingly, four practice partners highlighted that they gained remarkable knowledge from the exchange with academic partners since it allowed them to switch perspectives and get insights into research. One interviewee said that his work is so stressful that he does not have enough time to read every research article that might be interesting for him. However, by specifically working together with researchers who focus on his field, he had the chance to get insights into current publications and innovative work that is being done. Another interviewee underlined that he is still in regular contact with his academic partners, who update her on new research and findings that might be essential for her work.</w:t>
      </w:r>
    </w:p>
    <w:p w14:paraId="43AEA38B" w14:textId="77777777" w:rsidR="002426EF" w:rsidRPr="003D1F31" w:rsidRDefault="002426EF" w:rsidP="00E93E70">
      <w:pPr>
        <w:spacing w:after="0" w:line="276" w:lineRule="auto"/>
        <w:jc w:val="both"/>
        <w:rPr>
          <w:rFonts w:ascii="Verdana" w:eastAsia="Calibri" w:hAnsi="Verdana" w:cs="Times New Roman"/>
          <w:sz w:val="19"/>
          <w:szCs w:val="19"/>
        </w:rPr>
      </w:pPr>
    </w:p>
    <w:p w14:paraId="1DC4EA0F" w14:textId="77777777" w:rsidR="002426EF" w:rsidRPr="003D1F31" w:rsidRDefault="00D00E26">
      <w:pPr>
        <w:pStyle w:val="ListParagraph"/>
        <w:numPr>
          <w:ilvl w:val="0"/>
          <w:numId w:val="44"/>
        </w:numPr>
        <w:spacing w:after="120" w:line="276" w:lineRule="auto"/>
        <w:jc w:val="both"/>
        <w:rPr>
          <w:rFonts w:ascii="Verdana" w:hAnsi="Verdana" w:cs="Times New Roman"/>
          <w:b/>
          <w:bCs/>
          <w:sz w:val="19"/>
          <w:szCs w:val="19"/>
        </w:rPr>
      </w:pPr>
      <w:r w:rsidRPr="003D1F31">
        <w:rPr>
          <w:rFonts w:ascii="Verdana" w:eastAsia="Calibri" w:hAnsi="Verdana" w:cs="Times New Roman"/>
          <w:b/>
          <w:bCs/>
          <w:sz w:val="19"/>
          <w:szCs w:val="19"/>
        </w:rPr>
        <w:t>Building skills:</w:t>
      </w:r>
      <w:r w:rsidRPr="003D1F31">
        <w:rPr>
          <w:rFonts w:ascii="Verdana" w:eastAsia="Calibri" w:hAnsi="Verdana" w:cs="Times New Roman"/>
          <w:sz w:val="19"/>
          <w:szCs w:val="19"/>
        </w:rPr>
        <w:t xml:space="preserve"> In addition to building up knowledge, practitioners also benefited from increasing specific skills relevant to their work. Correspondingly, two practice partners mentioned that they had the chance to work on their skills during the collaboration by having access to new data and new methods. Hence, these interviewees said that the academic partners provided them with resources that they could use to improve their skills and practices.</w:t>
      </w:r>
    </w:p>
    <w:p w14:paraId="2653FDC5" w14:textId="77777777" w:rsidR="002426EF" w:rsidRPr="003D1F31" w:rsidRDefault="002426EF" w:rsidP="00E93E70">
      <w:pPr>
        <w:spacing w:after="0" w:line="276" w:lineRule="auto"/>
        <w:jc w:val="both"/>
        <w:rPr>
          <w:rFonts w:ascii="Verdana" w:eastAsia="Calibri" w:hAnsi="Verdana" w:cs="Times New Roman"/>
          <w:sz w:val="19"/>
          <w:szCs w:val="19"/>
        </w:rPr>
      </w:pPr>
    </w:p>
    <w:p w14:paraId="7F3B2A81" w14:textId="4671F982" w:rsidR="002426EF" w:rsidRPr="003D1F31" w:rsidRDefault="00D00E26">
      <w:pPr>
        <w:pStyle w:val="ListParagraph"/>
        <w:numPr>
          <w:ilvl w:val="0"/>
          <w:numId w:val="44"/>
        </w:numPr>
        <w:spacing w:after="0" w:line="276" w:lineRule="auto"/>
        <w:jc w:val="both"/>
        <w:rPr>
          <w:rFonts w:ascii="Verdana" w:hAnsi="Verdana" w:cs="Times New Roman"/>
          <w:b/>
          <w:bCs/>
          <w:sz w:val="19"/>
          <w:szCs w:val="19"/>
        </w:rPr>
      </w:pPr>
      <w:r w:rsidRPr="003D1F31">
        <w:rPr>
          <w:rFonts w:ascii="Verdana" w:eastAsia="Calibri" w:hAnsi="Verdana" w:cs="Times New Roman"/>
          <w:b/>
          <w:bCs/>
          <w:sz w:val="19"/>
          <w:szCs w:val="19"/>
        </w:rPr>
        <w:lastRenderedPageBreak/>
        <w:t xml:space="preserve">Enlarging network: </w:t>
      </w:r>
      <w:r w:rsidRPr="003D1F31">
        <w:rPr>
          <w:rFonts w:ascii="Verdana" w:eastAsia="Calibri" w:hAnsi="Verdana" w:cs="Times New Roman"/>
          <w:sz w:val="19"/>
          <w:szCs w:val="19"/>
        </w:rPr>
        <w:t xml:space="preserve">One benefit that was mentioned by all practice partners is the aspect of an increased network. Researchers did not only collaborate with the practice partners alone but included them in their wider network. Thus, practitioners had the chance to interact with actors that are also relevant to their work. One researcher said that after the collaboration, he felt </w:t>
      </w:r>
      <w:r w:rsidR="00E93E70" w:rsidRPr="003D1F31">
        <w:rPr>
          <w:rFonts w:ascii="Verdana" w:eastAsia="Calibri" w:hAnsi="Verdana" w:cs="Times New Roman"/>
          <w:sz w:val="19"/>
          <w:szCs w:val="19"/>
        </w:rPr>
        <w:t>that</w:t>
      </w:r>
      <w:r w:rsidRPr="003D1F31">
        <w:rPr>
          <w:rFonts w:ascii="Verdana" w:eastAsia="Calibri" w:hAnsi="Verdana" w:cs="Times New Roman"/>
          <w:sz w:val="19"/>
          <w:szCs w:val="19"/>
        </w:rPr>
        <w:t xml:space="preserve"> power relations changed from being very hierarchically to being more equally distributed. Accordingly, before the project, she experienced misunderstandings and a lack of interest from other stakeholders. This, however, changed when she had the chance to communicate with others and got the chance to point o</w:t>
      </w:r>
      <w:r w:rsidR="00E93E70" w:rsidRPr="003D1F31">
        <w:rPr>
          <w:rFonts w:ascii="Verdana" w:eastAsia="Calibri" w:hAnsi="Verdana" w:cs="Times New Roman"/>
          <w:sz w:val="19"/>
          <w:szCs w:val="19"/>
        </w:rPr>
        <w:t>ut the challenges in her organis</w:t>
      </w:r>
      <w:r w:rsidRPr="003D1F31">
        <w:rPr>
          <w:rFonts w:ascii="Verdana" w:eastAsia="Calibri" w:hAnsi="Verdana" w:cs="Times New Roman"/>
          <w:sz w:val="19"/>
          <w:szCs w:val="19"/>
        </w:rPr>
        <w:t>ation.</w:t>
      </w:r>
    </w:p>
    <w:p w14:paraId="1BDAA30F" w14:textId="77777777" w:rsidR="002426EF" w:rsidRPr="003D1F31" w:rsidRDefault="002426EF">
      <w:pPr>
        <w:spacing w:after="0" w:line="276" w:lineRule="auto"/>
        <w:jc w:val="both"/>
        <w:rPr>
          <w:rFonts w:ascii="Verdana" w:eastAsia="Calibri" w:hAnsi="Verdana" w:cs="Times New Roman"/>
          <w:sz w:val="19"/>
          <w:szCs w:val="19"/>
        </w:rPr>
      </w:pPr>
    </w:p>
    <w:p w14:paraId="2DAE243B" w14:textId="712F3E3F" w:rsidR="002426EF" w:rsidRPr="003D1F31" w:rsidRDefault="00D00E26">
      <w:pPr>
        <w:pStyle w:val="ListParagraph"/>
        <w:numPr>
          <w:ilvl w:val="0"/>
          <w:numId w:val="44"/>
        </w:numPr>
        <w:spacing w:after="0" w:line="276" w:lineRule="auto"/>
        <w:jc w:val="both"/>
        <w:rPr>
          <w:rFonts w:ascii="Verdana" w:eastAsiaTheme="minorEastAsia" w:hAnsi="Verdana" w:cs="Times New Roman"/>
          <w:sz w:val="19"/>
          <w:szCs w:val="19"/>
        </w:rPr>
      </w:pPr>
      <w:r w:rsidRPr="003D1F31">
        <w:rPr>
          <w:rFonts w:ascii="Verdana" w:eastAsia="Calibri" w:hAnsi="Verdana" w:cs="Times New Roman"/>
          <w:b/>
          <w:bCs/>
          <w:sz w:val="19"/>
          <w:szCs w:val="19"/>
        </w:rPr>
        <w:t xml:space="preserve">Contributing to change/impact: </w:t>
      </w:r>
      <w:r w:rsidRPr="003D1F31">
        <w:rPr>
          <w:rFonts w:ascii="Verdana" w:eastAsia="Calibri" w:hAnsi="Verdana" w:cs="Times New Roman"/>
          <w:sz w:val="19"/>
          <w:szCs w:val="19"/>
        </w:rPr>
        <w:t xml:space="preserve">Although the impact of the project </w:t>
      </w:r>
      <w:r w:rsidR="00E93E70" w:rsidRPr="003D1F31">
        <w:rPr>
          <w:rFonts w:ascii="Verdana" w:eastAsia="Calibri" w:hAnsi="Verdana" w:cs="Times New Roman"/>
          <w:sz w:val="19"/>
          <w:szCs w:val="19"/>
        </w:rPr>
        <w:t xml:space="preserve">on changing practices </w:t>
      </w:r>
      <w:r w:rsidRPr="003D1F31">
        <w:rPr>
          <w:rFonts w:ascii="Verdana" w:eastAsia="Calibri" w:hAnsi="Verdana" w:cs="Times New Roman"/>
          <w:sz w:val="19"/>
          <w:szCs w:val="19"/>
        </w:rPr>
        <w:t>was limited according to most interviewees</w:t>
      </w:r>
      <w:r w:rsidR="00E93E70" w:rsidRPr="003D1F31">
        <w:rPr>
          <w:rFonts w:ascii="Verdana" w:eastAsia="Calibri" w:hAnsi="Verdana" w:cs="Times New Roman"/>
          <w:sz w:val="19"/>
          <w:szCs w:val="19"/>
        </w:rPr>
        <w:t xml:space="preserve"> mostly because of structural limitations</w:t>
      </w:r>
      <w:r w:rsidRPr="003D1F31">
        <w:rPr>
          <w:rFonts w:ascii="Verdana" w:eastAsia="Calibri" w:hAnsi="Verdana" w:cs="Times New Roman"/>
          <w:sz w:val="19"/>
          <w:szCs w:val="19"/>
        </w:rPr>
        <w:t xml:space="preserve">, the opportunity to contribute to </w:t>
      </w:r>
      <w:r w:rsidR="00E93E70" w:rsidRPr="003D1F31">
        <w:rPr>
          <w:rFonts w:ascii="Verdana" w:eastAsia="Calibri" w:hAnsi="Verdana" w:cs="Times New Roman"/>
          <w:sz w:val="19"/>
          <w:szCs w:val="19"/>
        </w:rPr>
        <w:t xml:space="preserve">a potential </w:t>
      </w:r>
      <w:r w:rsidRPr="003D1F31">
        <w:rPr>
          <w:rFonts w:ascii="Verdana" w:eastAsia="Calibri" w:hAnsi="Verdana" w:cs="Times New Roman"/>
          <w:sz w:val="19"/>
          <w:szCs w:val="19"/>
        </w:rPr>
        <w:t xml:space="preserve">change was seen as beneficial for practitioners. </w:t>
      </w:r>
      <w:r w:rsidR="00E93E70" w:rsidRPr="003D1F31">
        <w:rPr>
          <w:rFonts w:ascii="Verdana" w:eastAsia="Calibri" w:hAnsi="Verdana" w:cs="Times New Roman"/>
          <w:sz w:val="19"/>
          <w:szCs w:val="19"/>
        </w:rPr>
        <w:t>They</w:t>
      </w:r>
      <w:r w:rsidRPr="003D1F31">
        <w:rPr>
          <w:rFonts w:ascii="Verdana" w:eastAsia="Calibri" w:hAnsi="Verdana" w:cs="Times New Roman"/>
          <w:sz w:val="19"/>
          <w:szCs w:val="19"/>
        </w:rPr>
        <w:t xml:space="preserve"> argued that despite the failure to achieve immediate structural change, practice partners had the feeling of being able to add to processes that can eventually lead to long-term change. This has two main benefits. First, one interview partner claimed that through being included in such a process, she felt empowered and heard since she had the feeling to be </w:t>
      </w:r>
      <w:r w:rsidRPr="003D1F31">
        <w:rPr>
          <w:rFonts w:ascii="Verdana" w:hAnsi="Verdana" w:cs="Times New Roman"/>
          <w:bCs/>
          <w:sz w:val="19"/>
          <w:szCs w:val="19"/>
        </w:rPr>
        <w:t>w</w:t>
      </w:r>
      <w:r w:rsidRPr="003D1F31">
        <w:rPr>
          <w:rFonts w:ascii="Verdana" w:hAnsi="Verdana" w:cs="Times New Roman"/>
          <w:sz w:val="19"/>
          <w:szCs w:val="19"/>
        </w:rPr>
        <w:t>orking with others on an equal footing. Second, one practitioner mentioned that he felt motivated to contribute to the creation of impact</w:t>
      </w:r>
      <w:r w:rsidR="00E93E70" w:rsidRPr="003D1F31">
        <w:rPr>
          <w:rFonts w:ascii="Verdana" w:hAnsi="Verdana" w:cs="Times New Roman"/>
          <w:sz w:val="19"/>
          <w:szCs w:val="19"/>
        </w:rPr>
        <w:t xml:space="preserve"> afterwards</w:t>
      </w:r>
      <w:r w:rsidRPr="003D1F31">
        <w:rPr>
          <w:rFonts w:ascii="Verdana" w:hAnsi="Verdana" w:cs="Times New Roman"/>
          <w:sz w:val="19"/>
          <w:szCs w:val="19"/>
        </w:rPr>
        <w:t xml:space="preserve"> </w:t>
      </w:r>
      <w:r w:rsidR="00E93E70" w:rsidRPr="003D1F31">
        <w:rPr>
          <w:rFonts w:ascii="Verdana" w:hAnsi="Verdana" w:cs="Times New Roman"/>
          <w:sz w:val="19"/>
          <w:szCs w:val="19"/>
        </w:rPr>
        <w:t>since he realised</w:t>
      </w:r>
      <w:r w:rsidRPr="003D1F31">
        <w:rPr>
          <w:rFonts w:ascii="Verdana" w:hAnsi="Verdana" w:cs="Times New Roman"/>
          <w:sz w:val="19"/>
          <w:szCs w:val="19"/>
        </w:rPr>
        <w:t xml:space="preserve"> what can be possible when collaborating with others. </w:t>
      </w:r>
    </w:p>
    <w:p w14:paraId="0CB0C49A" w14:textId="77777777" w:rsidR="002426EF" w:rsidRPr="003D1F31" w:rsidRDefault="002426EF" w:rsidP="00E93E70">
      <w:pPr>
        <w:spacing w:line="276" w:lineRule="auto"/>
        <w:jc w:val="both"/>
        <w:rPr>
          <w:rFonts w:ascii="Verdana" w:hAnsi="Verdana" w:cs="Times New Roman"/>
          <w:sz w:val="19"/>
          <w:szCs w:val="19"/>
        </w:rPr>
      </w:pPr>
    </w:p>
    <w:p w14:paraId="74730143" w14:textId="77777777" w:rsidR="002426EF" w:rsidRPr="00AD6D07" w:rsidRDefault="00D00E26" w:rsidP="00AD6D07">
      <w:pPr>
        <w:pStyle w:val="RTDHeading03"/>
        <w:rPr>
          <w:sz w:val="19"/>
          <w:szCs w:val="19"/>
        </w:rPr>
      </w:pPr>
      <w:bookmarkStart w:id="131" w:name="_Toc106728088"/>
      <w:r w:rsidRPr="00AD6D07">
        <w:rPr>
          <w:sz w:val="19"/>
          <w:szCs w:val="19"/>
        </w:rPr>
        <w:t>Sustainability and exploitation</w:t>
      </w:r>
      <w:bookmarkEnd w:id="131"/>
    </w:p>
    <w:p w14:paraId="72C2F424" w14:textId="2E1BBB3C" w:rsidR="002426EF" w:rsidRPr="003D1F31" w:rsidRDefault="00D00E26">
      <w:pPr>
        <w:pStyle w:val="ListParagraph"/>
        <w:numPr>
          <w:ilvl w:val="0"/>
          <w:numId w:val="43"/>
        </w:numPr>
        <w:spacing w:after="120" w:line="276" w:lineRule="auto"/>
        <w:jc w:val="both"/>
        <w:rPr>
          <w:rFonts w:ascii="Verdana" w:eastAsiaTheme="minorEastAsia" w:hAnsi="Verdana" w:cs="Times New Roman"/>
          <w:b/>
          <w:bCs/>
          <w:sz w:val="19"/>
          <w:szCs w:val="19"/>
        </w:rPr>
      </w:pPr>
      <w:r w:rsidRPr="003D1F31">
        <w:rPr>
          <w:rFonts w:ascii="Verdana" w:eastAsia="Times New Roman" w:hAnsi="Verdana" w:cs="Times New Roman"/>
          <w:b/>
          <w:bCs/>
          <w:sz w:val="19"/>
          <w:szCs w:val="19"/>
        </w:rPr>
        <w:t>Follow-up project with academic partner:</w:t>
      </w:r>
      <w:r w:rsidRPr="003D1F31">
        <w:rPr>
          <w:rFonts w:ascii="Verdana" w:eastAsia="Times New Roman" w:hAnsi="Verdana" w:cs="Times New Roman"/>
          <w:sz w:val="19"/>
          <w:szCs w:val="19"/>
        </w:rPr>
        <w:t xml:space="preserve"> </w:t>
      </w:r>
      <w:r w:rsidR="00E93E70" w:rsidRPr="003D1F31">
        <w:rPr>
          <w:rFonts w:ascii="Verdana" w:eastAsia="Times New Roman" w:hAnsi="Verdana" w:cs="Times New Roman"/>
          <w:sz w:val="19"/>
          <w:szCs w:val="19"/>
        </w:rPr>
        <w:t xml:space="preserve">One interviewed practice partner reported about a </w:t>
      </w:r>
      <w:r w:rsidRPr="003D1F31">
        <w:rPr>
          <w:rFonts w:ascii="Verdana" w:eastAsia="Times New Roman" w:hAnsi="Verdana" w:cs="Times New Roman"/>
          <w:sz w:val="19"/>
          <w:szCs w:val="19"/>
        </w:rPr>
        <w:t>follow-up project with the academic partner. The practice partner mentioned that due to the trust that was built during the first collaboration, both parties agreed to continue working on relevant issues. Accordingly, the academic partner was already planning to start another project and the practitioner was hence asked whether he wanted to be involved again.</w:t>
      </w:r>
    </w:p>
    <w:p w14:paraId="3C1CF49A" w14:textId="77777777" w:rsidR="002426EF" w:rsidRPr="003D1F31" w:rsidRDefault="002426EF">
      <w:pPr>
        <w:spacing w:line="276" w:lineRule="auto"/>
        <w:jc w:val="both"/>
        <w:rPr>
          <w:rFonts w:ascii="Verdana" w:eastAsia="Calibri" w:hAnsi="Verdana" w:cs="Times New Roman"/>
          <w:b/>
          <w:bCs/>
          <w:sz w:val="19"/>
          <w:szCs w:val="19"/>
        </w:rPr>
      </w:pPr>
    </w:p>
    <w:p w14:paraId="3DE08499" w14:textId="77777777" w:rsidR="002426EF" w:rsidRPr="003D1F31" w:rsidRDefault="00D00E26">
      <w:pPr>
        <w:pStyle w:val="ListParagraph"/>
        <w:numPr>
          <w:ilvl w:val="0"/>
          <w:numId w:val="43"/>
        </w:numPr>
        <w:spacing w:after="120" w:line="276" w:lineRule="auto"/>
        <w:jc w:val="both"/>
        <w:rPr>
          <w:rFonts w:ascii="Verdana" w:eastAsiaTheme="minorEastAsia" w:hAnsi="Verdana" w:cs="Times New Roman"/>
          <w:b/>
          <w:bCs/>
          <w:sz w:val="19"/>
          <w:szCs w:val="19"/>
        </w:rPr>
      </w:pPr>
      <w:r w:rsidRPr="003D1F31">
        <w:rPr>
          <w:rFonts w:ascii="Verdana" w:eastAsia="Times New Roman" w:hAnsi="Verdana" w:cs="Times New Roman"/>
          <w:b/>
          <w:bCs/>
          <w:sz w:val="19"/>
          <w:szCs w:val="19"/>
        </w:rPr>
        <w:t xml:space="preserve">Follow-up project without academic partner: </w:t>
      </w:r>
      <w:r w:rsidRPr="003D1F31">
        <w:rPr>
          <w:rFonts w:ascii="Verdana" w:eastAsia="Times New Roman" w:hAnsi="Verdana" w:cs="Times New Roman"/>
          <w:sz w:val="19"/>
          <w:szCs w:val="19"/>
        </w:rPr>
        <w:t>One interviewee said that he could use the collaborative project as a starting point to work on a follow-up project with other partners. Accordingly, the project raised his interest in a new method, which was only sparsely touched upon within the project. Accordingly, he wanted to further develop this method with other stakeholders but also with his academic partner who unfortunately had no time to contribute to the follow-up project.</w:t>
      </w:r>
    </w:p>
    <w:p w14:paraId="694BB473" w14:textId="77777777" w:rsidR="002426EF" w:rsidRPr="003D1F31" w:rsidRDefault="002426EF">
      <w:pPr>
        <w:spacing w:line="276" w:lineRule="auto"/>
        <w:jc w:val="both"/>
        <w:rPr>
          <w:rFonts w:ascii="Verdana" w:eastAsia="Calibri" w:hAnsi="Verdana" w:cs="Times New Roman"/>
          <w:b/>
          <w:bCs/>
          <w:sz w:val="19"/>
          <w:szCs w:val="19"/>
        </w:rPr>
      </w:pPr>
    </w:p>
    <w:p w14:paraId="18569BF0" w14:textId="77777777" w:rsidR="002426EF" w:rsidRPr="003D1F31" w:rsidRDefault="00D00E26">
      <w:pPr>
        <w:pStyle w:val="ListParagraph"/>
        <w:numPr>
          <w:ilvl w:val="0"/>
          <w:numId w:val="43"/>
        </w:numPr>
        <w:spacing w:after="120" w:line="276" w:lineRule="auto"/>
        <w:jc w:val="both"/>
        <w:rPr>
          <w:rFonts w:ascii="Verdana" w:hAnsi="Verdana" w:cs="Times New Roman"/>
          <w:b/>
          <w:bCs/>
          <w:sz w:val="19"/>
          <w:szCs w:val="19"/>
        </w:rPr>
      </w:pPr>
      <w:r w:rsidRPr="003D1F31">
        <w:rPr>
          <w:rFonts w:ascii="Verdana" w:eastAsia="Times New Roman" w:hAnsi="Verdana" w:cs="Times New Roman"/>
          <w:b/>
          <w:bCs/>
          <w:sz w:val="19"/>
          <w:szCs w:val="19"/>
        </w:rPr>
        <w:t xml:space="preserve">Continuing contact with academic partner: </w:t>
      </w:r>
      <w:r w:rsidRPr="003D1F31">
        <w:rPr>
          <w:rFonts w:ascii="Verdana" w:eastAsia="Times New Roman" w:hAnsi="Verdana" w:cs="Times New Roman"/>
          <w:sz w:val="19"/>
          <w:szCs w:val="19"/>
        </w:rPr>
        <w:t xml:space="preserve">Three practice partners mentioned that they are still in touch with their academic partners. While one stressed that this contact is only very loose, the two others said that they still have meetings with their academic partners where they update each other on their work. Both of these interviewees said that they could imagine future collaborations again, but the situation has not yet arisen. </w:t>
      </w:r>
    </w:p>
    <w:p w14:paraId="4DA8F8D7" w14:textId="77777777" w:rsidR="002426EF" w:rsidRPr="003D1F31" w:rsidRDefault="002426EF">
      <w:pPr>
        <w:spacing w:line="276" w:lineRule="auto"/>
        <w:jc w:val="both"/>
        <w:rPr>
          <w:rFonts w:ascii="Verdana" w:eastAsia="Calibri" w:hAnsi="Verdana" w:cs="Times New Roman"/>
          <w:b/>
          <w:bCs/>
          <w:sz w:val="19"/>
          <w:szCs w:val="19"/>
        </w:rPr>
      </w:pPr>
    </w:p>
    <w:p w14:paraId="665F21DA" w14:textId="387AD51B" w:rsidR="002426EF" w:rsidRPr="003D1F31" w:rsidRDefault="00D00E26">
      <w:pPr>
        <w:pStyle w:val="ListParagraph"/>
        <w:numPr>
          <w:ilvl w:val="0"/>
          <w:numId w:val="43"/>
        </w:numPr>
        <w:spacing w:after="120" w:line="276" w:lineRule="auto"/>
        <w:jc w:val="both"/>
        <w:rPr>
          <w:rFonts w:ascii="Verdana" w:hAnsi="Verdana" w:cs="Times New Roman"/>
          <w:b/>
          <w:bCs/>
          <w:sz w:val="19"/>
          <w:szCs w:val="19"/>
        </w:rPr>
      </w:pPr>
      <w:r w:rsidRPr="003D1F31">
        <w:rPr>
          <w:rFonts w:ascii="Verdana" w:eastAsia="Times New Roman" w:hAnsi="Verdana" w:cs="Times New Roman"/>
          <w:b/>
          <w:bCs/>
          <w:sz w:val="19"/>
          <w:szCs w:val="19"/>
        </w:rPr>
        <w:t>Bottom-up dissemination:</w:t>
      </w:r>
      <w:r w:rsidRPr="003D1F31">
        <w:rPr>
          <w:rFonts w:ascii="Verdana" w:eastAsia="Times New Roman" w:hAnsi="Verdana" w:cs="Times New Roman"/>
          <w:sz w:val="19"/>
          <w:szCs w:val="19"/>
        </w:rPr>
        <w:t xml:space="preserve"> Two </w:t>
      </w:r>
      <w:r w:rsidR="00E93E70" w:rsidRPr="003D1F31">
        <w:rPr>
          <w:rFonts w:ascii="Verdana" w:eastAsia="Times New Roman" w:hAnsi="Verdana" w:cs="Times New Roman"/>
          <w:sz w:val="19"/>
          <w:szCs w:val="19"/>
        </w:rPr>
        <w:t>interviewed practice partners</w:t>
      </w:r>
      <w:r w:rsidRPr="003D1F31">
        <w:rPr>
          <w:rFonts w:ascii="Verdana" w:eastAsia="Times New Roman" w:hAnsi="Verdana" w:cs="Times New Roman"/>
          <w:sz w:val="19"/>
          <w:szCs w:val="19"/>
        </w:rPr>
        <w:t xml:space="preserve"> said that they were able to disseminate the project results to u</w:t>
      </w:r>
      <w:r w:rsidR="00E93E70" w:rsidRPr="003D1F31">
        <w:rPr>
          <w:rFonts w:ascii="Verdana" w:eastAsia="Times New Roman" w:hAnsi="Verdana" w:cs="Times New Roman"/>
          <w:sz w:val="19"/>
          <w:szCs w:val="19"/>
        </w:rPr>
        <w:t>pper levels within their organis</w:t>
      </w:r>
      <w:r w:rsidRPr="003D1F31">
        <w:rPr>
          <w:rFonts w:ascii="Verdana" w:eastAsia="Times New Roman" w:hAnsi="Verdana" w:cs="Times New Roman"/>
          <w:sz w:val="19"/>
          <w:szCs w:val="19"/>
        </w:rPr>
        <w:t xml:space="preserve">ations. Although both of them claimed that they could not achieve a broader impact, they had the feeling of being heard by the management level. Furthermore, both of them argued that the </w:t>
      </w:r>
      <w:r w:rsidRPr="003D1F31">
        <w:rPr>
          <w:rFonts w:ascii="Verdana" w:eastAsia="Times New Roman" w:hAnsi="Verdana" w:cs="Times New Roman"/>
          <w:sz w:val="19"/>
          <w:szCs w:val="19"/>
        </w:rPr>
        <w:lastRenderedPageBreak/>
        <w:t>positive experiences from the projects increased the willingness of the managers to further support employees to participate in such projects.</w:t>
      </w:r>
    </w:p>
    <w:p w14:paraId="6AA2888D" w14:textId="77777777" w:rsidR="002426EF" w:rsidRPr="003D1F31" w:rsidRDefault="002426EF">
      <w:pPr>
        <w:spacing w:line="276" w:lineRule="auto"/>
        <w:jc w:val="both"/>
        <w:rPr>
          <w:rFonts w:ascii="Verdana" w:eastAsia="Calibri" w:hAnsi="Verdana" w:cs="Times New Roman"/>
          <w:b/>
          <w:bCs/>
          <w:sz w:val="19"/>
          <w:szCs w:val="19"/>
        </w:rPr>
      </w:pPr>
    </w:p>
    <w:p w14:paraId="785D79B0" w14:textId="35FA73D7" w:rsidR="002426EF" w:rsidRPr="003D1F31" w:rsidRDefault="00D00E26">
      <w:pPr>
        <w:pStyle w:val="ListParagraph"/>
        <w:numPr>
          <w:ilvl w:val="0"/>
          <w:numId w:val="43"/>
        </w:numPr>
        <w:spacing w:after="120" w:line="276" w:lineRule="auto"/>
        <w:jc w:val="both"/>
        <w:rPr>
          <w:rFonts w:ascii="Verdana" w:hAnsi="Verdana" w:cs="Times New Roman"/>
          <w:b/>
          <w:bCs/>
          <w:sz w:val="19"/>
          <w:szCs w:val="19"/>
        </w:rPr>
      </w:pPr>
      <w:r w:rsidRPr="003D1F31">
        <w:rPr>
          <w:rFonts w:ascii="Verdana" w:eastAsia="Times New Roman" w:hAnsi="Verdana" w:cs="Times New Roman"/>
          <w:b/>
          <w:bCs/>
          <w:sz w:val="19"/>
          <w:szCs w:val="19"/>
        </w:rPr>
        <w:t xml:space="preserve">Discussions: </w:t>
      </w:r>
      <w:r w:rsidRPr="003D1F31">
        <w:rPr>
          <w:rFonts w:ascii="Verdana" w:eastAsia="Times New Roman" w:hAnsi="Verdana" w:cs="Times New Roman"/>
          <w:sz w:val="19"/>
          <w:szCs w:val="19"/>
        </w:rPr>
        <w:t xml:space="preserve">Three practice partners said that they were or are still in the discussion either with colleagues from their organisation or with other experts. While these discussions do not happen on a regular basis, they provide fruitful ground for future project ideas. </w:t>
      </w:r>
      <w:r w:rsidR="00E93E70" w:rsidRPr="003D1F31">
        <w:rPr>
          <w:rFonts w:ascii="Verdana" w:eastAsia="Times New Roman" w:hAnsi="Verdana" w:cs="Times New Roman"/>
          <w:sz w:val="19"/>
          <w:szCs w:val="19"/>
        </w:rPr>
        <w:t xml:space="preserve">One </w:t>
      </w:r>
      <w:r w:rsidRPr="003D1F31">
        <w:rPr>
          <w:rFonts w:ascii="Verdana" w:eastAsia="Times New Roman" w:hAnsi="Verdana" w:cs="Times New Roman"/>
          <w:sz w:val="19"/>
          <w:szCs w:val="19"/>
        </w:rPr>
        <w:t xml:space="preserve">interviewee said that he was explicitly approached by another expert in his field because this expert heard from him because of the research project. Hence, participating in research projects also allows practitioners to widen their network apart from the academic partner. </w:t>
      </w:r>
    </w:p>
    <w:p w14:paraId="2B83F73B" w14:textId="7C25B269" w:rsidR="002426EF" w:rsidRPr="003D1F31" w:rsidRDefault="002426EF" w:rsidP="00E25F14">
      <w:pPr>
        <w:spacing w:line="276" w:lineRule="auto"/>
        <w:jc w:val="both"/>
        <w:rPr>
          <w:rFonts w:ascii="Verdana" w:eastAsia="Calibri" w:hAnsi="Verdana" w:cs="Times New Roman"/>
          <w:b/>
          <w:bCs/>
          <w:sz w:val="19"/>
          <w:szCs w:val="19"/>
        </w:rPr>
      </w:pPr>
    </w:p>
    <w:p w14:paraId="00B0584F" w14:textId="239614FB" w:rsidR="002426EF" w:rsidRPr="003D1F31" w:rsidRDefault="00D00E26">
      <w:pPr>
        <w:pStyle w:val="RTDHeading02"/>
        <w:numPr>
          <w:ilvl w:val="0"/>
          <w:numId w:val="2"/>
        </w:numPr>
        <w:ind w:left="709" w:hanging="709"/>
        <w:outlineLvl w:val="0"/>
        <w:rPr>
          <w:sz w:val="28"/>
          <w:szCs w:val="28"/>
        </w:rPr>
      </w:pPr>
      <w:bookmarkStart w:id="132" w:name="_Toc106728089"/>
      <w:r w:rsidRPr="003D1F31">
        <w:rPr>
          <w:sz w:val="28"/>
          <w:szCs w:val="28"/>
        </w:rPr>
        <w:t xml:space="preserve">WRAP-UP 1: </w:t>
      </w:r>
      <w:r w:rsidR="009C168E" w:rsidRPr="003D1F31">
        <w:rPr>
          <w:sz w:val="28"/>
          <w:szCs w:val="28"/>
        </w:rPr>
        <w:tab/>
        <w:t>VALUATION OF FURHTER OUTCOME CATEGORIES OF SNSF FUNDED RESEARCH</w:t>
      </w:r>
      <w:bookmarkEnd w:id="132"/>
      <w:r w:rsidR="009C168E" w:rsidRPr="003D1F31">
        <w:rPr>
          <w:sz w:val="28"/>
          <w:szCs w:val="28"/>
        </w:rPr>
        <w:t xml:space="preserve"> </w:t>
      </w:r>
    </w:p>
    <w:p w14:paraId="08387D92" w14:textId="3F361D46" w:rsidR="002426EF" w:rsidRPr="003D1F31" w:rsidRDefault="00D00E26">
      <w:pPr>
        <w:jc w:val="both"/>
        <w:rPr>
          <w:rFonts w:ascii="Verdana" w:hAnsi="Verdana"/>
          <w:sz w:val="19"/>
          <w:szCs w:val="19"/>
        </w:rPr>
      </w:pPr>
      <w:r w:rsidRPr="003D1F31">
        <w:rPr>
          <w:rFonts w:ascii="Verdana" w:hAnsi="Verdana"/>
          <w:sz w:val="19"/>
          <w:szCs w:val="19"/>
        </w:rPr>
        <w:t>The challenges discussed in the previous chapter</w:t>
      </w:r>
      <w:r w:rsidR="00624E5A" w:rsidRPr="003D1F31">
        <w:rPr>
          <w:rFonts w:ascii="Verdana" w:hAnsi="Verdana"/>
          <w:sz w:val="19"/>
          <w:szCs w:val="19"/>
        </w:rPr>
        <w:t>s</w:t>
      </w:r>
      <w:r w:rsidRPr="003D1F31">
        <w:rPr>
          <w:rFonts w:ascii="Verdana" w:hAnsi="Verdana"/>
          <w:sz w:val="19"/>
          <w:szCs w:val="19"/>
        </w:rPr>
        <w:t xml:space="preserve"> as well as the manifold opportunities regarding the social innovation potential of SNSF funded projects show that there is sufficient leeway to increase the (social) impact of research projects. Hence, based on the interviews we identified ten areas of activity that can be seen as possible st</w:t>
      </w:r>
      <w:r w:rsidR="00624E5A" w:rsidRPr="003D1F31">
        <w:rPr>
          <w:rFonts w:ascii="Verdana" w:hAnsi="Verdana"/>
          <w:sz w:val="19"/>
          <w:szCs w:val="19"/>
        </w:rPr>
        <w:t xml:space="preserve">ations on the pathway to generate (social) impact and potentially more contributions to social innovation (see Figure </w:t>
      </w:r>
      <w:r w:rsidR="00624E5A" w:rsidRPr="003D1F31">
        <w:rPr>
          <w:rFonts w:ascii="Verdana" w:hAnsi="Verdana"/>
          <w:sz w:val="19"/>
          <w:szCs w:val="19"/>
          <w:highlight w:val="yellow"/>
        </w:rPr>
        <w:t>CCC</w:t>
      </w:r>
      <w:r w:rsidR="00624E5A" w:rsidRPr="003D1F31">
        <w:rPr>
          <w:rFonts w:ascii="Verdana" w:hAnsi="Verdana"/>
          <w:sz w:val="19"/>
          <w:szCs w:val="19"/>
        </w:rPr>
        <w:t>).</w:t>
      </w:r>
    </w:p>
    <w:p w14:paraId="7A3601F9" w14:textId="16B43318" w:rsidR="002426EF" w:rsidRPr="003D1F31" w:rsidRDefault="00624E5A" w:rsidP="00624E5A">
      <w:pPr>
        <w:jc w:val="both"/>
        <w:rPr>
          <w:rFonts w:ascii="Verdana" w:hAnsi="Verdana"/>
          <w:b/>
          <w:sz w:val="19"/>
          <w:szCs w:val="19"/>
        </w:rPr>
      </w:pPr>
      <w:r w:rsidRPr="003D1F31">
        <w:rPr>
          <w:rFonts w:ascii="Verdana" w:hAnsi="Verdana"/>
          <w:b/>
          <w:noProof/>
          <w:sz w:val="19"/>
          <w:szCs w:val="19"/>
          <w:lang w:val="de-AT" w:eastAsia="de-AT"/>
        </w:rPr>
        <w:drawing>
          <wp:anchor distT="0" distB="0" distL="114300" distR="114300" simplePos="0" relativeHeight="34" behindDoc="0" locked="0" layoutInCell="0" allowOverlap="1" wp14:anchorId="4C2564BB" wp14:editId="72255FF1">
            <wp:simplePos x="0" y="0"/>
            <wp:positionH relativeFrom="column">
              <wp:posOffset>104391</wp:posOffset>
            </wp:positionH>
            <wp:positionV relativeFrom="paragraph">
              <wp:posOffset>227259</wp:posOffset>
            </wp:positionV>
            <wp:extent cx="5687060" cy="3198495"/>
            <wp:effectExtent l="0" t="0" r="0" b="0"/>
            <wp:wrapSquare wrapText="bothSides"/>
            <wp:docPr id="31" name="Grafik 13320774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133207743" descr="Timeline&#10;&#10;Description automatically generated"/>
                    <pic:cNvPicPr>
                      <a:picLocks noChangeAspect="1" noChangeArrowheads="1"/>
                    </pic:cNvPicPr>
                  </pic:nvPicPr>
                  <pic:blipFill>
                    <a:blip r:embed="rId52"/>
                    <a:stretch>
                      <a:fillRect/>
                    </a:stretch>
                  </pic:blipFill>
                  <pic:spPr bwMode="auto">
                    <a:xfrm>
                      <a:off x="0" y="0"/>
                      <a:ext cx="5687060" cy="3198495"/>
                    </a:xfrm>
                    <a:prstGeom prst="rect">
                      <a:avLst/>
                    </a:prstGeom>
                  </pic:spPr>
                </pic:pic>
              </a:graphicData>
            </a:graphic>
          </wp:anchor>
        </w:drawing>
      </w:r>
      <w:r w:rsidRPr="003D1F31">
        <w:rPr>
          <w:rFonts w:ascii="Verdana" w:hAnsi="Verdana"/>
          <w:b/>
          <w:sz w:val="19"/>
          <w:szCs w:val="19"/>
        </w:rPr>
        <w:t xml:space="preserve">Figure </w:t>
      </w:r>
      <w:r w:rsidRPr="003D1F31">
        <w:rPr>
          <w:rFonts w:ascii="Verdana" w:hAnsi="Verdana"/>
          <w:b/>
          <w:sz w:val="19"/>
          <w:szCs w:val="19"/>
          <w:highlight w:val="yellow"/>
        </w:rPr>
        <w:t>CCC</w:t>
      </w:r>
      <w:r w:rsidRPr="003D1F31">
        <w:rPr>
          <w:rFonts w:ascii="Verdana" w:hAnsi="Verdana"/>
          <w:b/>
          <w:sz w:val="19"/>
          <w:szCs w:val="19"/>
        </w:rPr>
        <w:t>: Intervention portfolio for (social) impact generation</w:t>
      </w:r>
    </w:p>
    <w:p w14:paraId="04F6966F" w14:textId="77777777" w:rsidR="002426EF" w:rsidRPr="003D1F31" w:rsidRDefault="002426EF">
      <w:pPr>
        <w:spacing w:line="276" w:lineRule="auto"/>
        <w:jc w:val="both"/>
        <w:rPr>
          <w:rFonts w:ascii="Verdana" w:eastAsia="Times New Roman" w:hAnsi="Verdana" w:cs="Times New Roman"/>
          <w:sz w:val="19"/>
          <w:szCs w:val="19"/>
        </w:rPr>
      </w:pPr>
    </w:p>
    <w:p w14:paraId="02F5E63D" w14:textId="634998BE" w:rsidR="002426EF" w:rsidRPr="003D1F31" w:rsidRDefault="00D00E26">
      <w:pPr>
        <w:pStyle w:val="ListParagraph"/>
        <w:numPr>
          <w:ilvl w:val="0"/>
          <w:numId w:val="56"/>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Change priorities of universities:</w:t>
      </w:r>
      <w:r w:rsidRPr="003D1F31">
        <w:rPr>
          <w:rFonts w:ascii="Verdana" w:eastAsia="Times New Roman" w:hAnsi="Verdana" w:cs="Times New Roman"/>
          <w:sz w:val="19"/>
          <w:szCs w:val="19"/>
        </w:rPr>
        <w:t xml:space="preserve"> Many </w:t>
      </w:r>
      <w:r w:rsidR="00624E5A"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experienced support from their institutions in pursuing transdisciplinary and translational projects, both in terms of a supportive culture and concrete support offers like coaching. However, they also argued that the unive</w:t>
      </w:r>
      <w:r w:rsidR="00624E5A" w:rsidRPr="003D1F31">
        <w:rPr>
          <w:rFonts w:ascii="Verdana" w:eastAsia="Times New Roman" w:hAnsi="Verdana" w:cs="Times New Roman"/>
          <w:sz w:val="19"/>
          <w:szCs w:val="19"/>
        </w:rPr>
        <w:t xml:space="preserve">rsities’ priorities are not focused on </w:t>
      </w:r>
      <w:r w:rsidRPr="003D1F31">
        <w:rPr>
          <w:rFonts w:ascii="Verdana" w:eastAsia="Times New Roman" w:hAnsi="Verdana" w:cs="Times New Roman"/>
          <w:sz w:val="19"/>
          <w:szCs w:val="19"/>
        </w:rPr>
        <w:t>social innovati</w:t>
      </w:r>
      <w:r w:rsidR="00624E5A" w:rsidRPr="003D1F31">
        <w:rPr>
          <w:rFonts w:ascii="Verdana" w:eastAsia="Times New Roman" w:hAnsi="Verdana" w:cs="Times New Roman"/>
          <w:sz w:val="19"/>
          <w:szCs w:val="19"/>
        </w:rPr>
        <w:t>on or social impact but rather o</w:t>
      </w:r>
      <w:r w:rsidRPr="003D1F31">
        <w:rPr>
          <w:rFonts w:ascii="Verdana" w:eastAsia="Times New Roman" w:hAnsi="Verdana" w:cs="Times New Roman"/>
          <w:sz w:val="19"/>
          <w:szCs w:val="19"/>
        </w:rPr>
        <w:t xml:space="preserve">n </w:t>
      </w:r>
      <w:r w:rsidR="00624E5A" w:rsidRPr="003D1F31">
        <w:rPr>
          <w:rFonts w:ascii="Verdana" w:eastAsia="Times New Roman" w:hAnsi="Verdana" w:cs="Times New Roman"/>
          <w:sz w:val="19"/>
          <w:szCs w:val="19"/>
        </w:rPr>
        <w:t xml:space="preserve">increasing </w:t>
      </w:r>
      <w:r w:rsidRPr="003D1F31">
        <w:rPr>
          <w:rFonts w:ascii="Verdana" w:eastAsia="Times New Roman" w:hAnsi="Verdana" w:cs="Times New Roman"/>
          <w:sz w:val="19"/>
          <w:szCs w:val="19"/>
        </w:rPr>
        <w:t xml:space="preserve">outreach, communication/dissemination, and popularity. </w:t>
      </w:r>
      <w:r w:rsidR="00624E5A"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chieving real </w:t>
      </w:r>
      <w:r w:rsidR="00624E5A" w:rsidRPr="003D1F31">
        <w:rPr>
          <w:rFonts w:ascii="Verdana" w:eastAsia="Times New Roman" w:hAnsi="Verdana" w:cs="Times New Roman"/>
          <w:sz w:val="19"/>
          <w:szCs w:val="19"/>
        </w:rPr>
        <w:t xml:space="preserve">outcomes </w:t>
      </w:r>
      <w:r w:rsidRPr="003D1F31">
        <w:rPr>
          <w:rFonts w:ascii="Verdana" w:eastAsia="Times New Roman" w:hAnsi="Verdana" w:cs="Times New Roman"/>
          <w:sz w:val="19"/>
          <w:szCs w:val="19"/>
        </w:rPr>
        <w:t xml:space="preserve">are not perceived as the foremost goals. If researchers want to implement their results to achieve social change, they are expected </w:t>
      </w:r>
      <w:r w:rsidRPr="003D1F31">
        <w:rPr>
          <w:rFonts w:ascii="Verdana" w:eastAsia="Times New Roman" w:hAnsi="Verdana" w:cs="Times New Roman"/>
          <w:sz w:val="19"/>
          <w:szCs w:val="19"/>
        </w:rPr>
        <w:lastRenderedPageBreak/>
        <w:t xml:space="preserve">to do that on top of their usual activities and not instead of those; this approach limits resources in terms of time and money. One way of refocusing these priorities and promoting applied and translational research is by teaching, in which students can be made aware of all the possible outlets and applications of </w:t>
      </w:r>
      <w:commentRangeStart w:id="133"/>
      <w:r w:rsidRPr="003D1F31">
        <w:rPr>
          <w:rFonts w:ascii="Verdana" w:eastAsia="Times New Roman" w:hAnsi="Verdana" w:cs="Times New Roman"/>
          <w:sz w:val="19"/>
          <w:szCs w:val="19"/>
        </w:rPr>
        <w:t>science</w:t>
      </w:r>
      <w:commentRangeEnd w:id="133"/>
      <w:r w:rsidR="00624E5A" w:rsidRPr="003D1F31">
        <w:rPr>
          <w:rStyle w:val="CommentReference"/>
          <w:rFonts w:ascii="Verdana" w:hAnsi="Verdana"/>
          <w:sz w:val="19"/>
          <w:szCs w:val="19"/>
        </w:rPr>
        <w:commentReference w:id="133"/>
      </w:r>
      <w:r w:rsidRPr="003D1F31">
        <w:rPr>
          <w:rFonts w:ascii="Verdana" w:eastAsia="Times New Roman" w:hAnsi="Verdana" w:cs="Times New Roman"/>
          <w:sz w:val="19"/>
          <w:szCs w:val="19"/>
        </w:rPr>
        <w:t xml:space="preserve">. </w:t>
      </w:r>
    </w:p>
    <w:p w14:paraId="2E8E5155" w14:textId="77777777" w:rsidR="002426EF" w:rsidRPr="003D1F31" w:rsidRDefault="002426EF">
      <w:pPr>
        <w:spacing w:line="276" w:lineRule="auto"/>
        <w:jc w:val="both"/>
        <w:rPr>
          <w:rFonts w:ascii="Verdana" w:eastAsia="Times New Roman" w:hAnsi="Verdana" w:cs="Times New Roman"/>
          <w:sz w:val="19"/>
          <w:szCs w:val="19"/>
        </w:rPr>
      </w:pPr>
    </w:p>
    <w:p w14:paraId="24D2F2F0" w14:textId="0EE384FC"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Avoid top-down approaches: </w:t>
      </w:r>
      <w:r w:rsidR="00624E5A" w:rsidRPr="003D1F31">
        <w:rPr>
          <w:rFonts w:ascii="Verdana" w:eastAsia="Times New Roman" w:hAnsi="Verdana" w:cs="Times New Roman"/>
          <w:sz w:val="19"/>
          <w:szCs w:val="19"/>
        </w:rPr>
        <w:t>Many interviewed PIs perceived t</w:t>
      </w:r>
      <w:r w:rsidRPr="003D1F31">
        <w:rPr>
          <w:rFonts w:ascii="Verdana" w:eastAsia="Times New Roman" w:hAnsi="Verdana" w:cs="Times New Roman"/>
          <w:sz w:val="19"/>
          <w:szCs w:val="19"/>
        </w:rPr>
        <w:t xml:space="preserve">op-down approaches, in which a research topic and approach are defined by a call or grant which requires a specific composition of the collaboration team, </w:t>
      </w:r>
      <w:r w:rsidR="00624E5A" w:rsidRPr="003D1F31">
        <w:rPr>
          <w:rFonts w:ascii="Verdana" w:eastAsia="Times New Roman" w:hAnsi="Verdana" w:cs="Times New Roman"/>
          <w:sz w:val="19"/>
          <w:szCs w:val="19"/>
        </w:rPr>
        <w:t xml:space="preserve">as artificial, even </w:t>
      </w:r>
      <w:r w:rsidRPr="003D1F31">
        <w:rPr>
          <w:rFonts w:ascii="Verdana" w:eastAsia="Times New Roman" w:hAnsi="Verdana" w:cs="Times New Roman"/>
          <w:sz w:val="19"/>
          <w:szCs w:val="19"/>
        </w:rPr>
        <w:t>hampering social innovation</w:t>
      </w:r>
      <w:r w:rsidR="00624E5A" w:rsidRPr="003D1F31">
        <w:rPr>
          <w:rFonts w:ascii="Verdana" w:eastAsia="Times New Roman" w:hAnsi="Verdana" w:cs="Times New Roman"/>
          <w:sz w:val="19"/>
          <w:szCs w:val="19"/>
        </w:rPr>
        <w:t xml:space="preserve"> at the end. They argued that </w:t>
      </w:r>
      <w:r w:rsidRPr="003D1F31">
        <w:rPr>
          <w:rFonts w:ascii="Verdana" w:eastAsia="Times New Roman" w:hAnsi="Verdana" w:cs="Times New Roman"/>
          <w:sz w:val="19"/>
          <w:szCs w:val="19"/>
        </w:rPr>
        <w:t xml:space="preserve">good science and productive collaborations </w:t>
      </w:r>
      <w:r w:rsidR="00624E5A" w:rsidRPr="003D1F31">
        <w:rPr>
          <w:rFonts w:ascii="Verdana" w:eastAsia="Times New Roman" w:hAnsi="Verdana" w:cs="Times New Roman"/>
          <w:sz w:val="19"/>
          <w:szCs w:val="19"/>
        </w:rPr>
        <w:t>would</w:t>
      </w:r>
      <w:r w:rsidRPr="003D1F31">
        <w:rPr>
          <w:rFonts w:ascii="Verdana" w:eastAsia="Times New Roman" w:hAnsi="Verdana" w:cs="Times New Roman"/>
          <w:sz w:val="19"/>
          <w:szCs w:val="19"/>
        </w:rPr>
        <w:t xml:space="preserve"> develop naturally if given time and space</w:t>
      </w:r>
      <w:r w:rsidR="00624E5A"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 xml:space="preserve">Similarly, </w:t>
      </w:r>
      <w:r w:rsidR="00624E5A"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top-down approach of defining standards or indicators </w:t>
      </w:r>
      <w:r w:rsidR="00624E5A" w:rsidRPr="003D1F31">
        <w:rPr>
          <w:rFonts w:ascii="Verdana" w:eastAsia="Times New Roman" w:hAnsi="Verdana" w:cs="Times New Roman"/>
          <w:sz w:val="19"/>
          <w:szCs w:val="19"/>
        </w:rPr>
        <w:t xml:space="preserve">to measure and evaluate </w:t>
      </w:r>
      <w:r w:rsidRPr="003D1F31">
        <w:rPr>
          <w:rFonts w:ascii="Verdana" w:eastAsia="Times New Roman" w:hAnsi="Verdana" w:cs="Times New Roman"/>
          <w:sz w:val="19"/>
          <w:szCs w:val="19"/>
        </w:rPr>
        <w:t xml:space="preserve">the impact of projects </w:t>
      </w:r>
      <w:r w:rsidR="00624E5A" w:rsidRPr="003D1F31">
        <w:rPr>
          <w:rFonts w:ascii="Verdana" w:eastAsia="Times New Roman" w:hAnsi="Verdana" w:cs="Times New Roman"/>
          <w:sz w:val="19"/>
          <w:szCs w:val="19"/>
        </w:rPr>
        <w:t>was</w:t>
      </w:r>
      <w:r w:rsidRPr="003D1F31">
        <w:rPr>
          <w:rFonts w:ascii="Verdana" w:eastAsia="Times New Roman" w:hAnsi="Verdana" w:cs="Times New Roman"/>
          <w:sz w:val="19"/>
          <w:szCs w:val="19"/>
        </w:rPr>
        <w:t xml:space="preserve"> considered restrictive, as social innovation is a multifaceted concept, and there are various different ways of being innovative. </w:t>
      </w:r>
    </w:p>
    <w:p w14:paraId="4BBEAF7D" w14:textId="77777777" w:rsidR="002426EF" w:rsidRPr="003D1F31" w:rsidRDefault="002426EF">
      <w:pPr>
        <w:spacing w:line="276" w:lineRule="auto"/>
        <w:jc w:val="both"/>
        <w:rPr>
          <w:rFonts w:ascii="Verdana" w:eastAsia="Times New Roman" w:hAnsi="Verdana" w:cs="Times New Roman"/>
          <w:b/>
          <w:bCs/>
          <w:sz w:val="19"/>
          <w:szCs w:val="19"/>
        </w:rPr>
      </w:pPr>
    </w:p>
    <w:p w14:paraId="6D5F2121" w14:textId="106A1E54" w:rsidR="002426EF" w:rsidRPr="003D1F31" w:rsidRDefault="00177A90">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Cs/>
          <w:sz w:val="19"/>
          <w:szCs w:val="19"/>
        </w:rPr>
        <w:t xml:space="preserve">The interviewed PIs further called for </w:t>
      </w:r>
      <w:r w:rsidRPr="003D1F31">
        <w:rPr>
          <w:rFonts w:ascii="Verdana" w:eastAsia="Times New Roman" w:hAnsi="Verdana" w:cs="Times New Roman"/>
          <w:b/>
          <w:bCs/>
          <w:sz w:val="19"/>
          <w:szCs w:val="19"/>
        </w:rPr>
        <w:t>more flexibility …</w:t>
      </w:r>
    </w:p>
    <w:p w14:paraId="7586DD34" w14:textId="34868362" w:rsidR="002426EF" w:rsidRPr="003D1F31" w:rsidRDefault="00177A90">
      <w:pPr>
        <w:pStyle w:val="ListParagraph"/>
        <w:numPr>
          <w:ilvl w:val="1"/>
          <w:numId w:val="5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…t</w:t>
      </w:r>
      <w:r w:rsidR="00D00E26" w:rsidRPr="003D1F31">
        <w:rPr>
          <w:rFonts w:ascii="Verdana" w:eastAsia="Times New Roman" w:hAnsi="Verdana" w:cs="Times New Roman"/>
          <w:b/>
          <w:bCs/>
          <w:sz w:val="19"/>
          <w:szCs w:val="19"/>
        </w:rPr>
        <w:t xml:space="preserve">o involve a broader spectrum of disciplines and different fields (e.g., also from the arts) and </w:t>
      </w:r>
      <w:r w:rsidRPr="003D1F31">
        <w:rPr>
          <w:rFonts w:ascii="Verdana" w:eastAsia="Times New Roman" w:hAnsi="Verdana" w:cs="Times New Roman"/>
          <w:b/>
          <w:bCs/>
          <w:sz w:val="19"/>
          <w:szCs w:val="19"/>
        </w:rPr>
        <w:t xml:space="preserve">to </w:t>
      </w:r>
      <w:r w:rsidR="00D00E26" w:rsidRPr="003D1F31">
        <w:rPr>
          <w:rFonts w:ascii="Verdana" w:eastAsia="Times New Roman" w:hAnsi="Verdana" w:cs="Times New Roman"/>
          <w:b/>
          <w:bCs/>
          <w:sz w:val="19"/>
          <w:szCs w:val="19"/>
        </w:rPr>
        <w:t xml:space="preserve">allow funding for projects with different </w:t>
      </w:r>
      <w:r w:rsidRPr="003D1F31">
        <w:rPr>
          <w:rFonts w:ascii="Verdana" w:eastAsia="Times New Roman" w:hAnsi="Verdana" w:cs="Times New Roman"/>
          <w:b/>
          <w:bCs/>
          <w:sz w:val="19"/>
          <w:szCs w:val="19"/>
        </w:rPr>
        <w:t>designs/rationales.</w:t>
      </w:r>
      <w:r w:rsidR="00D00E26" w:rsidRPr="003D1F31">
        <w:rPr>
          <w:rFonts w:ascii="Verdana" w:eastAsia="Times New Roman" w:hAnsi="Verdana" w:cs="Times New Roman"/>
          <w:sz w:val="19"/>
          <w:szCs w:val="19"/>
        </w:rPr>
        <w:t xml:space="preserve"> Transdisciplinary projects require flexibility to foster the involvement of non-</w:t>
      </w:r>
      <w:r w:rsidRPr="003D1F31">
        <w:rPr>
          <w:rFonts w:ascii="Verdana" w:eastAsia="Times New Roman" w:hAnsi="Verdana" w:cs="Times New Roman"/>
          <w:sz w:val="19"/>
          <w:szCs w:val="19"/>
        </w:rPr>
        <w:t>scientists. T</w:t>
      </w:r>
      <w:r w:rsidR="00D00E26" w:rsidRPr="003D1F31">
        <w:rPr>
          <w:rFonts w:ascii="Verdana" w:eastAsia="Times New Roman" w:hAnsi="Verdana" w:cs="Times New Roman"/>
          <w:sz w:val="19"/>
          <w:szCs w:val="19"/>
        </w:rPr>
        <w:t xml:space="preserve">his </w:t>
      </w:r>
      <w:r w:rsidRPr="003D1F31">
        <w:rPr>
          <w:rFonts w:ascii="Verdana" w:eastAsia="Times New Roman" w:hAnsi="Verdana" w:cs="Times New Roman"/>
          <w:sz w:val="19"/>
          <w:szCs w:val="19"/>
        </w:rPr>
        <w:t>requires</w:t>
      </w:r>
      <w:r w:rsidR="00D00E26" w:rsidRPr="003D1F31">
        <w:rPr>
          <w:rFonts w:ascii="Verdana" w:eastAsia="Times New Roman" w:hAnsi="Verdana" w:cs="Times New Roman"/>
          <w:sz w:val="19"/>
          <w:szCs w:val="19"/>
        </w:rPr>
        <w:t xml:space="preserve">, on the one hand, </w:t>
      </w:r>
      <w:r w:rsidRPr="003D1F31">
        <w:rPr>
          <w:rFonts w:ascii="Verdana" w:eastAsia="Times New Roman" w:hAnsi="Verdana" w:cs="Times New Roman"/>
          <w:sz w:val="19"/>
          <w:szCs w:val="19"/>
        </w:rPr>
        <w:t>creation of</w:t>
      </w:r>
      <w:r w:rsidR="00D00E26" w:rsidRPr="003D1F31">
        <w:rPr>
          <w:rFonts w:ascii="Verdana" w:eastAsia="Times New Roman" w:hAnsi="Verdana" w:cs="Times New Roman"/>
          <w:sz w:val="19"/>
          <w:szCs w:val="19"/>
        </w:rPr>
        <w:t xml:space="preserve"> space</w:t>
      </w:r>
      <w:r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 xml:space="preserve"> for non-scientists to approach </w:t>
      </w:r>
      <w:r w:rsidRPr="003D1F31">
        <w:rPr>
          <w:rFonts w:ascii="Verdana" w:eastAsia="Times New Roman" w:hAnsi="Verdana" w:cs="Times New Roman"/>
          <w:sz w:val="19"/>
          <w:szCs w:val="19"/>
        </w:rPr>
        <w:t>a</w:t>
      </w:r>
      <w:r w:rsidR="00D00E26" w:rsidRPr="003D1F31">
        <w:rPr>
          <w:rFonts w:ascii="Verdana" w:eastAsia="Times New Roman" w:hAnsi="Verdana" w:cs="Times New Roman"/>
          <w:sz w:val="19"/>
          <w:szCs w:val="19"/>
        </w:rPr>
        <w:t xml:space="preserve"> research project in their own way without forcing the academic definition of what research is, and on the other hand, to give space for different approaches and rationales in the research design. This increased flexibility could be achieved if the evaluation criteria are designed in a more adaptable way.</w:t>
      </w:r>
    </w:p>
    <w:p w14:paraId="51E11B96" w14:textId="77777777" w:rsidR="002426EF" w:rsidRPr="003D1F31" w:rsidRDefault="002426EF">
      <w:pPr>
        <w:spacing w:line="276" w:lineRule="auto"/>
        <w:ind w:left="720"/>
        <w:jc w:val="both"/>
        <w:rPr>
          <w:rFonts w:ascii="Verdana" w:eastAsia="Times New Roman" w:hAnsi="Verdana" w:cs="Times New Roman"/>
          <w:sz w:val="19"/>
          <w:szCs w:val="19"/>
        </w:rPr>
      </w:pPr>
    </w:p>
    <w:p w14:paraId="43EC2188" w14:textId="651CD7B7" w:rsidR="002426EF" w:rsidRPr="003D1F31" w:rsidRDefault="00177A90">
      <w:pPr>
        <w:pStyle w:val="ListParagraph"/>
        <w:numPr>
          <w:ilvl w:val="1"/>
          <w:numId w:val="5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t</w:t>
      </w:r>
      <w:r w:rsidR="00D00E26" w:rsidRPr="003D1F31">
        <w:rPr>
          <w:rFonts w:ascii="Verdana" w:eastAsia="Times New Roman" w:hAnsi="Verdana" w:cs="Times New Roman"/>
          <w:b/>
          <w:bCs/>
          <w:sz w:val="19"/>
          <w:szCs w:val="19"/>
        </w:rPr>
        <w:t>o accustom different research fields, traditions and methodologies</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One </w:t>
      </w:r>
      <w:r w:rsidRPr="003D1F31">
        <w:rPr>
          <w:rFonts w:ascii="Verdana" w:eastAsia="Times New Roman" w:hAnsi="Verdana" w:cs="Times New Roman"/>
          <w:sz w:val="19"/>
          <w:szCs w:val="19"/>
        </w:rPr>
        <w:t>aspect</w:t>
      </w:r>
      <w:r w:rsidR="00D00E26" w:rsidRPr="003D1F31">
        <w:rPr>
          <w:rFonts w:ascii="Verdana" w:eastAsia="Times New Roman" w:hAnsi="Verdana" w:cs="Times New Roman"/>
          <w:sz w:val="19"/>
          <w:szCs w:val="19"/>
        </w:rPr>
        <w:t xml:space="preserve"> of lacking flexibility is that researchers tend to adapt their proposal</w:t>
      </w:r>
      <w:r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 xml:space="preserve"> not to what they think is innovative, relevant and reasonable</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but to what they think the reviewers will understand and approve </w:t>
      </w:r>
      <w:r w:rsidRPr="003D1F31">
        <w:rPr>
          <w:rFonts w:ascii="Verdana" w:eastAsia="Times New Roman" w:hAnsi="Verdana" w:cs="Times New Roman"/>
          <w:sz w:val="19"/>
          <w:szCs w:val="19"/>
        </w:rPr>
        <w:t>based on</w:t>
      </w:r>
      <w:r w:rsidR="00D00E2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non-</w:t>
      </w:r>
      <w:r w:rsidR="00D00E26" w:rsidRPr="003D1F31">
        <w:rPr>
          <w:rFonts w:ascii="Verdana" w:eastAsia="Times New Roman" w:hAnsi="Verdana" w:cs="Times New Roman"/>
          <w:sz w:val="19"/>
          <w:szCs w:val="19"/>
        </w:rPr>
        <w:t>disrupt</w:t>
      </w:r>
      <w:r w:rsidRPr="003D1F31">
        <w:rPr>
          <w:rFonts w:ascii="Verdana" w:eastAsia="Times New Roman" w:hAnsi="Verdana" w:cs="Times New Roman"/>
          <w:sz w:val="19"/>
          <w:szCs w:val="19"/>
        </w:rPr>
        <w:t>ed</w:t>
      </w:r>
      <w:r w:rsidR="00D00E26" w:rsidRPr="003D1F31">
        <w:rPr>
          <w:rFonts w:ascii="Verdana" w:eastAsia="Times New Roman" w:hAnsi="Verdana" w:cs="Times New Roman"/>
          <w:sz w:val="19"/>
          <w:szCs w:val="19"/>
        </w:rPr>
        <w:t xml:space="preserve"> pre-defin</w:t>
      </w:r>
      <w:r w:rsidRPr="003D1F31">
        <w:rPr>
          <w:rFonts w:ascii="Verdana" w:eastAsia="Times New Roman" w:hAnsi="Verdana" w:cs="Times New Roman"/>
          <w:sz w:val="19"/>
          <w:szCs w:val="19"/>
        </w:rPr>
        <w:t>ed review categories</w:t>
      </w:r>
      <w:r w:rsidR="00D00E26" w:rsidRPr="003D1F31">
        <w:rPr>
          <w:rFonts w:ascii="Verdana" w:eastAsia="Times New Roman" w:hAnsi="Verdana" w:cs="Times New Roman"/>
          <w:sz w:val="19"/>
          <w:szCs w:val="19"/>
        </w:rPr>
        <w:t xml:space="preserve">. But it is also acknowledged that the review of a transdisciplinary and interdisciplinary project proposal is not trivial, as it requires very broad knowledge and far-fetching understanding of different fields and applied contexts. </w:t>
      </w:r>
    </w:p>
    <w:p w14:paraId="2F231E3D" w14:textId="00624955" w:rsidR="002426EF" w:rsidRPr="003D1F31" w:rsidRDefault="00D00E26" w:rsidP="00177A90">
      <w:pPr>
        <w:spacing w:line="276" w:lineRule="auto"/>
        <w:ind w:left="1416"/>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addition, not all research fields fit into a straightforward planning scheme. Many directions in </w:t>
      </w:r>
      <w:r w:rsidR="00177A90" w:rsidRPr="003D1F31">
        <w:rPr>
          <w:rFonts w:ascii="Verdana" w:eastAsia="Times New Roman" w:hAnsi="Verdana" w:cs="Times New Roman"/>
          <w:sz w:val="19"/>
          <w:szCs w:val="19"/>
        </w:rPr>
        <w:t>fieldwork</w:t>
      </w:r>
      <w:r w:rsidRPr="003D1F31">
        <w:rPr>
          <w:rFonts w:ascii="Verdana" w:eastAsia="Times New Roman" w:hAnsi="Verdana" w:cs="Times New Roman"/>
          <w:sz w:val="19"/>
          <w:szCs w:val="19"/>
        </w:rPr>
        <w:t xml:space="preserve"> and exploratory studies only develop after first investigations and research steps, and thus cannot be </w:t>
      </w:r>
      <w:r w:rsidR="00177A90" w:rsidRPr="003D1F31">
        <w:rPr>
          <w:rFonts w:ascii="Verdana" w:eastAsia="Times New Roman" w:hAnsi="Verdana" w:cs="Times New Roman"/>
          <w:sz w:val="19"/>
          <w:szCs w:val="19"/>
        </w:rPr>
        <w:t>planned</w:t>
      </w:r>
      <w:r w:rsidRPr="003D1F31">
        <w:rPr>
          <w:rFonts w:ascii="Verdana" w:eastAsia="Times New Roman" w:hAnsi="Verdana" w:cs="Times New Roman"/>
          <w:sz w:val="19"/>
          <w:szCs w:val="19"/>
        </w:rPr>
        <w:t xml:space="preserve"> because they might change depending on new insights. Some researchers expre</w:t>
      </w:r>
      <w:r w:rsidR="00177A90" w:rsidRPr="003D1F31">
        <w:rPr>
          <w:rFonts w:ascii="Verdana" w:eastAsia="Times New Roman" w:hAnsi="Verdana" w:cs="Times New Roman"/>
          <w:sz w:val="19"/>
          <w:szCs w:val="19"/>
        </w:rPr>
        <w:t>ssed the concern that currently</w:t>
      </w:r>
      <w:r w:rsidRPr="003D1F31">
        <w:rPr>
          <w:rFonts w:ascii="Verdana" w:eastAsia="Times New Roman" w:hAnsi="Verdana" w:cs="Times New Roman"/>
          <w:sz w:val="19"/>
          <w:szCs w:val="19"/>
        </w:rPr>
        <w:t xml:space="preserve"> the methodologies and research traditions predominantly common in the natural sciences are forced onto </w:t>
      </w:r>
      <w:r w:rsidR="00177A90" w:rsidRPr="003D1F31">
        <w:rPr>
          <w:rFonts w:ascii="Verdana" w:eastAsia="Times New Roman" w:hAnsi="Verdana" w:cs="Times New Roman"/>
          <w:sz w:val="19"/>
          <w:szCs w:val="19"/>
        </w:rPr>
        <w:t>research from the field of SSH</w:t>
      </w:r>
      <w:r w:rsidRPr="003D1F31">
        <w:rPr>
          <w:rFonts w:ascii="Verdana" w:eastAsia="Times New Roman" w:hAnsi="Verdana" w:cs="Times New Roman"/>
          <w:sz w:val="19"/>
          <w:szCs w:val="19"/>
        </w:rPr>
        <w:t xml:space="preserve">, which restricts their research and their approaches. </w:t>
      </w:r>
      <w:r w:rsidR="00177A90" w:rsidRPr="003D1F31">
        <w:rPr>
          <w:rFonts w:ascii="Verdana" w:eastAsia="Times New Roman" w:hAnsi="Verdana" w:cs="Times New Roman"/>
          <w:sz w:val="19"/>
          <w:szCs w:val="19"/>
        </w:rPr>
        <w:t>Some of the PIs argued that</w:t>
      </w:r>
      <w:r w:rsidRPr="003D1F31">
        <w:rPr>
          <w:rFonts w:ascii="Verdana" w:eastAsia="Times New Roman" w:hAnsi="Verdana" w:cs="Times New Roman"/>
          <w:sz w:val="19"/>
          <w:szCs w:val="19"/>
        </w:rPr>
        <w:t xml:space="preserve"> terms like “method” or “methodology” are </w:t>
      </w:r>
      <w:r w:rsidR="00177A90" w:rsidRPr="003D1F31">
        <w:rPr>
          <w:rFonts w:ascii="Verdana" w:eastAsia="Times New Roman" w:hAnsi="Verdana" w:cs="Times New Roman"/>
          <w:sz w:val="19"/>
          <w:szCs w:val="19"/>
        </w:rPr>
        <w:t xml:space="preserve">sometimes </w:t>
      </w:r>
      <w:r w:rsidRPr="003D1F31">
        <w:rPr>
          <w:rFonts w:ascii="Verdana" w:eastAsia="Times New Roman" w:hAnsi="Verdana" w:cs="Times New Roman"/>
          <w:sz w:val="19"/>
          <w:szCs w:val="19"/>
        </w:rPr>
        <w:t xml:space="preserve">seen as critical in the humanities, and research methods like experiments are </w:t>
      </w:r>
      <w:r w:rsidR="00177A90" w:rsidRPr="003D1F31">
        <w:rPr>
          <w:rFonts w:ascii="Verdana" w:eastAsia="Times New Roman" w:hAnsi="Verdana" w:cs="Times New Roman"/>
          <w:sz w:val="19"/>
          <w:szCs w:val="19"/>
        </w:rPr>
        <w:t xml:space="preserve">often </w:t>
      </w:r>
      <w:r w:rsidRPr="003D1F31">
        <w:rPr>
          <w:rFonts w:ascii="Verdana" w:eastAsia="Times New Roman" w:hAnsi="Verdana" w:cs="Times New Roman"/>
          <w:sz w:val="19"/>
          <w:szCs w:val="19"/>
        </w:rPr>
        <w:t xml:space="preserve">irrelevant for a humanities researcher. </w:t>
      </w:r>
      <w:r w:rsidR="00177A90" w:rsidRPr="003D1F31">
        <w:rPr>
          <w:rFonts w:ascii="Verdana" w:eastAsia="Times New Roman" w:hAnsi="Verdana" w:cs="Times New Roman"/>
          <w:sz w:val="19"/>
          <w:szCs w:val="19"/>
        </w:rPr>
        <w:t>They</w:t>
      </w:r>
      <w:r w:rsidRPr="003D1F31">
        <w:rPr>
          <w:rFonts w:ascii="Verdana" w:eastAsia="Times New Roman" w:hAnsi="Verdana" w:cs="Times New Roman"/>
          <w:sz w:val="19"/>
          <w:szCs w:val="19"/>
        </w:rPr>
        <w:t xml:space="preserve"> feel that their proposals and projects are evaluated based on criteria that do not apply to their fields and that their projects need to adapt to standards that </w:t>
      </w:r>
      <w:r w:rsidR="00177A90" w:rsidRPr="003D1F31">
        <w:rPr>
          <w:rFonts w:ascii="Verdana" w:eastAsia="Times New Roman" w:hAnsi="Verdana" w:cs="Times New Roman"/>
          <w:sz w:val="19"/>
          <w:szCs w:val="19"/>
        </w:rPr>
        <w:t>do not fit</w:t>
      </w:r>
      <w:r w:rsidRPr="003D1F31">
        <w:rPr>
          <w:rFonts w:ascii="Verdana" w:eastAsia="Times New Roman" w:hAnsi="Verdana" w:cs="Times New Roman"/>
          <w:sz w:val="19"/>
          <w:szCs w:val="19"/>
        </w:rPr>
        <w:t xml:space="preserve"> their </w:t>
      </w:r>
      <w:r w:rsidR="00177A90" w:rsidRPr="003D1F31">
        <w:rPr>
          <w:rFonts w:ascii="Verdana" w:eastAsia="Times New Roman" w:hAnsi="Verdana" w:cs="Times New Roman"/>
          <w:sz w:val="19"/>
          <w:szCs w:val="19"/>
        </w:rPr>
        <w:t xml:space="preserve">specific </w:t>
      </w:r>
      <w:r w:rsidRPr="003D1F31">
        <w:rPr>
          <w:rFonts w:ascii="Verdana" w:eastAsia="Times New Roman" w:hAnsi="Verdana" w:cs="Times New Roman"/>
          <w:sz w:val="19"/>
          <w:szCs w:val="19"/>
        </w:rPr>
        <w:t>research. Accordingly, project funding schemes should adapt their evaluation criteria</w:t>
      </w:r>
      <w:r w:rsidR="00177A90" w:rsidRPr="003D1F31">
        <w:rPr>
          <w:rFonts w:ascii="Verdana" w:eastAsia="Times New Roman" w:hAnsi="Verdana" w:cs="Times New Roman"/>
          <w:sz w:val="19"/>
          <w:szCs w:val="19"/>
        </w:rPr>
        <w:t>.</w:t>
      </w:r>
    </w:p>
    <w:p w14:paraId="0460293E" w14:textId="3B2794B0" w:rsidR="002426EF" w:rsidRPr="003D1F31" w:rsidRDefault="00177A90" w:rsidP="006C3BDD">
      <w:pPr>
        <w:pStyle w:val="ListParagraph"/>
        <w:numPr>
          <w:ilvl w:val="1"/>
          <w:numId w:val="5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t</w:t>
      </w:r>
      <w:r w:rsidR="00D00E26" w:rsidRPr="003D1F31">
        <w:rPr>
          <w:rFonts w:ascii="Verdana" w:eastAsia="Times New Roman" w:hAnsi="Verdana" w:cs="Times New Roman"/>
          <w:b/>
          <w:bCs/>
          <w:sz w:val="19"/>
          <w:szCs w:val="19"/>
        </w:rPr>
        <w:t>o allow for goals other than publication productivity and to widen the evaluation of what a good project</w:t>
      </w:r>
      <w:r w:rsidRPr="003D1F31">
        <w:rPr>
          <w:rFonts w:ascii="Verdana" w:eastAsia="Times New Roman" w:hAnsi="Verdana" w:cs="Times New Roman"/>
          <w:b/>
          <w:bCs/>
          <w:sz w:val="19"/>
          <w:szCs w:val="19"/>
        </w:rPr>
        <w:t xml:space="preserve"> is and what research should be.</w:t>
      </w:r>
      <w:r w:rsidR="00D00E26"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lastRenderedPageBreak/>
        <w:t>The system of r</w:t>
      </w:r>
      <w:r w:rsidR="00D00E26" w:rsidRPr="003D1F31">
        <w:rPr>
          <w:rFonts w:ascii="Verdana" w:eastAsia="Times New Roman" w:hAnsi="Verdana" w:cs="Times New Roman"/>
          <w:sz w:val="19"/>
          <w:szCs w:val="19"/>
        </w:rPr>
        <w:t xml:space="preserve">esearch </w:t>
      </w:r>
      <w:r w:rsidRPr="003D1F31">
        <w:rPr>
          <w:rFonts w:ascii="Verdana" w:eastAsia="Times New Roman" w:hAnsi="Verdana" w:cs="Times New Roman"/>
          <w:sz w:val="19"/>
          <w:szCs w:val="19"/>
        </w:rPr>
        <w:t>in general</w:t>
      </w:r>
      <w:r w:rsidR="00D00E26" w:rsidRPr="003D1F31">
        <w:rPr>
          <w:rFonts w:ascii="Verdana" w:eastAsia="Times New Roman" w:hAnsi="Verdana" w:cs="Times New Roman"/>
          <w:sz w:val="19"/>
          <w:szCs w:val="19"/>
        </w:rPr>
        <w:t>, but also funding agencies like the SN</w:t>
      </w:r>
      <w:r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F heavily incentivise publishing in scientific journals as the main outcome</w:t>
      </w:r>
      <w:r w:rsidRPr="003D1F31">
        <w:rPr>
          <w:rFonts w:ascii="Verdana" w:eastAsia="Times New Roman" w:hAnsi="Verdana" w:cs="Times New Roman"/>
          <w:sz w:val="19"/>
          <w:szCs w:val="19"/>
        </w:rPr>
        <w:t xml:space="preserve"> of a project</w:t>
      </w:r>
      <w:r w:rsidR="00D00E2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However, translation or even i</w:t>
      </w:r>
      <w:r w:rsidR="00D00E26" w:rsidRPr="003D1F31">
        <w:rPr>
          <w:rFonts w:ascii="Verdana" w:eastAsia="Times New Roman" w:hAnsi="Verdana" w:cs="Times New Roman"/>
          <w:sz w:val="19"/>
          <w:szCs w:val="19"/>
        </w:rPr>
        <w:t xml:space="preserve">mplementation </w:t>
      </w:r>
      <w:r w:rsidRPr="003D1F31">
        <w:rPr>
          <w:rFonts w:ascii="Verdana" w:eastAsia="Times New Roman" w:hAnsi="Verdana" w:cs="Times New Roman"/>
          <w:sz w:val="19"/>
          <w:szCs w:val="19"/>
        </w:rPr>
        <w:t>of project results in practice fields</w:t>
      </w:r>
      <w:r w:rsidR="00D00E26" w:rsidRPr="003D1F31">
        <w:rPr>
          <w:rFonts w:ascii="Verdana" w:eastAsia="Times New Roman" w:hAnsi="Verdana" w:cs="Times New Roman"/>
          <w:sz w:val="19"/>
          <w:szCs w:val="19"/>
        </w:rPr>
        <w:t xml:space="preserve"> is not considered for publication by scientific journals and thus does not provide value for researchers’ careers and evaluations.</w:t>
      </w:r>
      <w:r w:rsidR="006C3BDD" w:rsidRPr="003D1F31">
        <w:rPr>
          <w:rFonts w:ascii="Verdana" w:eastAsia="Times New Roman" w:hAnsi="Verdana" w:cs="Times New Roman"/>
          <w:sz w:val="19"/>
          <w:szCs w:val="19"/>
        </w:rPr>
        <w:t xml:space="preserve"> </w:t>
      </w:r>
      <w:r w:rsidR="00D00E26" w:rsidRPr="003D1F31">
        <w:rPr>
          <w:rFonts w:ascii="Verdana" w:eastAsia="Times New Roman" w:hAnsi="Verdana" w:cs="Times New Roman"/>
          <w:sz w:val="19"/>
          <w:szCs w:val="19"/>
        </w:rPr>
        <w:t xml:space="preserve">Flexibility for different research designs and the involvement of different academic and non-academic actors could also be fostered if different outcomes would be encouraged. </w:t>
      </w:r>
    </w:p>
    <w:p w14:paraId="781AD103"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because the criteria for good science are: did you get money, did you hire people - it is the same as if you were managing a hotel or a company. […] but definitely, that is really not something I am proud of - I was stuck in this network of constraints and you just try to survive.” Interviewee 14</w:t>
      </w:r>
    </w:p>
    <w:p w14:paraId="37D167B6" w14:textId="77777777" w:rsidR="002426EF" w:rsidRPr="003D1F31" w:rsidRDefault="002426EF">
      <w:pPr>
        <w:spacing w:line="276" w:lineRule="auto"/>
        <w:jc w:val="both"/>
        <w:rPr>
          <w:rFonts w:ascii="Verdana" w:eastAsia="Times New Roman" w:hAnsi="Verdana" w:cs="Times New Roman"/>
          <w:sz w:val="19"/>
          <w:szCs w:val="19"/>
        </w:rPr>
      </w:pPr>
    </w:p>
    <w:p w14:paraId="77848243" w14:textId="575A8431" w:rsidR="002426EF" w:rsidRPr="003D1F31" w:rsidRDefault="006C3BDD">
      <w:pPr>
        <w:pStyle w:val="ListParagraph"/>
        <w:numPr>
          <w:ilvl w:val="1"/>
          <w:numId w:val="5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t</w:t>
      </w:r>
      <w:r w:rsidR="00D00E26" w:rsidRPr="003D1F31">
        <w:rPr>
          <w:rFonts w:ascii="Verdana" w:eastAsia="Times New Roman" w:hAnsi="Verdana" w:cs="Times New Roman"/>
          <w:b/>
          <w:bCs/>
          <w:sz w:val="19"/>
          <w:szCs w:val="19"/>
        </w:rPr>
        <w:t>o change directions during the project if new ideas for resear</w:t>
      </w:r>
      <w:r w:rsidRPr="003D1F31">
        <w:rPr>
          <w:rFonts w:ascii="Verdana" w:eastAsia="Times New Roman" w:hAnsi="Verdana" w:cs="Times New Roman"/>
          <w:b/>
          <w:bCs/>
          <w:sz w:val="19"/>
          <w:szCs w:val="19"/>
        </w:rPr>
        <w:t>ch strategies or insights arise.</w:t>
      </w:r>
      <w:r w:rsidR="00D00E26" w:rsidRPr="003D1F31">
        <w:rPr>
          <w:rFonts w:ascii="Verdana" w:eastAsia="Times New Roman" w:hAnsi="Verdana" w:cs="Times New Roman"/>
          <w:b/>
          <w:bCs/>
          <w:sz w:val="19"/>
          <w:szCs w:val="19"/>
        </w:rPr>
        <w:t xml:space="preserve"> </w:t>
      </w:r>
    </w:p>
    <w:p w14:paraId="318639AE" w14:textId="77777777" w:rsidR="002426EF" w:rsidRPr="003D1F31" w:rsidRDefault="002426EF">
      <w:pPr>
        <w:spacing w:line="276" w:lineRule="auto"/>
        <w:ind w:left="720"/>
        <w:jc w:val="both"/>
        <w:rPr>
          <w:rFonts w:ascii="Verdana" w:eastAsia="Times New Roman" w:hAnsi="Verdana" w:cs="Times New Roman"/>
          <w:sz w:val="19"/>
          <w:szCs w:val="19"/>
        </w:rPr>
      </w:pPr>
    </w:p>
    <w:p w14:paraId="055F8D13" w14:textId="32A556F7" w:rsidR="002426EF" w:rsidRPr="003D1F31" w:rsidRDefault="00D00E26">
      <w:pPr>
        <w:pStyle w:val="ListParagraph"/>
        <w:numPr>
          <w:ilvl w:val="0"/>
          <w:numId w:val="56"/>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Support for administration and flexibility regarding bureaucracy</w:t>
      </w:r>
      <w:r w:rsidRPr="003D1F31">
        <w:rPr>
          <w:rFonts w:ascii="Verdana" w:eastAsia="Times New Roman" w:hAnsi="Verdana" w:cs="Times New Roman"/>
          <w:sz w:val="19"/>
          <w:szCs w:val="19"/>
        </w:rPr>
        <w:t xml:space="preserve">: The administrative part of project planning and implementation can pose a challenge during the project, which </w:t>
      </w:r>
      <w:r w:rsidR="006C3BDD" w:rsidRPr="003D1F31">
        <w:rPr>
          <w:rFonts w:ascii="Verdana" w:eastAsia="Times New Roman" w:hAnsi="Verdana" w:cs="Times New Roman"/>
          <w:sz w:val="19"/>
          <w:szCs w:val="19"/>
        </w:rPr>
        <w:t>– according to some interviewed PIs, sometimes hamper the extent of potential exploitations</w:t>
      </w:r>
      <w:r w:rsidRPr="003D1F31">
        <w:rPr>
          <w:rFonts w:ascii="Verdana" w:eastAsia="Times New Roman" w:hAnsi="Verdana" w:cs="Times New Roman"/>
          <w:sz w:val="19"/>
          <w:szCs w:val="19"/>
        </w:rPr>
        <w:t xml:space="preserve">. </w:t>
      </w:r>
      <w:r w:rsidR="006C3BDD"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wish for more flexibility and support in the administrative process, which can be difficult, in particular in clinical research projects or other projects researching living subjects where specific ethics protocols need to be fulfilled. The administration is increasi</w:t>
      </w:r>
      <w:r w:rsidR="006C3BDD" w:rsidRPr="003D1F31">
        <w:rPr>
          <w:rFonts w:ascii="Verdana" w:eastAsia="Times New Roman" w:hAnsi="Verdana" w:cs="Times New Roman"/>
          <w:sz w:val="19"/>
          <w:szCs w:val="19"/>
        </w:rPr>
        <w:t>ngly perceived to be overburdening</w:t>
      </w:r>
      <w:r w:rsidRPr="003D1F31">
        <w:rPr>
          <w:rFonts w:ascii="Verdana" w:eastAsia="Times New Roman" w:hAnsi="Verdana" w:cs="Times New Roman"/>
          <w:sz w:val="19"/>
          <w:szCs w:val="19"/>
        </w:rPr>
        <w:t xml:space="preserve"> and diminishing the freedom and flexibility of researchers. The SNFS and other funding agencies could provide a service to support scientists in handling administrative aspects of project proposals and project implementation. Also, flexibility in financing and funding could encompass extra time and money for individual cases.</w:t>
      </w:r>
    </w:p>
    <w:p w14:paraId="3DB3C29B" w14:textId="77777777" w:rsidR="002426EF" w:rsidRPr="003D1F31" w:rsidRDefault="002426EF">
      <w:pPr>
        <w:spacing w:line="276" w:lineRule="auto"/>
        <w:jc w:val="both"/>
        <w:rPr>
          <w:rFonts w:ascii="Verdana" w:eastAsia="Times New Roman" w:hAnsi="Verdana" w:cs="Times New Roman"/>
          <w:sz w:val="19"/>
          <w:szCs w:val="19"/>
        </w:rPr>
      </w:pPr>
    </w:p>
    <w:p w14:paraId="343D90B2" w14:textId="2294FFB0" w:rsidR="002426EF" w:rsidRPr="003D1F31" w:rsidRDefault="00D00E26">
      <w:pPr>
        <w:pStyle w:val="ListParagraph"/>
        <w:numPr>
          <w:ilvl w:val="0"/>
          <w:numId w:val="56"/>
        </w:numPr>
        <w:spacing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Enabling and encouraging project follow-up and prolongation: </w:t>
      </w:r>
      <w:r w:rsidRPr="003D1F31">
        <w:rPr>
          <w:rFonts w:ascii="Verdana" w:eastAsia="Times New Roman" w:hAnsi="Verdana" w:cs="Times New Roman"/>
          <w:sz w:val="19"/>
          <w:szCs w:val="19"/>
        </w:rPr>
        <w:t xml:space="preserve">As discussed in the previous chapter, the three-to-four-year framework of project work can hamper </w:t>
      </w:r>
      <w:r w:rsidR="006C3BDD" w:rsidRPr="003D1F31">
        <w:rPr>
          <w:rFonts w:ascii="Verdana" w:eastAsia="Times New Roman" w:hAnsi="Verdana" w:cs="Times New Roman"/>
          <w:sz w:val="19"/>
          <w:szCs w:val="19"/>
        </w:rPr>
        <w:t>a project’s contribution to (</w:t>
      </w:r>
      <w:r w:rsidRPr="003D1F31">
        <w:rPr>
          <w:rFonts w:ascii="Verdana" w:eastAsia="Times New Roman" w:hAnsi="Verdana" w:cs="Times New Roman"/>
          <w:sz w:val="19"/>
          <w:szCs w:val="19"/>
        </w:rPr>
        <w:t>social</w:t>
      </w:r>
      <w:r w:rsidR="006C3BDD"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innovation, as it </w:t>
      </w:r>
      <w:r w:rsidR="006C3BDD" w:rsidRPr="003D1F31">
        <w:rPr>
          <w:rFonts w:ascii="Verdana" w:eastAsia="Times New Roman" w:hAnsi="Verdana" w:cs="Times New Roman"/>
          <w:sz w:val="19"/>
          <w:szCs w:val="19"/>
        </w:rPr>
        <w:t>restricts</w:t>
      </w:r>
      <w:r w:rsidRPr="003D1F31">
        <w:rPr>
          <w:rFonts w:ascii="Verdana" w:eastAsia="Times New Roman" w:hAnsi="Verdana" w:cs="Times New Roman"/>
          <w:sz w:val="19"/>
          <w:szCs w:val="19"/>
        </w:rPr>
        <w:t xml:space="preserve"> time </w:t>
      </w:r>
      <w:r w:rsidR="006C3BDD" w:rsidRPr="003D1F31">
        <w:rPr>
          <w:rFonts w:ascii="Verdana" w:eastAsia="Times New Roman" w:hAnsi="Verdana" w:cs="Times New Roman"/>
          <w:sz w:val="19"/>
          <w:szCs w:val="19"/>
        </w:rPr>
        <w:t>for dissemination</w:t>
      </w:r>
      <w:r w:rsidRPr="003D1F31">
        <w:rPr>
          <w:rFonts w:ascii="Verdana" w:eastAsia="Times New Roman" w:hAnsi="Verdana" w:cs="Times New Roman"/>
          <w:sz w:val="19"/>
          <w:szCs w:val="19"/>
        </w:rPr>
        <w:t xml:space="preserve">, </w:t>
      </w:r>
      <w:r w:rsidR="006C3BDD" w:rsidRPr="003D1F31">
        <w:rPr>
          <w:rFonts w:ascii="Verdana" w:eastAsia="Times New Roman" w:hAnsi="Verdana" w:cs="Times New Roman"/>
          <w:sz w:val="19"/>
          <w:szCs w:val="19"/>
        </w:rPr>
        <w:t xml:space="preserve">for </w:t>
      </w:r>
      <w:r w:rsidRPr="003D1F31">
        <w:rPr>
          <w:rFonts w:ascii="Verdana" w:eastAsia="Times New Roman" w:hAnsi="Verdana" w:cs="Times New Roman"/>
          <w:sz w:val="19"/>
          <w:szCs w:val="19"/>
        </w:rPr>
        <w:t xml:space="preserve">follow up with practice partners, and </w:t>
      </w:r>
      <w:r w:rsidR="006C3BDD" w:rsidRPr="003D1F31">
        <w:rPr>
          <w:rFonts w:ascii="Verdana" w:eastAsia="Times New Roman" w:hAnsi="Verdana" w:cs="Times New Roman"/>
          <w:sz w:val="19"/>
          <w:szCs w:val="19"/>
        </w:rPr>
        <w:t>investigation of</w:t>
      </w:r>
      <w:r w:rsidRPr="003D1F31">
        <w:rPr>
          <w:rFonts w:ascii="Verdana" w:eastAsia="Times New Roman" w:hAnsi="Verdana" w:cs="Times New Roman"/>
          <w:sz w:val="19"/>
          <w:szCs w:val="19"/>
        </w:rPr>
        <w:t xml:space="preserve"> new questions or ideas that developed during the project. </w:t>
      </w:r>
      <w:r w:rsidR="006C3BDD" w:rsidRPr="003D1F31">
        <w:rPr>
          <w:rFonts w:ascii="Verdana" w:eastAsia="Times New Roman" w:hAnsi="Verdana" w:cs="Times New Roman"/>
          <w:sz w:val="19"/>
          <w:szCs w:val="19"/>
        </w:rPr>
        <w:t xml:space="preserve">Some PIs emphasised </w:t>
      </w:r>
      <w:r w:rsidRPr="003D1F31">
        <w:rPr>
          <w:rFonts w:ascii="Verdana" w:eastAsia="Times New Roman" w:hAnsi="Verdana" w:cs="Times New Roman"/>
          <w:sz w:val="19"/>
          <w:szCs w:val="19"/>
        </w:rPr>
        <w:t xml:space="preserve">an issue regarding the way </w:t>
      </w:r>
      <w:r w:rsidR="006C3BDD" w:rsidRPr="003D1F31">
        <w:rPr>
          <w:rFonts w:ascii="Verdana" w:eastAsia="Times New Roman" w:hAnsi="Verdana" w:cs="Times New Roman"/>
          <w:sz w:val="19"/>
          <w:szCs w:val="19"/>
        </w:rPr>
        <w:t xml:space="preserve">of how </w:t>
      </w:r>
      <w:r w:rsidRPr="003D1F31">
        <w:rPr>
          <w:rFonts w:ascii="Verdana" w:eastAsia="Times New Roman" w:hAnsi="Verdana" w:cs="Times New Roman"/>
          <w:sz w:val="19"/>
          <w:szCs w:val="19"/>
        </w:rPr>
        <w:t xml:space="preserve">new proposals are evaluated; </w:t>
      </w:r>
      <w:r w:rsidR="006C3BDD" w:rsidRPr="003D1F31">
        <w:rPr>
          <w:rFonts w:ascii="Verdana" w:eastAsia="Times New Roman" w:hAnsi="Verdana" w:cs="Times New Roman"/>
          <w:sz w:val="19"/>
          <w:szCs w:val="19"/>
        </w:rPr>
        <w:t xml:space="preserve">they claimed that </w:t>
      </w:r>
      <w:r w:rsidRPr="003D1F31">
        <w:rPr>
          <w:rFonts w:ascii="Verdana" w:eastAsia="Times New Roman" w:hAnsi="Verdana" w:cs="Times New Roman"/>
          <w:sz w:val="19"/>
          <w:szCs w:val="19"/>
        </w:rPr>
        <w:t>there is too much focus on the novelty of the topic and approach, compiling a new project team, and doing something different than before. At the same time, the academic career requires researchers to swiftly jump from one project to the next in order to be funded, which leaves little time for project dissemination and exploitation</w:t>
      </w:r>
      <w:r w:rsidR="006C3BDD" w:rsidRPr="003D1F31">
        <w:rPr>
          <w:rFonts w:ascii="Verdana" w:eastAsia="Times New Roman" w:hAnsi="Verdana" w:cs="Times New Roman"/>
          <w:sz w:val="19"/>
          <w:szCs w:val="19"/>
        </w:rPr>
        <w:t>, not at least due to the fact that new proposals need to be developed already during the lifetime of the ongoing project</w:t>
      </w:r>
      <w:r w:rsidRPr="003D1F31">
        <w:rPr>
          <w:rFonts w:ascii="Verdana" w:eastAsia="Times New Roman" w:hAnsi="Verdana" w:cs="Times New Roman"/>
          <w:sz w:val="19"/>
          <w:szCs w:val="19"/>
        </w:rPr>
        <w:t xml:space="preserve">. However, implementing change and achieving impact is a long-term process that requires stability and continuity. </w:t>
      </w:r>
    </w:p>
    <w:p w14:paraId="38E4D515" w14:textId="1AA3414F" w:rsidR="002426EF" w:rsidRPr="003D1F31" w:rsidRDefault="00D00E26">
      <w:pPr>
        <w:spacing w:line="276" w:lineRule="auto"/>
        <w:ind w:left="708"/>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This issue also reveals a fundamental contradiction between the concepts of scientific </w:t>
      </w:r>
      <w:r w:rsidR="006C3BDD" w:rsidRPr="003D1F31">
        <w:rPr>
          <w:rFonts w:ascii="Verdana" w:eastAsia="Times New Roman" w:hAnsi="Verdana" w:cs="Times New Roman"/>
          <w:sz w:val="19"/>
          <w:szCs w:val="19"/>
        </w:rPr>
        <w:t>impact</w:t>
      </w:r>
      <w:r w:rsidRPr="003D1F31">
        <w:rPr>
          <w:rFonts w:ascii="Verdana" w:eastAsia="Times New Roman" w:hAnsi="Verdana" w:cs="Times New Roman"/>
          <w:sz w:val="19"/>
          <w:szCs w:val="19"/>
        </w:rPr>
        <w:t xml:space="preserve"> and social innovation. Practices for achieving scientific </w:t>
      </w:r>
      <w:r w:rsidR="006C3BDD" w:rsidRPr="003D1F31">
        <w:rPr>
          <w:rFonts w:ascii="Verdana" w:eastAsia="Times New Roman" w:hAnsi="Verdana" w:cs="Times New Roman"/>
          <w:sz w:val="19"/>
          <w:szCs w:val="19"/>
        </w:rPr>
        <w:t>impact</w:t>
      </w:r>
      <w:r w:rsidRPr="003D1F31">
        <w:rPr>
          <w:rFonts w:ascii="Verdana" w:eastAsia="Times New Roman" w:hAnsi="Verdana" w:cs="Times New Roman"/>
          <w:sz w:val="19"/>
          <w:szCs w:val="19"/>
        </w:rPr>
        <w:t xml:space="preserve"> include frequent change of project members (such as PhD students), frequent change of topics and research questions, and novelty. However, practices for achieving </w:t>
      </w:r>
      <w:r w:rsidR="006C3BDD" w:rsidRPr="003D1F31">
        <w:rPr>
          <w:rFonts w:ascii="Verdana" w:eastAsia="Times New Roman" w:hAnsi="Verdana" w:cs="Times New Roman"/>
          <w:sz w:val="19"/>
          <w:szCs w:val="19"/>
        </w:rPr>
        <w:t>(</w:t>
      </w:r>
      <w:r w:rsidRPr="003D1F31">
        <w:rPr>
          <w:rFonts w:ascii="Verdana" w:eastAsia="Times New Roman" w:hAnsi="Verdana" w:cs="Times New Roman"/>
          <w:sz w:val="19"/>
          <w:szCs w:val="19"/>
        </w:rPr>
        <w:t>social</w:t>
      </w:r>
      <w:r w:rsidR="006C3BDD"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innovation include long-term knowledge and capacity building as well as continuous efforts for communication, dissemination, and relationship building among stakeholders and practitioners.</w:t>
      </w:r>
    </w:p>
    <w:p w14:paraId="3DCF46FE"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lastRenderedPageBreak/>
        <w:t>“This whole funding and application policy is actually somewhat at odds with the ability of research, to research social innovations, to accompany them, and actually to accompany them in such a way that the other actors then also notice how important the research is by seeing the continuity and seeing the knowledge build and not seeing - now a graduate student comes along and now another graduate student comes along and so on.” Interviewee 9</w:t>
      </w:r>
    </w:p>
    <w:p w14:paraId="53E3593C"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xml:space="preserve"> “You have funding for three years, and then within three years you start the same project again? So this is not original! That's not new!’ Whether it's articles or research projects, I've had this kind of remark very often.” Interviewee 15</w:t>
      </w:r>
    </w:p>
    <w:p w14:paraId="53E34044" w14:textId="1A27AC19"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There are different ways of designing opportunities for prolongation and follow-up. Suggestions expressed by </w:t>
      </w:r>
      <w:r w:rsidR="00D83DFF" w:rsidRPr="003D1F31">
        <w:rPr>
          <w:rFonts w:ascii="Verdana" w:eastAsia="Times New Roman" w:hAnsi="Verdana" w:cs="Times New Roman"/>
          <w:sz w:val="19"/>
          <w:szCs w:val="19"/>
        </w:rPr>
        <w:t>the interviewed PIs</w:t>
      </w:r>
      <w:r w:rsidRPr="003D1F31">
        <w:rPr>
          <w:rFonts w:ascii="Verdana" w:eastAsia="Times New Roman" w:hAnsi="Verdana" w:cs="Times New Roman"/>
          <w:sz w:val="19"/>
          <w:szCs w:val="19"/>
        </w:rPr>
        <w:t xml:space="preserve"> </w:t>
      </w:r>
      <w:r w:rsidR="00D83DFF" w:rsidRPr="003D1F31">
        <w:rPr>
          <w:rFonts w:ascii="Verdana" w:eastAsia="Times New Roman" w:hAnsi="Verdana" w:cs="Times New Roman"/>
          <w:sz w:val="19"/>
          <w:szCs w:val="19"/>
        </w:rPr>
        <w:t>refer to</w:t>
      </w:r>
      <w:r w:rsidRPr="003D1F31">
        <w:rPr>
          <w:rFonts w:ascii="Verdana" w:eastAsia="Times New Roman" w:hAnsi="Verdana" w:cs="Times New Roman"/>
          <w:sz w:val="19"/>
          <w:szCs w:val="19"/>
        </w:rPr>
        <w:t xml:space="preserve"> two levels:</w:t>
      </w:r>
    </w:p>
    <w:p w14:paraId="50255901" w14:textId="77777777" w:rsidR="002426EF" w:rsidRPr="003D1F31" w:rsidRDefault="00D00E26">
      <w:pPr>
        <w:pStyle w:val="ListParagraph"/>
        <w:numPr>
          <w:ilvl w:val="0"/>
          <w:numId w:val="55"/>
        </w:num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First, on the level of the funding scheme: funding schemes could include a fast track to apply for funds, for instance, to develop a market-ready product, or a funding instrument specifically for implementation and transfer work, which funds one or several applied follow-up projects. </w:t>
      </w:r>
    </w:p>
    <w:p w14:paraId="43D44F35" w14:textId="433D3244" w:rsidR="002426EF" w:rsidRPr="003D1F31" w:rsidRDefault="00D00E26">
      <w:pPr>
        <w:pStyle w:val="ListParagraph"/>
        <w:numPr>
          <w:ilvl w:val="0"/>
          <w:numId w:val="55"/>
        </w:num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Second, on the level of the project, </w:t>
      </w:r>
      <w:r w:rsidR="00D83DFF" w:rsidRPr="003D1F31">
        <w:rPr>
          <w:rFonts w:ascii="Verdana" w:eastAsia="Times New Roman" w:hAnsi="Verdana" w:cs="Times New Roman"/>
          <w:sz w:val="19"/>
          <w:szCs w:val="19"/>
        </w:rPr>
        <w:t>differentiated by project phases</w:t>
      </w:r>
      <w:r w:rsidRPr="003D1F31">
        <w:rPr>
          <w:rFonts w:ascii="Verdana" w:eastAsia="Times New Roman" w:hAnsi="Verdana" w:cs="Times New Roman"/>
          <w:sz w:val="19"/>
          <w:szCs w:val="19"/>
        </w:rPr>
        <w:t xml:space="preserve">. In the proposal phase, it could be required or asked that proposals already include a plan or concept of project exploitation. In addition, calls for proposals could encourage longitudinal research designs, in which the same people are followed and investigated over a longer period of time to better capture changes. Towards the end of the project, </w:t>
      </w:r>
      <w:r w:rsidR="00FC266D" w:rsidRPr="003D1F31">
        <w:rPr>
          <w:rFonts w:ascii="Verdana" w:eastAsia="Times New Roman" w:hAnsi="Verdana" w:cs="Times New Roman"/>
          <w:sz w:val="19"/>
          <w:szCs w:val="19"/>
        </w:rPr>
        <w:t xml:space="preserve">the </w:t>
      </w:r>
      <w:r w:rsidRPr="003D1F31">
        <w:rPr>
          <w:rFonts w:ascii="Verdana" w:eastAsia="Times New Roman" w:hAnsi="Verdana" w:cs="Times New Roman"/>
          <w:sz w:val="19"/>
          <w:szCs w:val="19"/>
        </w:rPr>
        <w:t>SN</w:t>
      </w:r>
      <w:r w:rsidR="00FC266D"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could allow for or plan three to six months of extra project time devoted to dissemination, communication and exploitation of results. </w:t>
      </w:r>
    </w:p>
    <w:p w14:paraId="42EF87E9"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“Our daily routine is that when the SNSF money runs out, we have to land the next one and have relatively little time to continue working on the project, although there is no point in stopping there. There are other logics at play here. If only the SNSF were to add a buffer so that the results could be distributed even more widely.” Interviewee 22</w:t>
      </w:r>
    </w:p>
    <w:p w14:paraId="7A3DBF72"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“But that you would then have another six months, perhaps, to really speak to various organisations, bodies, institutions, and perhaps also to prepare the results in a slightly different way, in addition to articles or monographs, so that you could also better bring them to the people, that is simply not possible within a project.” Interviewee 23</w:t>
      </w:r>
    </w:p>
    <w:p w14:paraId="2DE67565" w14:textId="5003090B"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Foster structures/systems/institutions for internationalisation and collaboration among researchers: </w:t>
      </w:r>
      <w:r w:rsidRPr="003D1F31">
        <w:rPr>
          <w:rFonts w:ascii="Verdana" w:eastAsia="Times New Roman" w:hAnsi="Verdana" w:cs="Times New Roman"/>
          <w:sz w:val="19"/>
          <w:szCs w:val="19"/>
        </w:rPr>
        <w:t xml:space="preserve">Some </w:t>
      </w:r>
      <w:r w:rsidR="00FC266D"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also stressed that international networks and collaborations are essential for creating impact. One way this could be achieved is by creating and fostering a network of European scientists where Switzerland takes on a prominent role so that </w:t>
      </w:r>
      <w:r w:rsidR="00FC266D" w:rsidRPr="003D1F31">
        <w:rPr>
          <w:rFonts w:ascii="Verdana" w:eastAsia="Times New Roman" w:hAnsi="Verdana" w:cs="Times New Roman"/>
          <w:sz w:val="19"/>
          <w:szCs w:val="19"/>
        </w:rPr>
        <w:t>scientists working in Switzerland</w:t>
      </w:r>
      <w:r w:rsidRPr="003D1F31">
        <w:rPr>
          <w:rFonts w:ascii="Verdana" w:eastAsia="Times New Roman" w:hAnsi="Verdana" w:cs="Times New Roman"/>
          <w:sz w:val="19"/>
          <w:szCs w:val="19"/>
        </w:rPr>
        <w:t xml:space="preserve"> will also be able to join European coordinated projects. Other PIs also mentioned the possibility of creating more National Competence Centres for collaboration on big, important topics.</w:t>
      </w:r>
    </w:p>
    <w:p w14:paraId="7D327CA1" w14:textId="77777777" w:rsidR="002426EF" w:rsidRPr="003D1F31" w:rsidRDefault="002426EF">
      <w:pPr>
        <w:spacing w:line="276" w:lineRule="auto"/>
        <w:jc w:val="both"/>
        <w:rPr>
          <w:rFonts w:ascii="Verdana" w:eastAsia="Times New Roman" w:hAnsi="Verdana" w:cs="Times New Roman"/>
          <w:sz w:val="19"/>
          <w:szCs w:val="19"/>
        </w:rPr>
      </w:pPr>
    </w:p>
    <w:p w14:paraId="14E41DA2" w14:textId="2A4ED56B"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Promote transdisciplinary work: </w:t>
      </w:r>
      <w:r w:rsidRPr="003D1F31">
        <w:rPr>
          <w:rFonts w:ascii="Verdana" w:eastAsia="Times New Roman" w:hAnsi="Verdana" w:cs="Times New Roman"/>
          <w:sz w:val="19"/>
          <w:szCs w:val="19"/>
        </w:rPr>
        <w:t xml:space="preserve">Overall many </w:t>
      </w:r>
      <w:r w:rsidR="00FC266D" w:rsidRPr="003D1F31">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expressed interest in systematically connecting research and practice by promoting and engaging in transdisciplinary projects. In particular, this should not be left on the shoulders of the individual researchers who then have to do that on top of their usual academic work, but it should be systematically enforced by institutions such as the SN</w:t>
      </w:r>
      <w:r w:rsidR="00FC266D"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and universities. The promotion of transdisciplinary work is seen as vital to achieve social impact and, as such, to </w:t>
      </w:r>
      <w:r w:rsidR="00FC266D" w:rsidRPr="003D1F31">
        <w:rPr>
          <w:rFonts w:ascii="Verdana" w:eastAsia="Times New Roman" w:hAnsi="Verdana" w:cs="Times New Roman"/>
          <w:sz w:val="19"/>
          <w:szCs w:val="19"/>
        </w:rPr>
        <w:t xml:space="preserve">contribute to social innovation. It </w:t>
      </w:r>
      <w:r w:rsidRPr="003D1F31">
        <w:rPr>
          <w:rFonts w:ascii="Verdana" w:eastAsia="Times New Roman" w:hAnsi="Verdana" w:cs="Times New Roman"/>
          <w:sz w:val="19"/>
          <w:szCs w:val="19"/>
        </w:rPr>
        <w:t>could take different forms:</w:t>
      </w:r>
    </w:p>
    <w:p w14:paraId="0E518E1F" w14:textId="77777777" w:rsidR="002426EF" w:rsidRPr="003D1F31" w:rsidRDefault="002426EF">
      <w:pPr>
        <w:spacing w:line="276" w:lineRule="auto"/>
        <w:jc w:val="both"/>
        <w:rPr>
          <w:rFonts w:ascii="Verdana" w:eastAsia="Times New Roman" w:hAnsi="Verdana" w:cs="Times New Roman"/>
          <w:sz w:val="19"/>
          <w:szCs w:val="19"/>
        </w:rPr>
      </w:pPr>
    </w:p>
    <w:p w14:paraId="69C5EC90" w14:textId="64F9654A" w:rsidR="002426EF" w:rsidRPr="003D1F31" w:rsidRDefault="00D00E26">
      <w:pPr>
        <w:pStyle w:val="ListParagraph"/>
        <w:numPr>
          <w:ilvl w:val="1"/>
          <w:numId w:val="54"/>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Strengthen dialogue and transfer between research and practice: </w:t>
      </w:r>
      <w:r w:rsidRPr="003D1F31">
        <w:rPr>
          <w:rFonts w:ascii="Verdana" w:eastAsia="Times New Roman" w:hAnsi="Verdana" w:cs="Times New Roman"/>
          <w:sz w:val="19"/>
          <w:szCs w:val="19"/>
        </w:rPr>
        <w:t xml:space="preserve">Creating opportunities for connecting </w:t>
      </w:r>
      <w:r w:rsidR="00FC266D" w:rsidRPr="003D1F31">
        <w:rPr>
          <w:rFonts w:ascii="Verdana" w:eastAsia="Times New Roman" w:hAnsi="Verdana" w:cs="Times New Roman"/>
          <w:sz w:val="19"/>
          <w:szCs w:val="19"/>
        </w:rPr>
        <w:t>and</w:t>
      </w:r>
      <w:r w:rsidRPr="003D1F31">
        <w:rPr>
          <w:rFonts w:ascii="Verdana" w:eastAsia="Times New Roman" w:hAnsi="Verdana" w:cs="Times New Roman"/>
          <w:sz w:val="19"/>
          <w:szCs w:val="19"/>
        </w:rPr>
        <w:t xml:space="preserve"> strengthen</w:t>
      </w:r>
      <w:r w:rsidR="00FC266D" w:rsidRPr="003D1F31">
        <w:rPr>
          <w:rFonts w:ascii="Verdana" w:eastAsia="Times New Roman" w:hAnsi="Verdana" w:cs="Times New Roman"/>
          <w:sz w:val="19"/>
          <w:szCs w:val="19"/>
        </w:rPr>
        <w:t>ing</w:t>
      </w:r>
      <w:r w:rsidRPr="003D1F31">
        <w:rPr>
          <w:rFonts w:ascii="Verdana" w:eastAsia="Times New Roman" w:hAnsi="Verdana" w:cs="Times New Roman"/>
          <w:sz w:val="19"/>
          <w:szCs w:val="19"/>
        </w:rPr>
        <w:t xml:space="preserve"> the dialogue and transfer between researchers and relevant stakeholders from practice. Diversity is key here, as it is perceived as important to bring together people with different </w:t>
      </w:r>
      <w:r w:rsidRPr="003D1F31">
        <w:rPr>
          <w:rFonts w:ascii="Verdana" w:eastAsia="Times New Roman" w:hAnsi="Verdana" w:cs="Times New Roman"/>
          <w:sz w:val="19"/>
          <w:szCs w:val="19"/>
        </w:rPr>
        <w:lastRenderedPageBreak/>
        <w:t>skills and profiles. Support could start by connecting researchers with relevant practice partners, such as policy</w:t>
      </w:r>
      <w:r w:rsidR="00FC266D"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makers. </w:t>
      </w:r>
      <w:r w:rsidR="00FC266D" w:rsidRPr="003D1F31">
        <w:rPr>
          <w:rFonts w:ascii="Verdana" w:eastAsia="Times New Roman" w:hAnsi="Verdana" w:cs="Times New Roman"/>
          <w:sz w:val="19"/>
          <w:szCs w:val="19"/>
        </w:rPr>
        <w:t>It was argued taht</w:t>
      </w:r>
      <w:r w:rsidRPr="003D1F31">
        <w:rPr>
          <w:rFonts w:ascii="Verdana" w:eastAsia="Times New Roman" w:hAnsi="Verdana" w:cs="Times New Roman"/>
          <w:sz w:val="19"/>
          <w:szCs w:val="19"/>
        </w:rPr>
        <w:t xml:space="preserve"> SNFS could use its reputation to actively promote funded projects among policy makers and practitioners and accelerate networking. </w:t>
      </w:r>
      <w:r w:rsidR="00FC266D" w:rsidRPr="003D1F31">
        <w:rPr>
          <w:rFonts w:ascii="Verdana" w:eastAsia="Times New Roman" w:hAnsi="Verdana" w:cs="Times New Roman"/>
          <w:sz w:val="19"/>
          <w:szCs w:val="19"/>
        </w:rPr>
        <w:t>SNSF could also facilitate connections</w:t>
      </w:r>
      <w:r w:rsidRPr="003D1F31">
        <w:rPr>
          <w:rFonts w:ascii="Verdana" w:eastAsia="Times New Roman" w:hAnsi="Verdana" w:cs="Times New Roman"/>
          <w:sz w:val="19"/>
          <w:szCs w:val="19"/>
        </w:rPr>
        <w:t xml:space="preserve"> with applied experts from the university of applied sciences.</w:t>
      </w:r>
    </w:p>
    <w:p w14:paraId="69113E15" w14:textId="77777777" w:rsidR="002426EF" w:rsidRPr="003D1F31" w:rsidRDefault="002426EF">
      <w:pPr>
        <w:spacing w:line="276" w:lineRule="auto"/>
        <w:ind w:left="720"/>
        <w:jc w:val="both"/>
        <w:rPr>
          <w:rFonts w:ascii="Verdana" w:eastAsia="Times New Roman" w:hAnsi="Verdana" w:cs="Times New Roman"/>
          <w:sz w:val="19"/>
          <w:szCs w:val="19"/>
        </w:rPr>
      </w:pPr>
    </w:p>
    <w:p w14:paraId="55878970" w14:textId="511E1142" w:rsidR="002426EF" w:rsidRPr="003D1F31" w:rsidRDefault="00D00E26">
      <w:pPr>
        <w:pStyle w:val="ListParagraph"/>
        <w:numPr>
          <w:ilvl w:val="1"/>
          <w:numId w:val="54"/>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Increase structured/institutionalised cooperation with and involvement of stakeholders: </w:t>
      </w:r>
      <w:r w:rsidR="00FC266D" w:rsidRPr="003D1F31">
        <w:rPr>
          <w:rFonts w:ascii="Verdana" w:eastAsia="Times New Roman" w:hAnsi="Verdana" w:cs="Times New Roman"/>
          <w:sz w:val="19"/>
          <w:szCs w:val="19"/>
        </w:rPr>
        <w:t>Some of the interviewed PIs perceived the involvement of</w:t>
      </w:r>
      <w:r w:rsidRPr="003D1F31">
        <w:rPr>
          <w:rFonts w:ascii="Verdana" w:eastAsia="Times New Roman" w:hAnsi="Verdana" w:cs="Times New Roman"/>
          <w:sz w:val="19"/>
          <w:szCs w:val="19"/>
        </w:rPr>
        <w:t xml:space="preserve"> stakeholders, ideally from an early stage</w:t>
      </w:r>
      <w:r w:rsidR="00FC266D" w:rsidRPr="003D1F31">
        <w:rPr>
          <w:rFonts w:ascii="Verdana" w:eastAsia="Times New Roman" w:hAnsi="Verdana" w:cs="Times New Roman"/>
          <w:sz w:val="19"/>
          <w:szCs w:val="19"/>
        </w:rPr>
        <w:t xml:space="preserve"> on,</w:t>
      </w:r>
      <w:r w:rsidRPr="003D1F31">
        <w:rPr>
          <w:rFonts w:ascii="Verdana" w:eastAsia="Times New Roman" w:hAnsi="Verdana" w:cs="Times New Roman"/>
          <w:sz w:val="19"/>
          <w:szCs w:val="19"/>
        </w:rPr>
        <w:t xml:space="preserve"> as vital for achieving </w:t>
      </w:r>
      <w:r w:rsidR="00FC266D" w:rsidRPr="003D1F31">
        <w:rPr>
          <w:rFonts w:ascii="Verdana" w:eastAsia="Times New Roman" w:hAnsi="Verdana" w:cs="Times New Roman"/>
          <w:sz w:val="19"/>
          <w:szCs w:val="19"/>
        </w:rPr>
        <w:t>outcomes</w:t>
      </w:r>
      <w:r w:rsidRPr="003D1F31">
        <w:rPr>
          <w:rFonts w:ascii="Verdana" w:eastAsia="Times New Roman" w:hAnsi="Verdana" w:cs="Times New Roman"/>
          <w:sz w:val="19"/>
          <w:szCs w:val="19"/>
        </w:rPr>
        <w:t xml:space="preserve"> and </w:t>
      </w:r>
      <w:r w:rsidR="00FC266D" w:rsidRPr="003D1F31">
        <w:rPr>
          <w:rFonts w:ascii="Verdana" w:eastAsia="Times New Roman" w:hAnsi="Verdana" w:cs="Times New Roman"/>
          <w:sz w:val="19"/>
          <w:szCs w:val="19"/>
        </w:rPr>
        <w:t xml:space="preserve">for contributing to social change. Communication and knowledge transfer </w:t>
      </w:r>
      <w:r w:rsidRPr="003D1F31">
        <w:rPr>
          <w:rFonts w:ascii="Verdana" w:eastAsia="Times New Roman" w:hAnsi="Verdana" w:cs="Times New Roman"/>
          <w:sz w:val="19"/>
          <w:szCs w:val="19"/>
        </w:rPr>
        <w:t>should go beyond sim</w:t>
      </w:r>
      <w:r w:rsidR="00FC266D" w:rsidRPr="003D1F31">
        <w:rPr>
          <w:rFonts w:ascii="Verdana" w:eastAsia="Times New Roman" w:hAnsi="Verdana" w:cs="Times New Roman"/>
          <w:sz w:val="19"/>
          <w:szCs w:val="19"/>
        </w:rPr>
        <w:t>ply sharing reports</w:t>
      </w:r>
      <w:r w:rsidRPr="003D1F31">
        <w:rPr>
          <w:rFonts w:ascii="Verdana" w:eastAsia="Times New Roman" w:hAnsi="Verdana" w:cs="Times New Roman"/>
          <w:sz w:val="19"/>
          <w:szCs w:val="19"/>
        </w:rPr>
        <w:t>. Cooperations could also focus on jointly identifying problems and developing research questions so that the findings can be more readily implemented in practice and achieve higher impact. This could also be addressed by particularly supporting young researchers with a practice background or recruiting practitioners or people from the industry f</w:t>
      </w:r>
      <w:r w:rsidR="00FC266D" w:rsidRPr="003D1F31">
        <w:rPr>
          <w:rFonts w:ascii="Verdana" w:eastAsia="Times New Roman" w:hAnsi="Verdana" w:cs="Times New Roman"/>
          <w:sz w:val="19"/>
          <w:szCs w:val="19"/>
        </w:rPr>
        <w:t>or coaching researchers. Cooperation</w:t>
      </w:r>
      <w:r w:rsidRPr="003D1F31">
        <w:rPr>
          <w:rFonts w:ascii="Verdana" w:eastAsia="Times New Roman" w:hAnsi="Verdana" w:cs="Times New Roman"/>
          <w:sz w:val="19"/>
          <w:szCs w:val="19"/>
        </w:rPr>
        <w:t xml:space="preserve"> with practice partners who can then also </w:t>
      </w:r>
      <w:r w:rsidR="00FC266D" w:rsidRPr="003D1F31">
        <w:rPr>
          <w:rFonts w:ascii="Verdana" w:eastAsia="Times New Roman" w:hAnsi="Verdana" w:cs="Times New Roman"/>
          <w:sz w:val="19"/>
          <w:szCs w:val="19"/>
        </w:rPr>
        <w:t xml:space="preserve">bring in their </w:t>
      </w:r>
      <w:r w:rsidRPr="003D1F31">
        <w:rPr>
          <w:rFonts w:ascii="Verdana" w:eastAsia="Times New Roman" w:hAnsi="Verdana" w:cs="Times New Roman"/>
          <w:sz w:val="19"/>
          <w:szCs w:val="19"/>
        </w:rPr>
        <w:t xml:space="preserve">problems and </w:t>
      </w:r>
      <w:r w:rsidR="00FC266D" w:rsidRPr="003D1F31">
        <w:rPr>
          <w:rFonts w:ascii="Verdana" w:eastAsia="Times New Roman" w:hAnsi="Verdana" w:cs="Times New Roman"/>
          <w:sz w:val="19"/>
          <w:szCs w:val="19"/>
        </w:rPr>
        <w:t>the joint</w:t>
      </w:r>
      <w:r w:rsidRPr="003D1F31">
        <w:rPr>
          <w:rFonts w:ascii="Verdana" w:eastAsia="Times New Roman" w:hAnsi="Verdana" w:cs="Times New Roman"/>
          <w:sz w:val="19"/>
          <w:szCs w:val="19"/>
        </w:rPr>
        <w:t xml:space="preserve"> develop</w:t>
      </w:r>
      <w:r w:rsidR="00FC266D" w:rsidRPr="003D1F31">
        <w:rPr>
          <w:rFonts w:ascii="Verdana" w:eastAsia="Times New Roman" w:hAnsi="Verdana" w:cs="Times New Roman"/>
          <w:sz w:val="19"/>
          <w:szCs w:val="19"/>
        </w:rPr>
        <w:t>ment of</w:t>
      </w:r>
      <w:r w:rsidRPr="003D1F31">
        <w:rPr>
          <w:rFonts w:ascii="Verdana" w:eastAsia="Times New Roman" w:hAnsi="Verdana" w:cs="Times New Roman"/>
          <w:sz w:val="19"/>
          <w:szCs w:val="19"/>
        </w:rPr>
        <w:t xml:space="preserve"> solutions </w:t>
      </w:r>
      <w:r w:rsidR="00FC266D" w:rsidRPr="003D1F31">
        <w:rPr>
          <w:rFonts w:ascii="Verdana" w:eastAsia="Times New Roman" w:hAnsi="Verdana" w:cs="Times New Roman"/>
          <w:sz w:val="19"/>
          <w:szCs w:val="19"/>
        </w:rPr>
        <w:t>were perceived as potential pathways to</w:t>
      </w:r>
      <w:r w:rsidRPr="003D1F31">
        <w:rPr>
          <w:rFonts w:ascii="Verdana" w:eastAsia="Times New Roman" w:hAnsi="Verdana" w:cs="Times New Roman"/>
          <w:sz w:val="19"/>
          <w:szCs w:val="19"/>
        </w:rPr>
        <w:t xml:space="preserve"> foster social impact.</w:t>
      </w:r>
    </w:p>
    <w:p w14:paraId="4BB07769"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“The interaction with the actors on the ground and the kind of expertise they bring up and thinking about how we should organise ourselves so that we can overcome certain barriers together, that's what I find exciting.” Interviewee 16</w:t>
      </w:r>
    </w:p>
    <w:p w14:paraId="32CD31B1" w14:textId="558B072C" w:rsidR="002426EF" w:rsidRPr="003D1F31" w:rsidRDefault="00344163">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xml:space="preserve"> </w:t>
      </w:r>
      <w:r w:rsidR="00D00E26" w:rsidRPr="003D1F31">
        <w:rPr>
          <w:rFonts w:ascii="Verdana" w:eastAsia="Times New Roman" w:hAnsi="Verdana" w:cs="Times New Roman"/>
          <w:i/>
          <w:iCs/>
          <w:sz w:val="16"/>
          <w:szCs w:val="16"/>
        </w:rPr>
        <w:t>“But if you want to have an impact, you have to create a cooperation with these policymakers. You have to invite them to university, you have to make sure they understand what you are doing, […] and have a more proactive approach.” Interviewee 17</w:t>
      </w:r>
    </w:p>
    <w:p w14:paraId="04F8243A" w14:textId="03B93382" w:rsidR="002426EF" w:rsidRPr="003D1F31" w:rsidRDefault="00D00E26">
      <w:pPr>
        <w:spacing w:line="276" w:lineRule="auto"/>
        <w:ind w:left="1416"/>
        <w:jc w:val="both"/>
        <w:rPr>
          <w:rFonts w:ascii="Verdana" w:eastAsia="Times New Roman" w:hAnsi="Verdana" w:cs="Times New Roman"/>
          <w:sz w:val="19"/>
          <w:szCs w:val="19"/>
        </w:rPr>
      </w:pPr>
      <w:r w:rsidRPr="003D1F31">
        <w:rPr>
          <w:rFonts w:ascii="Verdana" w:eastAsia="Times New Roman" w:hAnsi="Verdana" w:cs="Times New Roman"/>
          <w:sz w:val="19"/>
          <w:szCs w:val="19"/>
        </w:rPr>
        <w:t>Importantly, these efforts for cooperation and involvement should not be left on the shoulders of the researchers</w:t>
      </w:r>
      <w:r w:rsidR="00FC266D" w:rsidRPr="003D1F31">
        <w:rPr>
          <w:rFonts w:ascii="Verdana" w:eastAsia="Times New Roman" w:hAnsi="Verdana" w:cs="Times New Roman"/>
          <w:sz w:val="19"/>
          <w:szCs w:val="19"/>
        </w:rPr>
        <w:t xml:space="preserve"> alone</w:t>
      </w:r>
      <w:r w:rsidRPr="003D1F31">
        <w:rPr>
          <w:rFonts w:ascii="Verdana" w:eastAsia="Times New Roman" w:hAnsi="Verdana" w:cs="Times New Roman"/>
          <w:sz w:val="19"/>
          <w:szCs w:val="19"/>
        </w:rPr>
        <w:t xml:space="preserve">; rather, it is necessary to create structures or institutions that provide guidance and support already during project development and implementation. </w:t>
      </w:r>
    </w:p>
    <w:p w14:paraId="3E927F24" w14:textId="77777777" w:rsidR="002426EF" w:rsidRPr="003D1F31" w:rsidRDefault="002426EF">
      <w:pPr>
        <w:spacing w:line="276" w:lineRule="auto"/>
        <w:ind w:left="720"/>
        <w:jc w:val="both"/>
        <w:rPr>
          <w:rFonts w:ascii="Verdana" w:eastAsia="Times New Roman" w:hAnsi="Verdana" w:cs="Times New Roman"/>
          <w:sz w:val="19"/>
          <w:szCs w:val="19"/>
        </w:rPr>
      </w:pPr>
    </w:p>
    <w:p w14:paraId="15245927"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“If one of the ultimate goals of the SNF is to change society through science, I believe some centralisation is needed there - if we leave researchers by the task of doing that by themselves, that is fine, but they need some guidance, some audit, at least, during, not ex-post, like we are doing now, but during the project development.” Interviewee 17</w:t>
      </w:r>
    </w:p>
    <w:p w14:paraId="2E7CF52D" w14:textId="77777777" w:rsidR="002426EF" w:rsidRPr="003D1F31" w:rsidRDefault="002426EF">
      <w:pPr>
        <w:spacing w:line="276" w:lineRule="auto"/>
        <w:ind w:left="720"/>
        <w:jc w:val="both"/>
        <w:rPr>
          <w:rFonts w:ascii="Verdana" w:eastAsia="Times New Roman" w:hAnsi="Verdana" w:cs="Times New Roman"/>
          <w:sz w:val="19"/>
          <w:szCs w:val="19"/>
        </w:rPr>
      </w:pPr>
    </w:p>
    <w:p w14:paraId="0AD6882E" w14:textId="63EB7B7A" w:rsidR="002426EF" w:rsidRPr="003D1F31" w:rsidRDefault="00D00E26">
      <w:pPr>
        <w:spacing w:line="276" w:lineRule="auto"/>
        <w:ind w:left="72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An example of support structures mentioned </w:t>
      </w:r>
      <w:r w:rsidR="00FC266D" w:rsidRPr="003D1F31">
        <w:rPr>
          <w:rFonts w:ascii="Verdana" w:eastAsia="Times New Roman" w:hAnsi="Verdana" w:cs="Times New Roman"/>
          <w:sz w:val="19"/>
          <w:szCs w:val="19"/>
        </w:rPr>
        <w:t>by</w:t>
      </w:r>
      <w:r w:rsidRPr="003D1F31">
        <w:rPr>
          <w:rFonts w:ascii="Verdana" w:eastAsia="Times New Roman" w:hAnsi="Verdana" w:cs="Times New Roman"/>
          <w:sz w:val="19"/>
          <w:szCs w:val="19"/>
        </w:rPr>
        <w:t xml:space="preserve"> the interview</w:t>
      </w:r>
      <w:r w:rsidR="00FC266D" w:rsidRPr="003D1F31">
        <w:rPr>
          <w:rFonts w:ascii="Verdana" w:eastAsia="Times New Roman" w:hAnsi="Verdana" w:cs="Times New Roman"/>
          <w:sz w:val="19"/>
          <w:szCs w:val="19"/>
        </w:rPr>
        <w:t>ee</w:t>
      </w:r>
      <w:r w:rsidRPr="003D1F31">
        <w:rPr>
          <w:rFonts w:ascii="Verdana" w:eastAsia="Times New Roman" w:hAnsi="Verdana" w:cs="Times New Roman"/>
          <w:sz w:val="19"/>
          <w:szCs w:val="19"/>
        </w:rPr>
        <w:t>s are regional centres in which researchers and practitioners come tog</w:t>
      </w:r>
      <w:r w:rsidR="00FC266D" w:rsidRPr="003D1F31">
        <w:rPr>
          <w:rFonts w:ascii="Verdana" w:eastAsia="Times New Roman" w:hAnsi="Verdana" w:cs="Times New Roman"/>
          <w:sz w:val="19"/>
          <w:szCs w:val="19"/>
        </w:rPr>
        <w:t xml:space="preserve">ether to exchange. Project </w:t>
      </w:r>
      <w:r w:rsidRPr="003D1F31">
        <w:rPr>
          <w:rFonts w:ascii="Verdana" w:eastAsia="Times New Roman" w:hAnsi="Verdana" w:cs="Times New Roman"/>
          <w:sz w:val="19"/>
          <w:szCs w:val="19"/>
        </w:rPr>
        <w:t>result</w:t>
      </w:r>
      <w:r w:rsidR="00FC266D" w:rsidRPr="003D1F31">
        <w:rPr>
          <w:rFonts w:ascii="Verdana" w:eastAsia="Times New Roman" w:hAnsi="Verdana" w:cs="Times New Roman"/>
          <w:sz w:val="19"/>
          <w:szCs w:val="19"/>
        </w:rPr>
        <w:t xml:space="preserve">s </w:t>
      </w:r>
      <w:r w:rsidRPr="003D1F31">
        <w:rPr>
          <w:rFonts w:ascii="Verdana" w:eastAsia="Times New Roman" w:hAnsi="Verdana" w:cs="Times New Roman"/>
          <w:sz w:val="19"/>
          <w:szCs w:val="19"/>
        </w:rPr>
        <w:t>s</w:t>
      </w:r>
      <w:r w:rsidR="00FC266D" w:rsidRPr="003D1F31">
        <w:rPr>
          <w:rFonts w:ascii="Verdana" w:eastAsia="Times New Roman" w:hAnsi="Verdana" w:cs="Times New Roman"/>
          <w:sz w:val="19"/>
          <w:szCs w:val="19"/>
        </w:rPr>
        <w:t>hould be</w:t>
      </w:r>
      <w:r w:rsidRPr="003D1F31">
        <w:rPr>
          <w:rFonts w:ascii="Verdana" w:eastAsia="Times New Roman" w:hAnsi="Verdana" w:cs="Times New Roman"/>
          <w:sz w:val="19"/>
          <w:szCs w:val="19"/>
        </w:rPr>
        <w:t xml:space="preserve"> feed into these centres, while practitioners can receive support or training in scientific methods and in understanding </w:t>
      </w:r>
      <w:r w:rsidR="00762550" w:rsidRPr="003D1F31">
        <w:rPr>
          <w:rFonts w:ascii="Verdana" w:eastAsia="Times New Roman" w:hAnsi="Verdana" w:cs="Times New Roman"/>
          <w:sz w:val="19"/>
          <w:szCs w:val="19"/>
        </w:rPr>
        <w:t xml:space="preserve">these </w:t>
      </w:r>
      <w:r w:rsidRPr="003D1F31">
        <w:rPr>
          <w:rFonts w:ascii="Verdana" w:eastAsia="Times New Roman" w:hAnsi="Verdana" w:cs="Times New Roman"/>
          <w:sz w:val="19"/>
          <w:szCs w:val="19"/>
        </w:rPr>
        <w:t xml:space="preserve"> results. </w:t>
      </w:r>
    </w:p>
    <w:p w14:paraId="63331577" w14:textId="77777777" w:rsidR="002426EF" w:rsidRPr="003D1F31" w:rsidRDefault="002426EF">
      <w:pPr>
        <w:spacing w:line="276" w:lineRule="auto"/>
        <w:ind w:left="720"/>
        <w:jc w:val="both"/>
        <w:rPr>
          <w:rFonts w:ascii="Verdana" w:eastAsia="Times New Roman" w:hAnsi="Verdana" w:cs="Times New Roman"/>
          <w:sz w:val="19"/>
          <w:szCs w:val="19"/>
        </w:rPr>
      </w:pPr>
    </w:p>
    <w:p w14:paraId="39CB5E62" w14:textId="5FC9A31F"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Support for commercialisation: </w:t>
      </w:r>
      <w:r w:rsidRPr="003D1F31">
        <w:rPr>
          <w:rFonts w:ascii="Verdana" w:eastAsia="Times New Roman" w:hAnsi="Verdana" w:cs="Times New Roman"/>
          <w:sz w:val="19"/>
          <w:szCs w:val="19"/>
        </w:rPr>
        <w:t xml:space="preserve">Five interviewees mentioned that they would have appreciated support in producing patents and protecting </w:t>
      </w:r>
      <w:r w:rsidR="00AA409F" w:rsidRPr="003D1F31">
        <w:rPr>
          <w:rFonts w:ascii="Verdana" w:eastAsia="Times New Roman" w:hAnsi="Verdana" w:cs="Times New Roman"/>
          <w:sz w:val="19"/>
          <w:szCs w:val="19"/>
        </w:rPr>
        <w:t>their</w:t>
      </w:r>
      <w:r w:rsidRPr="003D1F31">
        <w:rPr>
          <w:rFonts w:ascii="Verdana" w:eastAsia="Times New Roman" w:hAnsi="Verdana" w:cs="Times New Roman"/>
          <w:sz w:val="19"/>
          <w:szCs w:val="19"/>
        </w:rPr>
        <w:t xml:space="preserve"> ideas. Moreover, general support for getting in touch or creating networks with industry or </w:t>
      </w:r>
      <w:r w:rsidR="00AA409F" w:rsidRPr="003D1F31">
        <w:rPr>
          <w:rFonts w:ascii="Verdana" w:eastAsia="Times New Roman" w:hAnsi="Verdana" w:cs="Times New Roman"/>
          <w:sz w:val="19"/>
          <w:szCs w:val="19"/>
        </w:rPr>
        <w:t xml:space="preserve">the involvement with </w:t>
      </w:r>
      <w:r w:rsidRPr="003D1F31">
        <w:rPr>
          <w:rFonts w:ascii="Verdana" w:eastAsia="Times New Roman" w:hAnsi="Verdana" w:cs="Times New Roman"/>
          <w:sz w:val="19"/>
          <w:szCs w:val="19"/>
        </w:rPr>
        <w:t>relevant partners was se</w:t>
      </w:r>
      <w:r w:rsidR="00AA409F" w:rsidRPr="003D1F31">
        <w:rPr>
          <w:rFonts w:ascii="Verdana" w:eastAsia="Times New Roman" w:hAnsi="Verdana" w:cs="Times New Roman"/>
          <w:sz w:val="19"/>
          <w:szCs w:val="19"/>
        </w:rPr>
        <w:t xml:space="preserve">en as a potential facilitator for </w:t>
      </w:r>
      <w:r w:rsidRPr="003D1F31">
        <w:rPr>
          <w:rFonts w:ascii="Verdana" w:eastAsia="Times New Roman" w:hAnsi="Verdana" w:cs="Times New Roman"/>
          <w:sz w:val="19"/>
          <w:szCs w:val="19"/>
        </w:rPr>
        <w:t>commercialisation.</w:t>
      </w:r>
    </w:p>
    <w:p w14:paraId="49F09B82" w14:textId="77777777" w:rsidR="002426EF" w:rsidRPr="003D1F31" w:rsidRDefault="002426EF">
      <w:pPr>
        <w:spacing w:line="276" w:lineRule="auto"/>
        <w:jc w:val="both"/>
        <w:rPr>
          <w:rFonts w:ascii="Verdana" w:eastAsia="Times New Roman" w:hAnsi="Verdana" w:cs="Times New Roman"/>
          <w:sz w:val="19"/>
          <w:szCs w:val="19"/>
        </w:rPr>
      </w:pPr>
    </w:p>
    <w:p w14:paraId="2E8AB620" w14:textId="4F35B712"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Support in media work and science communication: </w:t>
      </w:r>
      <w:r w:rsidRPr="003D1F31">
        <w:rPr>
          <w:rFonts w:ascii="Verdana" w:eastAsia="Times New Roman" w:hAnsi="Verdana" w:cs="Times New Roman"/>
          <w:sz w:val="19"/>
          <w:szCs w:val="19"/>
        </w:rPr>
        <w:t xml:space="preserve">Support in overall media work would be appreciated, including </w:t>
      </w:r>
      <w:r w:rsidR="00AA409F" w:rsidRPr="003D1F31">
        <w:rPr>
          <w:rFonts w:ascii="Verdana" w:eastAsia="Times New Roman" w:hAnsi="Verdana" w:cs="Times New Roman"/>
          <w:sz w:val="19"/>
          <w:szCs w:val="19"/>
        </w:rPr>
        <w:t>“</w:t>
      </w:r>
      <w:r w:rsidRPr="003D1F31">
        <w:rPr>
          <w:rFonts w:ascii="Verdana" w:eastAsia="Times New Roman" w:hAnsi="Verdana" w:cs="Times New Roman"/>
          <w:sz w:val="19"/>
          <w:szCs w:val="19"/>
        </w:rPr>
        <w:t>marketing</w:t>
      </w:r>
      <w:r w:rsidR="00AA409F"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of ideas and products, </w:t>
      </w:r>
      <w:r w:rsidR="00AA409F" w:rsidRPr="003D1F31">
        <w:rPr>
          <w:rFonts w:ascii="Verdana" w:eastAsia="Times New Roman" w:hAnsi="Verdana" w:cs="Times New Roman"/>
          <w:sz w:val="19"/>
          <w:szCs w:val="19"/>
        </w:rPr>
        <w:t>“</w:t>
      </w:r>
      <w:r w:rsidRPr="003D1F31">
        <w:rPr>
          <w:rFonts w:ascii="Verdana" w:eastAsia="Times New Roman" w:hAnsi="Verdana" w:cs="Times New Roman"/>
          <w:sz w:val="19"/>
          <w:szCs w:val="19"/>
        </w:rPr>
        <w:t>marketing</w:t>
      </w:r>
      <w:r w:rsidR="00AA409F"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on </w:t>
      </w:r>
      <w:r w:rsidRPr="003D1F31">
        <w:rPr>
          <w:rFonts w:ascii="Verdana" w:eastAsia="Times New Roman" w:hAnsi="Verdana" w:cs="Times New Roman"/>
          <w:sz w:val="19"/>
          <w:szCs w:val="19"/>
        </w:rPr>
        <w:lastRenderedPageBreak/>
        <w:t xml:space="preserve">social media, cooperation with journalists, </w:t>
      </w:r>
      <w:r w:rsidR="00AA409F" w:rsidRPr="003D1F31">
        <w:rPr>
          <w:rFonts w:ascii="Verdana" w:eastAsia="Times New Roman" w:hAnsi="Verdana" w:cs="Times New Roman"/>
          <w:sz w:val="19"/>
          <w:szCs w:val="19"/>
        </w:rPr>
        <w:t>as well as</w:t>
      </w:r>
      <w:r w:rsidRPr="003D1F31">
        <w:rPr>
          <w:rFonts w:ascii="Verdana" w:eastAsia="Times New Roman" w:hAnsi="Verdana" w:cs="Times New Roman"/>
          <w:sz w:val="19"/>
          <w:szCs w:val="19"/>
        </w:rPr>
        <w:t xml:space="preserve"> science communication with practitioners and the general public. Researchers often do not feel confident in dealing with media and are afraid that their ideas are incorrectly or inaccurately communicated. </w:t>
      </w:r>
    </w:p>
    <w:p w14:paraId="1A79B2AF" w14:textId="30D333C8" w:rsidR="002426EF" w:rsidRPr="003D1F31" w:rsidRDefault="002426EF">
      <w:pPr>
        <w:pStyle w:val="ListParagraph"/>
        <w:spacing w:line="276" w:lineRule="auto"/>
        <w:jc w:val="both"/>
        <w:rPr>
          <w:rFonts w:ascii="Verdana" w:eastAsia="Times New Roman" w:hAnsi="Verdana" w:cs="Times New Roman"/>
          <w:b/>
          <w:bCs/>
          <w:sz w:val="19"/>
          <w:szCs w:val="19"/>
        </w:rPr>
      </w:pPr>
    </w:p>
    <w:p w14:paraId="49C89ADF" w14:textId="74B751D8" w:rsidR="002426EF" w:rsidRPr="003D1F31" w:rsidRDefault="00AA409F">
      <w:pPr>
        <w:pStyle w:val="ListParagraph"/>
        <w:numPr>
          <w:ilvl w:val="1"/>
          <w:numId w:val="57"/>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w:t>
      </w:r>
      <w:r w:rsidR="00D00E26" w:rsidRPr="003D1F31">
        <w:rPr>
          <w:rFonts w:ascii="Verdana" w:eastAsia="Times New Roman" w:hAnsi="Verdana" w:cs="Times New Roman"/>
          <w:b/>
          <w:bCs/>
          <w:sz w:val="19"/>
          <w:szCs w:val="19"/>
        </w:rPr>
        <w:t>Marketing</w:t>
      </w:r>
      <w:r w:rsidRPr="003D1F31">
        <w:rPr>
          <w:rFonts w:ascii="Verdana" w:eastAsia="Times New Roman" w:hAnsi="Verdana" w:cs="Times New Roman"/>
          <w:b/>
          <w:bCs/>
          <w:sz w:val="19"/>
          <w:szCs w:val="19"/>
        </w:rPr>
        <w:t>”</w:t>
      </w:r>
      <w:r w:rsidR="00D00E26"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Many of the interviewed PIs regarded the</w:t>
      </w:r>
      <w:r w:rsidR="00D00E26" w:rsidRPr="003D1F31">
        <w:rPr>
          <w:rFonts w:ascii="Verdana" w:eastAsia="Times New Roman" w:hAnsi="Verdana" w:cs="Times New Roman"/>
          <w:sz w:val="19"/>
          <w:szCs w:val="19"/>
        </w:rPr>
        <w:t xml:space="preserve"> development of </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marketing</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ideas that target the society and policy makers as helpful. </w:t>
      </w:r>
      <w:r w:rsidRPr="003D1F31">
        <w:rPr>
          <w:rFonts w:ascii="Verdana" w:eastAsia="Times New Roman" w:hAnsi="Verdana" w:cs="Times New Roman"/>
          <w:sz w:val="19"/>
          <w:szCs w:val="19"/>
        </w:rPr>
        <w:t>They also</w:t>
      </w:r>
      <w:r w:rsidR="00D00E26" w:rsidRPr="003D1F31">
        <w:rPr>
          <w:rFonts w:ascii="Verdana" w:eastAsia="Times New Roman" w:hAnsi="Verdana" w:cs="Times New Roman"/>
          <w:sz w:val="19"/>
          <w:szCs w:val="19"/>
        </w:rPr>
        <w:t xml:space="preserve"> stress</w:t>
      </w:r>
      <w:r w:rsidRPr="003D1F31">
        <w:rPr>
          <w:rFonts w:ascii="Verdana" w:eastAsia="Times New Roman" w:hAnsi="Verdana" w:cs="Times New Roman"/>
          <w:sz w:val="19"/>
          <w:szCs w:val="19"/>
        </w:rPr>
        <w:t>ed</w:t>
      </w:r>
      <w:r w:rsidR="00D00E26" w:rsidRPr="003D1F31">
        <w:rPr>
          <w:rFonts w:ascii="Verdana" w:eastAsia="Times New Roman" w:hAnsi="Verdana" w:cs="Times New Roman"/>
          <w:sz w:val="19"/>
          <w:szCs w:val="19"/>
        </w:rPr>
        <w:t xml:space="preserve"> that </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marketing</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their </w:t>
      </w:r>
      <w:r w:rsidRPr="003D1F31">
        <w:rPr>
          <w:rFonts w:ascii="Verdana" w:eastAsia="Times New Roman" w:hAnsi="Verdana" w:cs="Times New Roman"/>
          <w:sz w:val="19"/>
          <w:szCs w:val="19"/>
        </w:rPr>
        <w:t xml:space="preserve">own </w:t>
      </w:r>
      <w:r w:rsidR="00D00E26" w:rsidRPr="003D1F31">
        <w:rPr>
          <w:rFonts w:ascii="Verdana" w:eastAsia="Times New Roman" w:hAnsi="Verdana" w:cs="Times New Roman"/>
          <w:sz w:val="19"/>
          <w:szCs w:val="19"/>
        </w:rPr>
        <w:t xml:space="preserve">research is very tiring - albeit necessary - especially as researchers do not have the time to do </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marketing</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on top of their research. </w:t>
      </w:r>
    </w:p>
    <w:p w14:paraId="2FEA38CD" w14:textId="77777777" w:rsidR="002426EF" w:rsidRPr="003D1F31" w:rsidRDefault="002426EF">
      <w:pPr>
        <w:spacing w:line="276" w:lineRule="auto"/>
        <w:ind w:left="720"/>
        <w:jc w:val="both"/>
        <w:rPr>
          <w:rFonts w:ascii="Verdana" w:eastAsia="Times New Roman" w:hAnsi="Verdana" w:cs="Times New Roman"/>
          <w:sz w:val="19"/>
          <w:szCs w:val="19"/>
        </w:rPr>
      </w:pPr>
    </w:p>
    <w:p w14:paraId="4791D781" w14:textId="7D400553" w:rsidR="002426EF" w:rsidRPr="003D1F31" w:rsidRDefault="00D00E26">
      <w:pPr>
        <w:pStyle w:val="ListParagraph"/>
        <w:numPr>
          <w:ilvl w:val="1"/>
          <w:numId w:val="57"/>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Social media:</w:t>
      </w:r>
      <w:r w:rsidRPr="003D1F31">
        <w:rPr>
          <w:rFonts w:ascii="Verdana" w:eastAsia="Times New Roman" w:hAnsi="Verdana" w:cs="Times New Roman"/>
          <w:sz w:val="19"/>
          <w:szCs w:val="19"/>
        </w:rPr>
        <w:t xml:space="preserve"> Some </w:t>
      </w:r>
      <w:r w:rsidR="00AA409F"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expressed interest in getting support for </w:t>
      </w:r>
      <w:r w:rsidR="00AA409F" w:rsidRPr="003D1F31">
        <w:rPr>
          <w:rFonts w:ascii="Verdana" w:eastAsia="Times New Roman" w:hAnsi="Verdana" w:cs="Times New Roman"/>
          <w:sz w:val="19"/>
          <w:szCs w:val="19"/>
        </w:rPr>
        <w:t>communicating</w:t>
      </w:r>
      <w:r w:rsidRPr="003D1F31">
        <w:rPr>
          <w:rFonts w:ascii="Verdana" w:eastAsia="Times New Roman" w:hAnsi="Verdana" w:cs="Times New Roman"/>
          <w:sz w:val="19"/>
          <w:szCs w:val="19"/>
        </w:rPr>
        <w:t xml:space="preserve"> results on social media platforms because there</w:t>
      </w:r>
      <w:r w:rsidR="00AA409F" w:rsidRPr="003D1F31">
        <w:rPr>
          <w:rFonts w:ascii="Verdana" w:eastAsia="Times New Roman" w:hAnsi="Verdana" w:cs="Times New Roman"/>
          <w:sz w:val="19"/>
          <w:szCs w:val="19"/>
        </w:rPr>
        <w:t>, they argued,</w:t>
      </w:r>
      <w:r w:rsidRPr="003D1F31">
        <w:rPr>
          <w:rFonts w:ascii="Verdana" w:eastAsia="Times New Roman" w:hAnsi="Verdana" w:cs="Times New Roman"/>
          <w:sz w:val="19"/>
          <w:szCs w:val="19"/>
        </w:rPr>
        <w:t xml:space="preserve"> researchers </w:t>
      </w:r>
      <w:r w:rsidR="00AA409F" w:rsidRPr="003D1F31">
        <w:rPr>
          <w:rFonts w:ascii="Verdana" w:eastAsia="Times New Roman" w:hAnsi="Verdana" w:cs="Times New Roman"/>
          <w:sz w:val="19"/>
          <w:szCs w:val="19"/>
        </w:rPr>
        <w:t>can better</w:t>
      </w:r>
      <w:r w:rsidRPr="003D1F31">
        <w:rPr>
          <w:rFonts w:ascii="Verdana" w:eastAsia="Times New Roman" w:hAnsi="Verdana" w:cs="Times New Roman"/>
          <w:sz w:val="19"/>
          <w:szCs w:val="19"/>
        </w:rPr>
        <w:t xml:space="preserve"> control their message</w:t>
      </w:r>
      <w:r w:rsidR="00AA409F" w:rsidRPr="003D1F31">
        <w:rPr>
          <w:rFonts w:ascii="Verdana" w:eastAsia="Times New Roman" w:hAnsi="Verdana" w:cs="Times New Roman"/>
          <w:sz w:val="19"/>
          <w:szCs w:val="19"/>
        </w:rPr>
        <w:t>s.</w:t>
      </w:r>
    </w:p>
    <w:p w14:paraId="41055132" w14:textId="77777777" w:rsidR="002426EF" w:rsidRPr="003D1F31" w:rsidRDefault="002426EF">
      <w:pPr>
        <w:spacing w:line="276" w:lineRule="auto"/>
        <w:ind w:left="720"/>
        <w:jc w:val="both"/>
        <w:rPr>
          <w:rFonts w:ascii="Verdana" w:eastAsia="Times New Roman" w:hAnsi="Verdana" w:cs="Times New Roman"/>
          <w:sz w:val="19"/>
          <w:szCs w:val="19"/>
        </w:rPr>
      </w:pPr>
    </w:p>
    <w:p w14:paraId="0408C322" w14:textId="14CF2B26" w:rsidR="002426EF" w:rsidRPr="003D1F31" w:rsidRDefault="00D00E26">
      <w:pPr>
        <w:pStyle w:val="ListParagraph"/>
        <w:numPr>
          <w:ilvl w:val="1"/>
          <w:numId w:val="57"/>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Science communication:</w:t>
      </w:r>
      <w:r w:rsidRPr="003D1F31">
        <w:rPr>
          <w:rFonts w:ascii="Verdana" w:eastAsia="Times New Roman" w:hAnsi="Verdana" w:cs="Times New Roman"/>
          <w:sz w:val="19"/>
          <w:szCs w:val="19"/>
        </w:rPr>
        <w:t xml:space="preserve"> Researchers are used to communicating with other researchers ab</w:t>
      </w:r>
      <w:r w:rsidR="00AA409F" w:rsidRPr="003D1F31">
        <w:rPr>
          <w:rFonts w:ascii="Verdana" w:eastAsia="Times New Roman" w:hAnsi="Verdana" w:cs="Times New Roman"/>
          <w:sz w:val="19"/>
          <w:szCs w:val="19"/>
        </w:rPr>
        <w:t xml:space="preserve">out their projects and findings, but often </w:t>
      </w:r>
      <w:r w:rsidRPr="003D1F31">
        <w:rPr>
          <w:rFonts w:ascii="Verdana" w:eastAsia="Times New Roman" w:hAnsi="Verdana" w:cs="Times New Roman"/>
          <w:sz w:val="19"/>
          <w:szCs w:val="19"/>
        </w:rPr>
        <w:t>find it difficult to transfer the findings into a format</w:t>
      </w:r>
      <w:r w:rsidR="00AA409F"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t>
      </w:r>
      <w:r w:rsidR="00AA409F" w:rsidRPr="003D1F31">
        <w:rPr>
          <w:rFonts w:ascii="Verdana" w:eastAsia="Times New Roman" w:hAnsi="Verdana" w:cs="Times New Roman"/>
          <w:sz w:val="19"/>
          <w:szCs w:val="19"/>
        </w:rPr>
        <w:t>which appeals</w:t>
      </w:r>
      <w:r w:rsidRPr="003D1F31">
        <w:rPr>
          <w:rFonts w:ascii="Verdana" w:eastAsia="Times New Roman" w:hAnsi="Verdana" w:cs="Times New Roman"/>
          <w:sz w:val="19"/>
          <w:szCs w:val="19"/>
        </w:rPr>
        <w:t xml:space="preserve"> the </w:t>
      </w:r>
      <w:r w:rsidR="00AA409F" w:rsidRPr="003D1F31">
        <w:rPr>
          <w:rFonts w:ascii="Verdana" w:eastAsia="Times New Roman" w:hAnsi="Verdana" w:cs="Times New Roman"/>
          <w:sz w:val="19"/>
          <w:szCs w:val="19"/>
        </w:rPr>
        <w:t xml:space="preserve">interest of the </w:t>
      </w:r>
      <w:r w:rsidRPr="003D1F31">
        <w:rPr>
          <w:rFonts w:ascii="Verdana" w:eastAsia="Times New Roman" w:hAnsi="Verdana" w:cs="Times New Roman"/>
          <w:sz w:val="19"/>
          <w:szCs w:val="19"/>
        </w:rPr>
        <w:t xml:space="preserve">general public. In particular, researchers fear that their transfer work could result in inadequate generalisations or misunderstandings of their findings. </w:t>
      </w:r>
      <w:commentRangeStart w:id="134"/>
      <w:r w:rsidRPr="003D1F31">
        <w:rPr>
          <w:rFonts w:ascii="Verdana" w:eastAsia="Times New Roman" w:hAnsi="Verdana" w:cs="Times New Roman"/>
          <w:sz w:val="19"/>
          <w:szCs w:val="19"/>
        </w:rPr>
        <w:t xml:space="preserve">In order to support researchers with dissemination, experts in science communication could be consulted. These experts could help researchers in translating their insights and findings into an accurate but digestible version for communication in non-scientific areas and for the general public.  </w:t>
      </w:r>
      <w:commentRangeEnd w:id="134"/>
      <w:r w:rsidR="00AA409F" w:rsidRPr="003D1F31">
        <w:rPr>
          <w:rStyle w:val="CommentReference"/>
          <w:rFonts w:ascii="Verdana" w:hAnsi="Verdana"/>
          <w:sz w:val="19"/>
          <w:szCs w:val="19"/>
        </w:rPr>
        <w:commentReference w:id="134"/>
      </w:r>
    </w:p>
    <w:p w14:paraId="5F32AC44" w14:textId="77777777" w:rsidR="002426EF" w:rsidRPr="003D1F31" w:rsidRDefault="002426EF">
      <w:pPr>
        <w:spacing w:line="276" w:lineRule="auto"/>
        <w:jc w:val="both"/>
        <w:rPr>
          <w:rFonts w:ascii="Verdana" w:eastAsia="Times New Roman" w:hAnsi="Verdana" w:cs="Times New Roman"/>
          <w:sz w:val="19"/>
          <w:szCs w:val="19"/>
        </w:rPr>
      </w:pPr>
    </w:p>
    <w:p w14:paraId="3607A065" w14:textId="77777777" w:rsidR="002426EF" w:rsidRPr="003D1F31" w:rsidRDefault="00D00E26">
      <w:pPr>
        <w:pStyle w:val="ListParagraph"/>
        <w:numPr>
          <w:ilvl w:val="1"/>
          <w:numId w:val="57"/>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Trustworthy journalists:</w:t>
      </w:r>
      <w:r w:rsidRPr="003D1F31">
        <w:rPr>
          <w:rFonts w:ascii="Verdana" w:eastAsia="Times New Roman" w:hAnsi="Verdana" w:cs="Times New Roman"/>
          <w:sz w:val="19"/>
          <w:szCs w:val="19"/>
        </w:rPr>
        <w:t xml:space="preserve"> </w:t>
      </w:r>
      <w:commentRangeStart w:id="135"/>
      <w:r w:rsidRPr="003D1F31">
        <w:rPr>
          <w:rFonts w:ascii="Verdana" w:eastAsia="Times New Roman" w:hAnsi="Verdana" w:cs="Times New Roman"/>
          <w:sz w:val="19"/>
          <w:szCs w:val="19"/>
        </w:rPr>
        <w:t>One researcher expressed that she would like the SNF to work together with journalists who are rigorous and trustworthy and who will cooperate with researchers to write about their findings.</w:t>
      </w:r>
      <w:commentRangeEnd w:id="135"/>
      <w:r w:rsidR="00AA409F" w:rsidRPr="003D1F31">
        <w:rPr>
          <w:rStyle w:val="CommentReference"/>
          <w:rFonts w:ascii="Verdana" w:hAnsi="Verdana"/>
          <w:sz w:val="19"/>
          <w:szCs w:val="19"/>
        </w:rPr>
        <w:commentReference w:id="135"/>
      </w:r>
      <w:r w:rsidRPr="003D1F31">
        <w:rPr>
          <w:rFonts w:ascii="Verdana" w:eastAsia="Times New Roman" w:hAnsi="Verdana" w:cs="Times New Roman"/>
          <w:sz w:val="19"/>
          <w:szCs w:val="19"/>
        </w:rPr>
        <w:t xml:space="preserve"> In this context, it is important that vulnerable or excluded groups are not misrepresented or exploited for the purpose of the article. It is also important that a long-term relationship with this journalist can be developed in order to build trust. </w:t>
      </w:r>
    </w:p>
    <w:p w14:paraId="5DA1078D" w14:textId="77777777" w:rsidR="002426EF" w:rsidRPr="003D1F31" w:rsidRDefault="00D00E26">
      <w:pPr>
        <w:spacing w:line="276" w:lineRule="auto"/>
        <w:ind w:left="720"/>
        <w:jc w:val="both"/>
        <w:rPr>
          <w:rFonts w:ascii="Verdana" w:eastAsia="Times New Roman" w:hAnsi="Verdana" w:cs="Times New Roman"/>
          <w:i/>
          <w:iCs/>
          <w:sz w:val="19"/>
          <w:szCs w:val="19"/>
        </w:rPr>
      </w:pPr>
      <w:r w:rsidRPr="003D1F31">
        <w:rPr>
          <w:rFonts w:ascii="Verdana" w:eastAsia="Times New Roman" w:hAnsi="Verdana" w:cs="Times New Roman"/>
          <w:i/>
          <w:iCs/>
          <w:sz w:val="19"/>
          <w:szCs w:val="19"/>
        </w:rPr>
        <w:t>“If that was a freelance journalist, for example, then, if I were to plan something like that again, then I had good experiences with her and then I would perhaps approach her specifically and say - could you imagine, perhaps under the conditions, to do so and so. And then the person would perhaps see where they could cooperate with which newspaper, for example. Then that would be the concrete support, I think, that you could work together with such an experienced person.” Interviewee 18</w:t>
      </w:r>
    </w:p>
    <w:p w14:paraId="05AB834B" w14:textId="77777777" w:rsidR="002426EF" w:rsidRPr="003D1F31" w:rsidRDefault="002426EF">
      <w:pPr>
        <w:spacing w:line="276" w:lineRule="auto"/>
        <w:ind w:left="720"/>
        <w:jc w:val="both"/>
        <w:rPr>
          <w:rFonts w:ascii="Verdana" w:eastAsia="Times New Roman" w:hAnsi="Verdana" w:cs="Times New Roman"/>
          <w:sz w:val="19"/>
          <w:szCs w:val="19"/>
        </w:rPr>
      </w:pPr>
    </w:p>
    <w:p w14:paraId="1FD88A46" w14:textId="775BAAAB"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More funding: </w:t>
      </w:r>
      <w:r w:rsidRPr="003D1F31">
        <w:rPr>
          <w:rFonts w:ascii="Verdana" w:eastAsia="Times New Roman" w:hAnsi="Verdana" w:cs="Times New Roman"/>
          <w:sz w:val="19"/>
          <w:szCs w:val="19"/>
        </w:rPr>
        <w:t xml:space="preserve">In general, many </w:t>
      </w:r>
      <w:r w:rsidR="00AA409F" w:rsidRPr="003D1F31">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would wish for more funding:</w:t>
      </w:r>
    </w:p>
    <w:p w14:paraId="513D517B" w14:textId="77777777" w:rsidR="002426EF" w:rsidRPr="003D1F31" w:rsidRDefault="00D00E26">
      <w:pPr>
        <w:pStyle w:val="ListParagraph"/>
        <w:numPr>
          <w:ilvl w:val="0"/>
          <w:numId w:val="5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for involving and cooperating with applied institutions and practice partners</w:t>
      </w:r>
    </w:p>
    <w:p w14:paraId="386BC269" w14:textId="77777777" w:rsidR="002426EF" w:rsidRPr="003D1F31" w:rsidRDefault="00D00E26">
      <w:pPr>
        <w:pStyle w:val="ListParagraph"/>
        <w:numPr>
          <w:ilvl w:val="0"/>
          <w:numId w:val="5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for applied research projects</w:t>
      </w:r>
    </w:p>
    <w:p w14:paraId="190E111C" w14:textId="77777777" w:rsidR="002426EF" w:rsidRPr="003D1F31" w:rsidRDefault="00D00E26">
      <w:pPr>
        <w:pStyle w:val="ListParagraph"/>
        <w:numPr>
          <w:ilvl w:val="0"/>
          <w:numId w:val="5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for infrastructure, employees, equipment, conferences and events</w:t>
      </w:r>
    </w:p>
    <w:p w14:paraId="4BB32647" w14:textId="01C4F1E1" w:rsidR="002426EF" w:rsidRPr="003D1F31" w:rsidRDefault="00D00E26">
      <w:pPr>
        <w:pStyle w:val="ListParagraph"/>
        <w:numPr>
          <w:ilvl w:val="0"/>
          <w:numId w:val="5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color w:val="000000" w:themeColor="text1"/>
          <w:sz w:val="19"/>
          <w:szCs w:val="19"/>
        </w:rPr>
        <w:t xml:space="preserve">for time to </w:t>
      </w:r>
      <w:r w:rsidR="00AA409F" w:rsidRPr="003D1F31">
        <w:rPr>
          <w:rFonts w:ascii="Verdana" w:eastAsia="Times New Roman" w:hAnsi="Verdana" w:cs="Times New Roman"/>
          <w:color w:val="000000" w:themeColor="text1"/>
          <w:sz w:val="19"/>
          <w:szCs w:val="19"/>
        </w:rPr>
        <w:t>publish in general</w:t>
      </w:r>
      <w:r w:rsidRPr="003D1F31">
        <w:rPr>
          <w:rFonts w:ascii="Verdana" w:eastAsia="Times New Roman" w:hAnsi="Verdana" w:cs="Times New Roman"/>
          <w:color w:val="000000" w:themeColor="text1"/>
          <w:sz w:val="19"/>
          <w:szCs w:val="19"/>
        </w:rPr>
        <w:t xml:space="preserve"> and </w:t>
      </w:r>
      <w:r w:rsidR="00AA409F" w:rsidRPr="003D1F31">
        <w:rPr>
          <w:rFonts w:ascii="Verdana" w:eastAsia="Times New Roman" w:hAnsi="Verdana" w:cs="Times New Roman"/>
          <w:color w:val="000000" w:themeColor="text1"/>
          <w:sz w:val="19"/>
          <w:szCs w:val="19"/>
        </w:rPr>
        <w:t xml:space="preserve">especially for </w:t>
      </w:r>
      <w:r w:rsidRPr="003D1F31">
        <w:rPr>
          <w:rFonts w:ascii="Verdana" w:eastAsia="Times New Roman" w:hAnsi="Verdana" w:cs="Times New Roman"/>
          <w:color w:val="000000" w:themeColor="text1"/>
          <w:sz w:val="19"/>
          <w:szCs w:val="19"/>
        </w:rPr>
        <w:t xml:space="preserve">higher quality </w:t>
      </w:r>
      <w:r w:rsidR="00AA409F" w:rsidRPr="003D1F31">
        <w:rPr>
          <w:rFonts w:ascii="Verdana" w:eastAsia="Times New Roman" w:hAnsi="Verdana" w:cs="Times New Roman"/>
          <w:color w:val="000000" w:themeColor="text1"/>
          <w:sz w:val="19"/>
          <w:szCs w:val="19"/>
        </w:rPr>
        <w:t>publications</w:t>
      </w:r>
    </w:p>
    <w:p w14:paraId="32D05A18" w14:textId="77777777" w:rsidR="002426EF" w:rsidRPr="003D1F31" w:rsidRDefault="00D00E26">
      <w:pPr>
        <w:pStyle w:val="ListParagraph"/>
        <w:numPr>
          <w:ilvl w:val="0"/>
          <w:numId w:val="5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diverge more funding to social sciences and humanities</w:t>
      </w:r>
    </w:p>
    <w:p w14:paraId="7E1D1E8F" w14:textId="0F25C14F" w:rsidR="002426EF" w:rsidRPr="003D1F31" w:rsidRDefault="00D00E26">
      <w:pPr>
        <w:spacing w:line="276" w:lineRule="auto"/>
        <w:jc w:val="both"/>
        <w:rPr>
          <w:rFonts w:ascii="Verdana" w:eastAsia="Times New Roman" w:hAnsi="Verdana" w:cs="Times New Roman"/>
          <w:i/>
          <w:iCs/>
          <w:color w:val="000000" w:themeColor="text1"/>
          <w:sz w:val="16"/>
          <w:szCs w:val="16"/>
        </w:rPr>
      </w:pPr>
      <w:r w:rsidRPr="003D1F31">
        <w:rPr>
          <w:rFonts w:ascii="Verdana" w:eastAsia="Times New Roman" w:hAnsi="Verdana" w:cs="Times New Roman"/>
          <w:i/>
          <w:iCs/>
          <w:sz w:val="16"/>
          <w:szCs w:val="16"/>
        </w:rPr>
        <w:t>“</w:t>
      </w:r>
      <w:r w:rsidRPr="003D1F31">
        <w:rPr>
          <w:rFonts w:ascii="Verdana" w:eastAsia="Times New Roman" w:hAnsi="Verdana" w:cs="Times New Roman"/>
          <w:i/>
          <w:iCs/>
          <w:color w:val="000000" w:themeColor="text1"/>
          <w:sz w:val="16"/>
          <w:szCs w:val="16"/>
        </w:rPr>
        <w:t>I am full of admiration, but there are billions for those who go to study the stars and non-billions for those who go to study individuals on Earth.” - Interviewee 15</w:t>
      </w:r>
    </w:p>
    <w:p w14:paraId="3675BACF" w14:textId="77777777" w:rsidR="00344163" w:rsidRPr="003D1F31" w:rsidRDefault="00344163">
      <w:pPr>
        <w:spacing w:line="276" w:lineRule="auto"/>
        <w:jc w:val="both"/>
        <w:rPr>
          <w:rFonts w:ascii="Verdana" w:eastAsia="Times New Roman" w:hAnsi="Verdana" w:cs="Times New Roman"/>
          <w:iCs/>
          <w:color w:val="000000" w:themeColor="text1"/>
          <w:sz w:val="19"/>
          <w:szCs w:val="19"/>
        </w:rPr>
      </w:pPr>
    </w:p>
    <w:p w14:paraId="5C4C2F11" w14:textId="2BA4FCE6" w:rsidR="002426EF" w:rsidRPr="003D1F31" w:rsidRDefault="00D00E26" w:rsidP="00344163">
      <w:pPr>
        <w:pStyle w:val="RTDHeading02"/>
        <w:numPr>
          <w:ilvl w:val="0"/>
          <w:numId w:val="2"/>
        </w:numPr>
        <w:ind w:left="709" w:hanging="709"/>
        <w:outlineLvl w:val="0"/>
        <w:rPr>
          <w:sz w:val="28"/>
          <w:szCs w:val="28"/>
        </w:rPr>
      </w:pPr>
      <w:bookmarkStart w:id="136" w:name="_Toc106728090"/>
      <w:r w:rsidRPr="003D1F31">
        <w:rPr>
          <w:sz w:val="28"/>
          <w:szCs w:val="28"/>
        </w:rPr>
        <w:lastRenderedPageBreak/>
        <w:t>WRAP-UP 2: T</w:t>
      </w:r>
      <w:r w:rsidR="009C168E" w:rsidRPr="003D1F31">
        <w:rPr>
          <w:sz w:val="28"/>
          <w:szCs w:val="28"/>
        </w:rPr>
        <w:t>OWARDS A MODEL OF ASSESSING SNSF</w:t>
      </w:r>
      <w:r w:rsidRPr="003D1F31">
        <w:rPr>
          <w:sz w:val="28"/>
          <w:szCs w:val="28"/>
        </w:rPr>
        <w:t>’ CONTRIBUTION TO SOCIAL INNOVATIONS</w:t>
      </w:r>
      <w:bookmarkEnd w:id="136"/>
    </w:p>
    <w:p w14:paraId="71B67EB5" w14:textId="40E84C23" w:rsidR="00AA409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2ABDA160" w14:textId="77777777" w:rsidR="00AA409F" w:rsidRPr="003D1F31" w:rsidRDefault="00AA409F">
      <w:pPr>
        <w:spacing w:after="0" w:line="240" w:lineRule="auto"/>
        <w:rPr>
          <w:rFonts w:ascii="Verdana" w:eastAsia="Times New Roman" w:hAnsi="Verdana" w:cs="Times New Roman"/>
          <w:sz w:val="19"/>
          <w:szCs w:val="19"/>
          <w:lang w:eastAsia="nl-BE"/>
        </w:rPr>
      </w:pPr>
      <w:r w:rsidRPr="003D1F31">
        <w:br w:type="page"/>
      </w:r>
    </w:p>
    <w:p w14:paraId="1466A583" w14:textId="77777777" w:rsidR="002426EF" w:rsidRPr="003D1F31" w:rsidRDefault="002426EF">
      <w:pPr>
        <w:pStyle w:val="RTDBody"/>
      </w:pPr>
    </w:p>
    <w:p w14:paraId="0127D64D" w14:textId="77777777" w:rsidR="002426EF" w:rsidRPr="003D1F31" w:rsidRDefault="00D00E26">
      <w:pPr>
        <w:pStyle w:val="RTDHeading02"/>
        <w:numPr>
          <w:ilvl w:val="0"/>
          <w:numId w:val="2"/>
        </w:numPr>
        <w:ind w:left="709" w:hanging="709"/>
        <w:outlineLvl w:val="0"/>
        <w:rPr>
          <w:rFonts w:cstheme="minorHAnsi"/>
          <w:sz w:val="28"/>
          <w:szCs w:val="28"/>
        </w:rPr>
      </w:pPr>
      <w:bookmarkStart w:id="137" w:name="_Toc106728091"/>
      <w:r w:rsidRPr="003D1F31">
        <w:rPr>
          <w:rFonts w:cstheme="minorHAnsi"/>
          <w:sz w:val="28"/>
          <w:szCs w:val="28"/>
        </w:rPr>
        <w:t>LITERATURE</w:t>
      </w:r>
      <w:bookmarkEnd w:id="137"/>
    </w:p>
    <w:p w14:paraId="7054F4DA"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Antons, D., Grünwald, E., Cichy, P. and Salge, T.O. (2020), ‘The application of text mining methods in innovation research: current state, evolution patterns, and development priorities’, in R&amp;D Management, 50: 329-351. https://doi.org/10.1111/radm.12408</w:t>
      </w:r>
    </w:p>
    <w:p w14:paraId="064247D6"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Benneworth, P. (2015), ‘Tracing How Arts and Humanities Research Translates, Circulates and Consolidates in Society. How have Scholars been Reacting to Diverse Impact and Public Value Agendas?’, </w:t>
      </w:r>
      <w:r w:rsidRPr="003D1F31">
        <w:rPr>
          <w:rFonts w:ascii="Verdana" w:hAnsi="Verdana" w:cs="Arial"/>
          <w:i/>
          <w:sz w:val="19"/>
          <w:szCs w:val="19"/>
        </w:rPr>
        <w:t>Arts and Humanities in Higher Education,</w:t>
      </w:r>
      <w:r w:rsidRPr="003D1F31">
        <w:rPr>
          <w:rFonts w:ascii="Verdana" w:hAnsi="Verdana" w:cs="Arial"/>
          <w:sz w:val="19"/>
          <w:szCs w:val="19"/>
        </w:rPr>
        <w:t xml:space="preserve"> 14 (1), 45-60.</w:t>
      </w:r>
    </w:p>
    <w:p w14:paraId="37CA8654"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Blei, D. M., Ng, A. Y., &amp; Jordan, M. I. (2003), ‘Latent dirichlet allocation’, in Journal of machine Learning research, 3(Jan), 993-1022</w:t>
      </w:r>
    </w:p>
    <w:p w14:paraId="6F901716"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Bonno, Pel et al. (2020), ‘Towards a theory of transformative social innovation -- A relational framework and 12 propositions’, in Research Policy 49.8 (2020): 104080</w:t>
      </w:r>
    </w:p>
    <w:p w14:paraId="05D28747" w14:textId="77777777" w:rsidR="002426EF" w:rsidRPr="004922E5" w:rsidRDefault="00D00E26">
      <w:pPr>
        <w:pStyle w:val="RTDBody"/>
        <w:tabs>
          <w:tab w:val="left" w:pos="2865"/>
        </w:tabs>
        <w:ind w:left="567" w:hanging="567"/>
        <w:rPr>
          <w:rStyle w:val="jlqj4b"/>
          <w:rFonts w:cstheme="minorHAnsi"/>
          <w:lang w:val="de-AT"/>
          <w:rPrChange w:id="138" w:author="Utku B. Demir" w:date="2022-06-07T12:16:00Z">
            <w:rPr>
              <w:rStyle w:val="jlqj4b"/>
              <w:rFonts w:asciiTheme="minorHAnsi" w:eastAsiaTheme="minorHAnsi" w:hAnsiTheme="minorHAnsi" w:cstheme="minorHAnsi"/>
              <w:sz w:val="22"/>
              <w:szCs w:val="22"/>
              <w:lang w:eastAsia="en-US"/>
            </w:rPr>
          </w:rPrChange>
        </w:rPr>
      </w:pPr>
      <w:r w:rsidRPr="004922E5">
        <w:rPr>
          <w:rStyle w:val="jlqj4b"/>
          <w:rFonts w:cstheme="minorHAnsi"/>
          <w:lang w:val="de-AT"/>
        </w:rPr>
        <w:t>Bornstein, N, Pabst, S and Sigrist, S. (2014), Zur Bedeutung von sozialer Innovation in Wissenschaft und Praxis. W.I.R.E, Forschungsbericht erstellt im Auftrag des Schweizerischen Nationalfonds (SNF).</w:t>
      </w:r>
    </w:p>
    <w:p w14:paraId="789C7200"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Brundenius, C. (2017), ‘Challenges of rising inequalities and the quest for inclusive and sustainable development’, in C. Brundenius, B. Göransson, and J. M. Carvalho de Mello, (eds</w:t>
      </w:r>
      <w:r w:rsidRPr="003D1F31">
        <w:rPr>
          <w:rFonts w:ascii="Verdana" w:hAnsi="Verdana" w:cs="Arial"/>
          <w:i/>
          <w:sz w:val="19"/>
          <w:szCs w:val="19"/>
        </w:rPr>
        <w:t>) ‘Universities, Inclusive Development and Social Innovation’</w:t>
      </w:r>
      <w:r w:rsidRPr="003D1F31">
        <w:rPr>
          <w:rFonts w:ascii="Verdana" w:hAnsi="Verdana" w:cs="Arial"/>
          <w:sz w:val="19"/>
          <w:szCs w:val="19"/>
        </w:rPr>
        <w:t>, Switzerland: Springer, 9 -69.</w:t>
      </w:r>
    </w:p>
    <w:p w14:paraId="24CE6795"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Cana, Umit and Bilal Alatas (2020), ‘A new direction in social networkanalysis: Online social network analysis problems and applications’, In Physica A: Statistical Mechanics and its Applications 535: 122372, doi: 10.1016/j.physa.2019.122372</w:t>
      </w:r>
    </w:p>
    <w:p w14:paraId="1D688317"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Cunha, J. and Benneworth, P. (2013), ‘Universities’ contributions to social innovation: towards a theoretical framework’, paper presented at EURA Conference 2013, 3-6 July, Enschede, The Netherlands.</w:t>
      </w:r>
    </w:p>
    <w:p w14:paraId="4D79D987"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Davidovitch, N., and Eckhaus, E. (2018), ‘Effect of faculty on research cooperation and publication: Employing natural language processing’, in </w:t>
      </w:r>
      <w:r w:rsidRPr="003D1F31">
        <w:rPr>
          <w:rFonts w:ascii="Verdana" w:eastAsia="Times New Roman" w:hAnsi="Verdana" w:cs="Arial"/>
          <w:i/>
          <w:sz w:val="19"/>
          <w:szCs w:val="19"/>
        </w:rPr>
        <w:t>Economics &amp; Sociology</w:t>
      </w:r>
      <w:r w:rsidRPr="003D1F31">
        <w:rPr>
          <w:rFonts w:ascii="Verdana" w:eastAsia="Times New Roman" w:hAnsi="Verdana" w:cs="Arial"/>
          <w:sz w:val="19"/>
          <w:szCs w:val="19"/>
        </w:rPr>
        <w:t xml:space="preserve"> 11.4 (2018): 173</w:t>
      </w:r>
    </w:p>
    <w:p w14:paraId="569AF785"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Dees, J. G. (1998), ‘The Meaning of Social Entrepreneurship’, Graduate School of Business. Stanford University. </w:t>
      </w:r>
    </w:p>
    <w:p w14:paraId="12167D3D"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Degelsegger, A. and Kesselring, A. (2012), ‘Do Non-Humans Make a Difference? The Actor-Network-Theory and the Social Innovation Paradigm’, in H. W. Franz, J. Hochgerner and J. Howaldt (eds), </w:t>
      </w:r>
      <w:r w:rsidRPr="003D1F31">
        <w:rPr>
          <w:rFonts w:ascii="Verdana" w:eastAsia="Times New Roman" w:hAnsi="Verdana" w:cs="Arial"/>
          <w:i/>
          <w:sz w:val="19"/>
          <w:szCs w:val="19"/>
        </w:rPr>
        <w:t>‘Challenge social innovation Potentials for business, social entrepreneurship, welfare and civil society’</w:t>
      </w:r>
      <w:r w:rsidRPr="003D1F31">
        <w:rPr>
          <w:rFonts w:ascii="Verdana" w:eastAsia="Times New Roman" w:hAnsi="Verdana" w:cs="Arial"/>
          <w:sz w:val="19"/>
          <w:szCs w:val="19"/>
        </w:rPr>
        <w:t>, Berlin and New York: Springer, 57-72.</w:t>
      </w:r>
    </w:p>
    <w:p w14:paraId="03CF516D"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Ferner, Cornelia, et al. (2020) ‘Automated Seeded Latent Dirichlet Allocation for Social Media Based Event Detection and Mapping`, in Information 11.8 (2020): 376.</w:t>
      </w:r>
    </w:p>
    <w:p w14:paraId="437361EB"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Godin, B. (2012), ‘Social Innovation: Utopias of Innovation from c.1830 to the Present’, project on the Intellectual History of Innovation, Working Paper N. 11. Montreal. </w:t>
      </w:r>
    </w:p>
    <w:p w14:paraId="3C804B5D"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Gök, A., Milosevic, N., Nenadic, G., Catalano, G., Daraio, C., Gregori, M., Moed, H. F. and Ruocco, G, eds. (2019) </w:t>
      </w:r>
      <w:r w:rsidRPr="003D1F31">
        <w:rPr>
          <w:rStyle w:val="Emphasis"/>
          <w:rFonts w:ascii="Verdana" w:eastAsia="Times New Roman" w:hAnsi="Verdana" w:cs="Arial"/>
          <w:sz w:val="19"/>
          <w:szCs w:val="19"/>
        </w:rPr>
        <w:t>Using machine learning and text mining to classify fuzzy social science phenomenon : the case of social innovation.</w:t>
      </w:r>
      <w:r w:rsidRPr="003D1F31">
        <w:rPr>
          <w:rFonts w:ascii="Verdana" w:eastAsia="Times New Roman" w:hAnsi="Verdana" w:cs="Arial"/>
          <w:sz w:val="19"/>
          <w:szCs w:val="19"/>
        </w:rPr>
        <w:t xml:space="preserve"> In: 17th International Conference on Scientometrics and Informetrics, ISSI 2019. International Society for Scientometrics and Informetrics, ITA, pp. 2171-2176. ISBN 9788833811185 </w:t>
      </w:r>
    </w:p>
    <w:p w14:paraId="20D80435" w14:textId="77777777" w:rsidR="002426EF" w:rsidRPr="003D1F31" w:rsidRDefault="00D00E26">
      <w:pPr>
        <w:ind w:left="567" w:hanging="567"/>
        <w:jc w:val="both"/>
        <w:rPr>
          <w:rFonts w:ascii="Verdana" w:eastAsia="Times New Roman" w:hAnsi="Verdana" w:cs="Arial"/>
          <w:sz w:val="19"/>
          <w:szCs w:val="19"/>
        </w:rPr>
      </w:pPr>
      <w:r w:rsidRPr="003D1F31">
        <w:rPr>
          <w:rFonts w:ascii="Verdana" w:hAnsi="Verdana"/>
          <w:sz w:val="19"/>
          <w:szCs w:val="19"/>
        </w:rPr>
        <w:lastRenderedPageBreak/>
        <w:t xml:space="preserve">Hellsten, I., Opthof, T. and Leydesdorff, L. (2020): N-mode network approach for socio-semantic analysis of scientific publications. Poetics, Volume 78.  </w:t>
      </w:r>
      <w:hyperlink r:id="rId53">
        <w:r w:rsidRPr="003D1F31">
          <w:rPr>
            <w:rStyle w:val="Hyperlink"/>
            <w:rFonts w:ascii="Verdana" w:hAnsi="Verdana"/>
            <w:sz w:val="19"/>
            <w:szCs w:val="19"/>
          </w:rPr>
          <w:t>https://doi.org/10.1016/j.poetic.2019.101427</w:t>
        </w:r>
      </w:hyperlink>
    </w:p>
    <w:p w14:paraId="1A261B6E"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Howaldt, J. (2019), ‘New pathways to social change – creating impact through social innovation research’, </w:t>
      </w:r>
      <w:r w:rsidRPr="003D1F31">
        <w:rPr>
          <w:rFonts w:ascii="Verdana" w:eastAsia="Times New Roman" w:hAnsi="Verdana" w:cs="Arial"/>
          <w:i/>
          <w:sz w:val="19"/>
          <w:szCs w:val="19"/>
        </w:rPr>
        <w:t>fteval Journal for Research and Technology Policy Evaluation,</w:t>
      </w:r>
      <w:r w:rsidRPr="003D1F31">
        <w:rPr>
          <w:rFonts w:ascii="Verdana" w:eastAsia="Times New Roman" w:hAnsi="Verdana" w:cs="Arial"/>
          <w:sz w:val="19"/>
          <w:szCs w:val="19"/>
        </w:rPr>
        <w:t xml:space="preserve"> 48/July 2019, 37-48.</w:t>
      </w:r>
    </w:p>
    <w:p w14:paraId="42F70AF3"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Howaldt, J., Kopp, R. and Schwarz, M. (2015), </w:t>
      </w:r>
      <w:r w:rsidRPr="003D1F31">
        <w:rPr>
          <w:rFonts w:ascii="Verdana" w:eastAsia="Times New Roman" w:hAnsi="Verdana" w:cs="Arial"/>
          <w:i/>
          <w:sz w:val="19"/>
          <w:szCs w:val="19"/>
        </w:rPr>
        <w:t>‘On the theory of social innovations: Tarde's neglected contribution to the development of a sociological innovation theory’</w:t>
      </w:r>
      <w:r w:rsidRPr="003D1F31">
        <w:rPr>
          <w:rFonts w:ascii="Verdana" w:eastAsia="Times New Roman" w:hAnsi="Verdana" w:cs="Arial"/>
          <w:sz w:val="19"/>
          <w:szCs w:val="19"/>
        </w:rPr>
        <w:t xml:space="preserve">, Weinheim: Beltz Juventa. </w:t>
      </w:r>
      <w:hyperlink r:id="rId54">
        <w:r w:rsidRPr="003D1F31">
          <w:rPr>
            <w:rStyle w:val="Hyperlink"/>
            <w:rFonts w:ascii="Verdana" w:eastAsia="Times New Roman" w:hAnsi="Verdana" w:cs="Arial"/>
            <w:sz w:val="19"/>
            <w:szCs w:val="19"/>
          </w:rPr>
          <w:t>https://nbn-resolving.org/urn:nbn:de:0168-ssoar-419633</w:t>
        </w:r>
      </w:hyperlink>
    </w:p>
    <w:p w14:paraId="1A6BEAC4"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Howaldt, J., Butzin, A., Domanski, D. and Kaletka, C. (2014), ‘Theoretical Approaches to: Social Innovation. A Critical Literature Review’, a deliverable of the project ‘Social Innovation: Driving Force of Social Change’ (SI-DRIVE), Dortmund: Sozialforschungsstelle.</w:t>
      </w:r>
    </w:p>
    <w:p w14:paraId="391A168E"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Howaldt, J. and Schwarz, M. (2010), ‚Social Innovation: Concepts, Research Fields and International Trends’, IMO International Monitoring. Dortmund: Sozialforschungsstelle, TU Dortmund University. </w:t>
      </w:r>
    </w:p>
    <w:p w14:paraId="38E005A6"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Li, X., Ouyang, J., Zhou, X., Lu, Y., and Liu, Y. (2015), Supervised labeled latent Dirichlet allocation for document categorization. </w:t>
      </w:r>
      <w:r w:rsidRPr="003D1F31">
        <w:rPr>
          <w:rFonts w:ascii="Verdana" w:eastAsia="Times New Roman" w:hAnsi="Verdana" w:cs="Arial"/>
          <w:i/>
          <w:sz w:val="19"/>
          <w:szCs w:val="19"/>
        </w:rPr>
        <w:t>Applied Intelligence</w:t>
      </w:r>
      <w:r w:rsidRPr="003D1F31">
        <w:rPr>
          <w:rFonts w:ascii="Verdana" w:eastAsia="Times New Roman" w:hAnsi="Verdana" w:cs="Arial"/>
          <w:sz w:val="19"/>
          <w:szCs w:val="19"/>
        </w:rPr>
        <w:t xml:space="preserve">, </w:t>
      </w:r>
      <w:r w:rsidRPr="003D1F31">
        <w:rPr>
          <w:rFonts w:ascii="Verdana" w:eastAsia="Times New Roman" w:hAnsi="Verdana" w:cs="Arial"/>
          <w:i/>
          <w:sz w:val="19"/>
          <w:szCs w:val="19"/>
        </w:rPr>
        <w:t>42</w:t>
      </w:r>
      <w:r w:rsidRPr="003D1F31">
        <w:rPr>
          <w:rFonts w:ascii="Verdana" w:eastAsia="Times New Roman" w:hAnsi="Verdana" w:cs="Arial"/>
          <w:sz w:val="19"/>
          <w:szCs w:val="19"/>
        </w:rPr>
        <w:t>(3), 581-593.</w:t>
      </w:r>
    </w:p>
    <w:p w14:paraId="054596C3" w14:textId="77777777" w:rsidR="002426EF" w:rsidRPr="003D1F31" w:rsidRDefault="00D00E26">
      <w:pPr>
        <w:ind w:left="567" w:hanging="567"/>
        <w:jc w:val="both"/>
        <w:rPr>
          <w:rFonts w:ascii="Verdana" w:eastAsia="Times New Roman" w:hAnsi="Verdana" w:cs="Arial"/>
          <w:sz w:val="19"/>
          <w:szCs w:val="19"/>
        </w:rPr>
      </w:pPr>
      <w:bookmarkStart w:id="139" w:name="cls-response"/>
      <w:bookmarkEnd w:id="139"/>
      <w:r w:rsidRPr="003D1F31">
        <w:rPr>
          <w:rFonts w:ascii="Verdana" w:eastAsia="Times New Roman" w:hAnsi="Verdana" w:cs="Arial"/>
          <w:sz w:val="19"/>
          <w:szCs w:val="19"/>
        </w:rPr>
        <w:t xml:space="preserve">Lindstedt, N. C. (2019), Structural Topic Modeling For Social Scientists: A Brief Case Study with Social Movement Studies Literature, 2005–2017. </w:t>
      </w:r>
      <w:r w:rsidRPr="003D1F31">
        <w:rPr>
          <w:rFonts w:ascii="Verdana" w:eastAsia="Times New Roman" w:hAnsi="Verdana" w:cs="Arial"/>
          <w:i/>
          <w:sz w:val="19"/>
          <w:szCs w:val="19"/>
        </w:rPr>
        <w:t>Social Currents</w:t>
      </w:r>
      <w:r w:rsidRPr="003D1F31">
        <w:rPr>
          <w:rFonts w:ascii="Verdana" w:eastAsia="Times New Roman" w:hAnsi="Verdana" w:cs="Arial"/>
          <w:sz w:val="19"/>
          <w:szCs w:val="19"/>
        </w:rPr>
        <w:t xml:space="preserve">, </w:t>
      </w:r>
      <w:r w:rsidRPr="003D1F31">
        <w:rPr>
          <w:rFonts w:ascii="Verdana" w:eastAsia="Times New Roman" w:hAnsi="Verdana" w:cs="Arial"/>
          <w:i/>
          <w:sz w:val="19"/>
          <w:szCs w:val="19"/>
        </w:rPr>
        <w:t>6</w:t>
      </w:r>
      <w:r w:rsidRPr="003D1F31">
        <w:rPr>
          <w:rFonts w:ascii="Verdana" w:eastAsia="Times New Roman" w:hAnsi="Verdana" w:cs="Arial"/>
          <w:sz w:val="19"/>
          <w:szCs w:val="19"/>
        </w:rPr>
        <w:t xml:space="preserve">(4), 307–318. </w:t>
      </w:r>
      <w:hyperlink r:id="rId55">
        <w:r w:rsidRPr="003D1F31">
          <w:rPr>
            <w:rStyle w:val="Hyperlink"/>
            <w:rFonts w:ascii="Verdana" w:eastAsia="Times New Roman" w:hAnsi="Verdana" w:cs="Arial"/>
            <w:sz w:val="19"/>
            <w:szCs w:val="19"/>
          </w:rPr>
          <w:t>https://doi.org/10.1177/2329496519846505</w:t>
        </w:r>
      </w:hyperlink>
    </w:p>
    <w:p w14:paraId="59B56811"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Lizuka, M. (2013), ‘Innovation systems framework: still useful in the new global context?’, UNU-MERIT Working Papers #2013-005.</w:t>
      </w:r>
    </w:p>
    <w:p w14:paraId="1F663AFB"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Moulaert, F., Mac Callum, D. and Hillier, J. (2013), ‘Social Innovation: intuition, precept, concept, theory and practice’, in F. Moulaert, D. MacCallum, A. Mehmood, and A. Hamdouch, (eds), </w:t>
      </w:r>
      <w:r w:rsidRPr="003D1F31">
        <w:rPr>
          <w:rFonts w:ascii="Verdana" w:hAnsi="Verdana" w:cs="Arial"/>
          <w:i/>
          <w:sz w:val="19"/>
          <w:szCs w:val="19"/>
        </w:rPr>
        <w:t>The International Handbook on Social Innovation: Collective Action, Social Learning and Transdisciplinary Research</w:t>
      </w:r>
      <w:r w:rsidRPr="003D1F31">
        <w:rPr>
          <w:rFonts w:ascii="Verdana" w:hAnsi="Verdana" w:cs="Arial"/>
          <w:sz w:val="19"/>
          <w:szCs w:val="19"/>
        </w:rPr>
        <w:t xml:space="preserve">, Cheltenham: Edward Elgar, pp. 13-24. </w:t>
      </w:r>
    </w:p>
    <w:p w14:paraId="2FF16AC1" w14:textId="77777777" w:rsidR="002426EF" w:rsidRPr="003D1F31" w:rsidRDefault="00D00E26">
      <w:pPr>
        <w:ind w:left="567" w:hanging="567"/>
        <w:jc w:val="both"/>
        <w:rPr>
          <w:rFonts w:ascii="Verdana" w:eastAsia="Times New Roman" w:hAnsi="Verdana" w:cs="Arial"/>
          <w:sz w:val="19"/>
          <w:szCs w:val="19"/>
        </w:rPr>
      </w:pPr>
      <w:r w:rsidRPr="003D1F31">
        <w:rPr>
          <w:rFonts w:ascii="Verdana" w:hAnsi="Verdana" w:cstheme="minorHAnsi"/>
          <w:sz w:val="19"/>
          <w:szCs w:val="19"/>
        </w:rPr>
        <w:t xml:space="preserve">Murray, R., Caulier-Grice, J and Mulgan, G. (2010), ‘The Open Book of Social Innovation’, NESTA and the Young Foundation. </w:t>
      </w:r>
    </w:p>
    <w:p w14:paraId="5B993119"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Novotny, H., König, T. and Schuch, K. (2019), ‚Impact Re-Loaded’, </w:t>
      </w:r>
      <w:r w:rsidRPr="003D1F31">
        <w:rPr>
          <w:rFonts w:ascii="Verdana" w:eastAsia="Times New Roman" w:hAnsi="Verdana" w:cs="Arial"/>
          <w:i/>
          <w:sz w:val="19"/>
          <w:szCs w:val="19"/>
        </w:rPr>
        <w:t>fteval Journal for Research and Technology Policy Evaluation,</w:t>
      </w:r>
      <w:r w:rsidRPr="003D1F31">
        <w:rPr>
          <w:rFonts w:ascii="Verdana" w:eastAsia="Times New Roman" w:hAnsi="Verdana" w:cs="Arial"/>
          <w:sz w:val="19"/>
          <w:szCs w:val="19"/>
        </w:rPr>
        <w:t xml:space="preserve"> 48/July 2019, 8-9.</w:t>
      </w:r>
    </w:p>
    <w:p w14:paraId="1EFD74C2"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Nussbaum, M. (2010), </w:t>
      </w:r>
      <w:r w:rsidRPr="003D1F31">
        <w:rPr>
          <w:rFonts w:ascii="Verdana" w:hAnsi="Verdana" w:cs="Arial"/>
          <w:i/>
          <w:sz w:val="19"/>
          <w:szCs w:val="19"/>
        </w:rPr>
        <w:t xml:space="preserve">Not for Profit. Why Democracy Needs the Humanities. </w:t>
      </w:r>
      <w:r w:rsidRPr="003D1F31">
        <w:rPr>
          <w:rFonts w:ascii="Verdana" w:hAnsi="Verdana" w:cs="Arial"/>
          <w:sz w:val="19"/>
          <w:szCs w:val="19"/>
        </w:rPr>
        <w:t xml:space="preserve">Princeton: Princeton University Press. </w:t>
      </w:r>
    </w:p>
    <w:p w14:paraId="7C7506CC"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Perotte, A. J., Wood, F., Elhadad, N., and Bartlett, N. (2011), Hierarchically supervised latent Dirichlet allocation. In </w:t>
      </w:r>
      <w:r w:rsidRPr="003D1F31">
        <w:rPr>
          <w:rFonts w:ascii="Verdana" w:hAnsi="Verdana" w:cs="Arial"/>
          <w:i/>
          <w:sz w:val="19"/>
          <w:szCs w:val="19"/>
        </w:rPr>
        <w:t>Advances in neural information processing systems</w:t>
      </w:r>
      <w:r w:rsidRPr="003D1F31">
        <w:rPr>
          <w:rFonts w:ascii="Verdana" w:hAnsi="Verdana" w:cs="Arial"/>
          <w:sz w:val="19"/>
          <w:szCs w:val="19"/>
        </w:rPr>
        <w:t xml:space="preserve"> (pp. 2609-2617).</w:t>
      </w:r>
    </w:p>
    <w:p w14:paraId="3092B586"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Pol, E and Ville, S. (2008), ‘Social Innovation: Buzz Word Or Enduring Term? Working Paper 08-09, Wollongong: Department of Economics, University of Wollongong.</w:t>
      </w:r>
    </w:p>
    <w:p w14:paraId="074AA170" w14:textId="77777777" w:rsidR="002426EF" w:rsidRPr="003D1F31" w:rsidRDefault="00D00E26">
      <w:pPr>
        <w:ind w:left="567" w:hanging="567"/>
        <w:jc w:val="both"/>
        <w:rPr>
          <w:rFonts w:ascii="Verdana" w:hAnsi="Verdana"/>
          <w:color w:val="2C363A"/>
          <w:sz w:val="19"/>
          <w:szCs w:val="19"/>
          <w:shd w:val="clear" w:color="auto" w:fill="FFFFFF"/>
        </w:rPr>
      </w:pPr>
      <w:r w:rsidRPr="003D1F31">
        <w:rPr>
          <w:rFonts w:ascii="Verdana" w:hAnsi="Verdana" w:cstheme="minorHAnsi"/>
          <w:bCs/>
          <w:color w:val="2C363A"/>
          <w:sz w:val="19"/>
          <w:szCs w:val="19"/>
          <w:shd w:val="clear" w:color="auto" w:fill="FFFFFF"/>
        </w:rPr>
        <w:t>Prüfer</w:t>
      </w:r>
      <w:r w:rsidRPr="003D1F31">
        <w:rPr>
          <w:rFonts w:ascii="Verdana" w:hAnsi="Verdana" w:cstheme="minorHAnsi"/>
          <w:color w:val="2C363A"/>
          <w:sz w:val="19"/>
          <w:szCs w:val="19"/>
          <w:shd w:val="clear" w:color="auto" w:fill="FFFFFF"/>
        </w:rPr>
        <w:t>, P. and Rexroth, M. (2005), Kognitive Interviews. ZUMA-How-to-Reihe Nr. 15.</w:t>
      </w:r>
      <w:r w:rsidRPr="003D1F31">
        <w:rPr>
          <w:rFonts w:ascii="Verdana" w:hAnsi="Verdana"/>
          <w:color w:val="2C363A"/>
          <w:sz w:val="19"/>
          <w:szCs w:val="19"/>
          <w:shd w:val="clear" w:color="auto" w:fill="FFFFFF"/>
        </w:rPr>
        <w:br/>
      </w:r>
      <w:hyperlink r:id="rId56">
        <w:r w:rsidRPr="003D1F31">
          <w:rPr>
            <w:rStyle w:val="Hyperlink"/>
            <w:rFonts w:ascii="Verdana" w:hAnsi="Verdana" w:cstheme="minorHAnsi"/>
            <w:sz w:val="19"/>
            <w:szCs w:val="19"/>
          </w:rPr>
          <w:t>https://www.gesis.org/fileadmin/upload/forschung/publikationen/ge-sis_reihen/howto/How_to15PP_MR.pdf</w:t>
        </w:r>
      </w:hyperlink>
      <w:r w:rsidRPr="003D1F31">
        <w:rPr>
          <w:rFonts w:ascii="Verdana" w:hAnsi="Verdana" w:cstheme="minorHAnsi"/>
          <w:color w:val="2C363A"/>
          <w:sz w:val="19"/>
          <w:szCs w:val="19"/>
          <w:shd w:val="clear" w:color="auto" w:fill="FFFFFF"/>
        </w:rPr>
        <w:t> </w:t>
      </w:r>
    </w:p>
    <w:p w14:paraId="551FEB4D" w14:textId="77777777" w:rsidR="002426EF" w:rsidRPr="003D1F31" w:rsidRDefault="00D00E26">
      <w:pPr>
        <w:ind w:left="567" w:hanging="567"/>
        <w:jc w:val="both"/>
        <w:rPr>
          <w:rFonts w:ascii="Verdana" w:hAnsi="Verdana"/>
          <w:color w:val="2C363A"/>
          <w:sz w:val="19"/>
          <w:szCs w:val="19"/>
          <w:highlight w:val="white"/>
        </w:rPr>
      </w:pPr>
      <w:r w:rsidRPr="003D1F31">
        <w:rPr>
          <w:rFonts w:ascii="Verdana" w:hAnsi="Verdana" w:cs="Calibri"/>
          <w:color w:val="2C363A"/>
          <w:sz w:val="19"/>
          <w:szCs w:val="19"/>
          <w:shd w:val="clear" w:color="auto" w:fill="FFFFFF"/>
        </w:rPr>
        <w:t xml:space="preserve">Ramage, D., Rosen, E., Chuang, J., Manning, C. and Mcfarland, D. (2009). Topic Modelling for the Social Sciences. </w:t>
      </w:r>
    </w:p>
    <w:p w14:paraId="4492C9DB"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Reale, E., Avramov, D., Canhial, K., Donovan, C., Flecha, R., Holm, P., Larkin, C., Lepori, B., Mosoni-Fried, J., Oliver, E., Primeri, E., Puigvert, L., Scharnhorst, A., Schubert, A., Soler, M., Soòs, S., Sordé, T., Travis, C. and Van Horik, R. (2018), ‘A review of literature on </w:t>
      </w:r>
      <w:r w:rsidRPr="003D1F31">
        <w:rPr>
          <w:rFonts w:ascii="Verdana" w:hAnsi="Verdana" w:cs="Arial"/>
          <w:sz w:val="19"/>
          <w:szCs w:val="19"/>
        </w:rPr>
        <w:lastRenderedPageBreak/>
        <w:t xml:space="preserve">evaluating the scientific, social and political impact of social sciences and humanities research, </w:t>
      </w:r>
      <w:r w:rsidRPr="003D1F31">
        <w:rPr>
          <w:rFonts w:ascii="Verdana" w:hAnsi="Verdana" w:cs="Arial"/>
          <w:i/>
          <w:sz w:val="19"/>
          <w:szCs w:val="19"/>
        </w:rPr>
        <w:t>Research Evaluation,</w:t>
      </w:r>
      <w:r w:rsidRPr="003D1F31">
        <w:rPr>
          <w:rFonts w:ascii="Verdana" w:hAnsi="Verdana" w:cs="Arial"/>
          <w:sz w:val="19"/>
          <w:szCs w:val="19"/>
        </w:rPr>
        <w:t xml:space="preserve"> 27 (4), 298–308.</w:t>
      </w:r>
    </w:p>
    <w:p w14:paraId="4E56AB14" w14:textId="77777777" w:rsidR="002426EF" w:rsidRPr="003D1F31" w:rsidRDefault="00D00E26">
      <w:pPr>
        <w:ind w:left="567" w:hanging="567"/>
        <w:jc w:val="both"/>
        <w:rPr>
          <w:rFonts w:ascii="Verdana" w:hAnsi="Verdana" w:cs="Arial"/>
          <w:sz w:val="19"/>
          <w:szCs w:val="19"/>
        </w:rPr>
      </w:pPr>
      <w:r w:rsidRPr="003D1F31">
        <w:t xml:space="preserve">Roberts E. M., Brandon M. S. and Edoardo M. A. (2016), A Model of Text for Experimentation in the Social Sciences, </w:t>
      </w:r>
      <w:r w:rsidRPr="003D1F31">
        <w:rPr>
          <w:i/>
        </w:rPr>
        <w:t>Journal of the American Statistical Association</w:t>
      </w:r>
      <w:r w:rsidRPr="003D1F31">
        <w:t xml:space="preserve">, 111:515, 988-1003, DOI: 10.1080/01621459.2016.1141684 </w:t>
      </w:r>
    </w:p>
    <w:p w14:paraId="6DEDF3E8" w14:textId="77777777" w:rsidR="002426EF" w:rsidRPr="003D1F31" w:rsidRDefault="00D00E26">
      <w:pPr>
        <w:ind w:left="567" w:hanging="567"/>
        <w:jc w:val="both"/>
        <w:rPr>
          <w:rFonts w:ascii="Verdana" w:eastAsia="Times New Roman" w:hAnsi="Verdana" w:cs="Arial"/>
          <w:sz w:val="19"/>
          <w:szCs w:val="19"/>
        </w:rPr>
      </w:pPr>
      <w:r w:rsidRPr="003D1F31">
        <w:rPr>
          <w:rFonts w:ascii="Verdana" w:hAnsi="Verdana"/>
          <w:sz w:val="19"/>
          <w:szCs w:val="19"/>
        </w:rPr>
        <w:t xml:space="preserve">Schäfer, T. and Kieslinger, B. (2016), </w:t>
      </w:r>
      <w:r w:rsidRPr="003D1F31">
        <w:rPr>
          <w:rFonts w:ascii="Verdana" w:hAnsi="Verdana"/>
          <w:i/>
          <w:sz w:val="19"/>
          <w:szCs w:val="19"/>
        </w:rPr>
        <w:t>‘Supporting emerging forms of citizen science: A plea for diversity, creativity and social innovation’</w:t>
      </w:r>
      <w:r w:rsidRPr="003D1F31">
        <w:rPr>
          <w:rFonts w:ascii="Verdana" w:hAnsi="Verdana"/>
          <w:sz w:val="19"/>
          <w:szCs w:val="19"/>
        </w:rPr>
        <w:t>, Journal of Science Communication, 15(2), 1-12.</w:t>
      </w:r>
    </w:p>
    <w:p w14:paraId="5CB2FCB9"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Schuch, K. (2019), ‘The contribution of social sciences and humanities to social innovation’, in J. Howaldt, A. Schröder, C. Kaletka, and M. Zirngiebl, M. (eds.), </w:t>
      </w:r>
      <w:r w:rsidRPr="003D1F31">
        <w:rPr>
          <w:rFonts w:ascii="Verdana" w:hAnsi="Verdana" w:cs="Arial"/>
          <w:i/>
          <w:sz w:val="19"/>
          <w:szCs w:val="19"/>
        </w:rPr>
        <w:t>Atlas of Social Innovation</w:t>
      </w:r>
      <w:r w:rsidRPr="003D1F31">
        <w:rPr>
          <w:rFonts w:ascii="Verdana" w:hAnsi="Verdana" w:cs="Arial"/>
          <w:sz w:val="19"/>
          <w:szCs w:val="19"/>
        </w:rPr>
        <w:t xml:space="preserve">, </w:t>
      </w:r>
      <w:r w:rsidRPr="003D1F31">
        <w:rPr>
          <w:rFonts w:ascii="Verdana" w:hAnsi="Verdana" w:cs="Arial"/>
          <w:i/>
          <w:sz w:val="19"/>
          <w:szCs w:val="19"/>
        </w:rPr>
        <w:t>2nd Volume: A World of New Practices’</w:t>
      </w:r>
      <w:r w:rsidRPr="003D1F31">
        <w:rPr>
          <w:rFonts w:ascii="Verdana" w:hAnsi="Verdana" w:cs="Arial"/>
          <w:sz w:val="19"/>
          <w:szCs w:val="19"/>
        </w:rPr>
        <w:t>, Munich: Oekom Verlag, 95-98.</w:t>
      </w:r>
    </w:p>
    <w:p w14:paraId="59961F58"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Schuch, K. and Salamon, N. (2021), ‘Reflections on the presumably difficult relation between social innovation and social sciences‘, in J. Howaldt, C. Kaletka and A. Schröder (eds), A Research Agenda for Social Innovation, Edward Elger Publishing (forthcoming).</w:t>
      </w:r>
    </w:p>
    <w:p w14:paraId="6F3D6083"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Shirk, J. L. et al. (2012). Public participation in scientific research: a framework for deliberate design. Ecology and Society 17(2). Spaapen and Drooge, 2011</w:t>
      </w:r>
    </w:p>
    <w:p w14:paraId="20AC70DC"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Smith, Steven T., Edward K. Kao, Danelle C. Shah, Olga Simek, and Donald B. Rubin (2018), ‘Influence Estimation on Social Media Networks Using Causal Inference’, in IEEE Statistical Signal Processing Workshop (SSP), doi: 10.1109/SSP.2018.8450823</w:t>
      </w:r>
    </w:p>
    <w:p w14:paraId="127277B9"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Stanley Wasserman and Katherine Faust (1994), ‘Social Network Analysis: Methods and Applications’, Vol. 8. Cambridge university press.</w:t>
      </w:r>
    </w:p>
    <w:p w14:paraId="4C67B8D7" w14:textId="428F472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Wen, Sheng et al. (2015), ‘A Sword with Two Edges: Propagation Studies on Both Positive and Negative Information in Online Social Networks’, in IEEE Transactions on Computers, vol. 64, no. 3, pp. 640-653, doi: 10.1109/TC.2013.2295802</w:t>
      </w:r>
    </w:p>
    <w:p w14:paraId="0DA983FB" w14:textId="41947628" w:rsidR="00A976C1" w:rsidRPr="003D1F31" w:rsidRDefault="00A976C1">
      <w:pPr>
        <w:ind w:left="567" w:hanging="567"/>
        <w:jc w:val="both"/>
        <w:rPr>
          <w:rFonts w:ascii="Verdana" w:hAnsi="Verdana" w:cs="Arial"/>
          <w:sz w:val="19"/>
          <w:szCs w:val="19"/>
        </w:rPr>
      </w:pPr>
    </w:p>
    <w:p w14:paraId="7785ABCD" w14:textId="6C9F0559" w:rsidR="00A976C1" w:rsidRPr="003D1F31" w:rsidRDefault="00A976C1">
      <w:pPr>
        <w:ind w:left="567" w:hanging="567"/>
        <w:jc w:val="both"/>
        <w:rPr>
          <w:rFonts w:ascii="Verdana" w:hAnsi="Verdana" w:cs="Arial"/>
          <w:sz w:val="19"/>
          <w:szCs w:val="19"/>
        </w:rPr>
      </w:pPr>
    </w:p>
    <w:p w14:paraId="2B9D091D" w14:textId="0372E632" w:rsidR="00A976C1" w:rsidRPr="003D1F31" w:rsidRDefault="00A976C1">
      <w:pPr>
        <w:ind w:left="567" w:hanging="567"/>
        <w:jc w:val="both"/>
        <w:rPr>
          <w:rFonts w:ascii="Verdana" w:hAnsi="Verdana" w:cs="Arial"/>
          <w:sz w:val="19"/>
          <w:szCs w:val="19"/>
        </w:rPr>
      </w:pPr>
    </w:p>
    <w:p w14:paraId="5936DB66" w14:textId="77777777" w:rsidR="00A976C1" w:rsidRPr="003D1F31" w:rsidRDefault="00A976C1" w:rsidP="00A976C1">
      <w:pPr>
        <w:rPr>
          <w:b/>
          <w:bCs/>
        </w:rPr>
      </w:pPr>
    </w:p>
    <w:p w14:paraId="288BADB3" w14:textId="77777777" w:rsidR="00A976C1" w:rsidRPr="003D1F31" w:rsidRDefault="00A976C1" w:rsidP="00A976C1">
      <w:pPr>
        <w:ind w:left="567" w:hanging="567"/>
        <w:rPr>
          <w:sz w:val="19"/>
          <w:szCs w:val="19"/>
        </w:rPr>
      </w:pPr>
      <w:r w:rsidRPr="003D1F31">
        <w:rPr>
          <w:sz w:val="19"/>
          <w:szCs w:val="19"/>
        </w:rPr>
        <w:t>Asendorpf, J. B., Banse, R. and Mücke, D. (2002). Double dissociation between implict and explicit personality self-concept: the case of shy behavior. J Pers Soc Psychol 83(2):380-393. https://doi.org/10.1037//0022-3514.83.2.380</w:t>
      </w:r>
    </w:p>
    <w:p w14:paraId="1193771C" w14:textId="77777777" w:rsidR="00A976C1" w:rsidRPr="003D1F31" w:rsidRDefault="00A976C1" w:rsidP="00A976C1">
      <w:pPr>
        <w:ind w:left="567" w:hanging="567"/>
        <w:rPr>
          <w:sz w:val="19"/>
          <w:szCs w:val="19"/>
        </w:rPr>
      </w:pPr>
      <w:r w:rsidRPr="003D1F31">
        <w:rPr>
          <w:sz w:val="19"/>
          <w:szCs w:val="19"/>
        </w:rPr>
        <w:t>Egloff, B. and Schmukle, S. C. (2002). Predictive validity of an implict association text for asessing anxiety. J Per Soc Psychol 83(6):1441-1455. https://doi.org/10.1037//0022-3514.83.6.1441</w:t>
      </w:r>
    </w:p>
    <w:p w14:paraId="614D20CC" w14:textId="77777777" w:rsidR="00A976C1" w:rsidRPr="004922E5" w:rsidRDefault="00A976C1" w:rsidP="00A976C1">
      <w:pPr>
        <w:pStyle w:val="FootnoteText"/>
        <w:spacing w:after="120"/>
        <w:ind w:left="567" w:hanging="567"/>
        <w:rPr>
          <w:sz w:val="19"/>
          <w:szCs w:val="19"/>
          <w:lang w:val="de-AT"/>
        </w:rPr>
      </w:pPr>
      <w:r w:rsidRPr="003D1F31">
        <w:rPr>
          <w:sz w:val="19"/>
          <w:szCs w:val="19"/>
        </w:rPr>
        <w:t xml:space="preserve">Fazio, R. H. and Olson, M. A. (2003). Implict measures in social cognition research: their meaning and use. </w:t>
      </w:r>
      <w:r w:rsidRPr="004922E5">
        <w:rPr>
          <w:sz w:val="19"/>
          <w:szCs w:val="19"/>
          <w:lang w:val="de-AT"/>
        </w:rPr>
        <w:t>Annu Rev Psychol 54(1):297-327. https://doi.org/10.1146/annurev.psych.54.101601.145225</w:t>
      </w:r>
    </w:p>
    <w:p w14:paraId="66F011B7" w14:textId="77777777" w:rsidR="00A976C1" w:rsidRPr="004922E5" w:rsidRDefault="00A976C1" w:rsidP="00A976C1">
      <w:pPr>
        <w:ind w:left="567" w:hanging="567"/>
        <w:rPr>
          <w:bCs/>
          <w:sz w:val="19"/>
          <w:szCs w:val="19"/>
          <w:lang w:val="de-AT"/>
        </w:rPr>
      </w:pPr>
      <w:r w:rsidRPr="004922E5">
        <w:rPr>
          <w:bCs/>
          <w:sz w:val="19"/>
          <w:szCs w:val="19"/>
          <w:lang w:val="de-AT"/>
        </w:rPr>
        <w:t>Froschauer</w:t>
      </w:r>
      <w:r w:rsidRPr="004922E5">
        <w:rPr>
          <w:b/>
          <w:bCs/>
          <w:sz w:val="19"/>
          <w:szCs w:val="19"/>
          <w:lang w:val="de-AT"/>
        </w:rPr>
        <w:t xml:space="preserve">, </w:t>
      </w:r>
      <w:r w:rsidRPr="004922E5">
        <w:rPr>
          <w:bCs/>
          <w:sz w:val="19"/>
          <w:szCs w:val="19"/>
          <w:lang w:val="de-AT"/>
        </w:rPr>
        <w:t>U. und Lueger, M. (2003): Das qualitative Interview. Zur Praxis interpretativer Analyse sozialer Systeme. Wien: Facultas wuv.</w:t>
      </w:r>
    </w:p>
    <w:p w14:paraId="22E490FE" w14:textId="77777777" w:rsidR="00A976C1" w:rsidRPr="003D1F31" w:rsidRDefault="00A976C1" w:rsidP="00A976C1">
      <w:pPr>
        <w:pStyle w:val="FootnoteText"/>
        <w:spacing w:after="120"/>
        <w:ind w:left="567" w:hanging="567"/>
        <w:rPr>
          <w:sz w:val="19"/>
          <w:szCs w:val="19"/>
        </w:rPr>
      </w:pPr>
      <w:r w:rsidRPr="004922E5">
        <w:rPr>
          <w:sz w:val="19"/>
          <w:szCs w:val="19"/>
          <w:lang w:val="de-AT"/>
        </w:rPr>
        <w:t xml:space="preserve">Greenwald, A.G., Nosek, B. A. and Banaji, M. R. (2003). </w:t>
      </w:r>
      <w:r w:rsidRPr="003D1F31">
        <w:rPr>
          <w:sz w:val="19"/>
          <w:szCs w:val="19"/>
        </w:rPr>
        <w:t>Undertanding and using the implicit association test: I. An improved scoring algorithm. J Pers Soc Psychol 85(2): 197-216. https://doi.org/10.1037/0022-3514.85.2.197</w:t>
      </w:r>
    </w:p>
    <w:p w14:paraId="359B2F40" w14:textId="77777777" w:rsidR="00A976C1" w:rsidRPr="003D1F31" w:rsidRDefault="00A976C1" w:rsidP="00A976C1">
      <w:pPr>
        <w:pStyle w:val="FootnoteText"/>
        <w:spacing w:after="120"/>
        <w:ind w:left="567" w:hanging="567"/>
        <w:rPr>
          <w:sz w:val="19"/>
          <w:szCs w:val="19"/>
        </w:rPr>
      </w:pPr>
      <w:r w:rsidRPr="003D1F31">
        <w:rPr>
          <w:sz w:val="19"/>
          <w:szCs w:val="19"/>
        </w:rPr>
        <w:t>Greenwald, A.G., McGhee, D. E. and Schwartz, J. L. (1998). Measuring individual differences in implicit cognition: the implicit association test. J Pers Soc Psychol 74(6):1464</w:t>
      </w:r>
    </w:p>
    <w:p w14:paraId="1D706EF6" w14:textId="77777777" w:rsidR="00A976C1" w:rsidRPr="003D1F31" w:rsidRDefault="00A976C1" w:rsidP="00A976C1">
      <w:pPr>
        <w:pStyle w:val="FootnoteText"/>
        <w:spacing w:after="120"/>
        <w:ind w:left="567" w:hanging="567"/>
        <w:rPr>
          <w:sz w:val="19"/>
          <w:szCs w:val="19"/>
        </w:rPr>
      </w:pPr>
      <w:r w:rsidRPr="003D1F31">
        <w:rPr>
          <w:sz w:val="19"/>
          <w:szCs w:val="19"/>
        </w:rPr>
        <w:t>Greenwald, A.G. and Banaji, M. R. (1995). Implicit cognition: attitudes, self-esteem, and steretypes. Psychol Rev 102(1):4-27</w:t>
      </w:r>
    </w:p>
    <w:p w14:paraId="7D5D9C7E" w14:textId="77777777" w:rsidR="00A976C1" w:rsidRPr="003D1F31" w:rsidRDefault="00A976C1" w:rsidP="00A976C1">
      <w:pPr>
        <w:ind w:left="567" w:hanging="567"/>
        <w:rPr>
          <w:rStyle w:val="Strong"/>
          <w:b w:val="0"/>
          <w:color w:val="0000FF"/>
          <w:sz w:val="19"/>
          <w:szCs w:val="19"/>
          <w:u w:val="single"/>
        </w:rPr>
      </w:pPr>
      <w:r w:rsidRPr="003D1F31">
        <w:rPr>
          <w:sz w:val="19"/>
          <w:szCs w:val="19"/>
        </w:rPr>
        <w:lastRenderedPageBreak/>
        <w:t xml:space="preserve">Kaisler, R. E. and Missbach, B. (2020). Co-creating a patient and public involvement and engagement ‚how to guide‘ for researchers. Research Involvment and Engagement 6(32). </w:t>
      </w:r>
      <w:hyperlink r:id="rId57" w:tgtFrame="_blank" w:history="1">
        <w:r w:rsidRPr="003D1F31">
          <w:rPr>
            <w:rStyle w:val="Strong"/>
            <w:b w:val="0"/>
            <w:color w:val="0000FF"/>
            <w:sz w:val="19"/>
            <w:szCs w:val="19"/>
            <w:u w:val="single"/>
          </w:rPr>
          <w:t>https://doi.org/10.1186/s40900-020-00208-3</w:t>
        </w:r>
      </w:hyperlink>
    </w:p>
    <w:p w14:paraId="0B4998C5" w14:textId="77777777" w:rsidR="00A976C1" w:rsidRPr="003D1F31" w:rsidRDefault="00A976C1" w:rsidP="00A976C1">
      <w:pPr>
        <w:pStyle w:val="FootnoteText"/>
        <w:spacing w:after="120"/>
        <w:ind w:left="567" w:hanging="567"/>
        <w:rPr>
          <w:sz w:val="19"/>
          <w:szCs w:val="19"/>
        </w:rPr>
      </w:pPr>
      <w:r w:rsidRPr="003D1F31">
        <w:rPr>
          <w:sz w:val="19"/>
          <w:szCs w:val="19"/>
        </w:rPr>
        <w:t>Karpinski, A. and Hilton, J. L. (2001). Attitudes and the implicit association test. J Pers Soc Psychol 81(5):774-788</w:t>
      </w:r>
    </w:p>
    <w:p w14:paraId="21766EF2" w14:textId="77777777" w:rsidR="00A976C1" w:rsidRPr="004922E5" w:rsidRDefault="00A976C1" w:rsidP="00A976C1">
      <w:pPr>
        <w:ind w:left="567" w:hanging="567"/>
        <w:rPr>
          <w:bCs/>
          <w:sz w:val="19"/>
          <w:szCs w:val="19"/>
          <w:lang w:val="de-AT"/>
        </w:rPr>
      </w:pPr>
      <w:r w:rsidRPr="003D1F31">
        <w:rPr>
          <w:sz w:val="19"/>
          <w:szCs w:val="19"/>
        </w:rPr>
        <w:t xml:space="preserve">Kim, D-Y 82003). Voluntary controllability oft he implicit association test (IAT). </w:t>
      </w:r>
      <w:r w:rsidRPr="004922E5">
        <w:rPr>
          <w:sz w:val="19"/>
          <w:szCs w:val="19"/>
          <w:lang w:val="de-AT"/>
        </w:rPr>
        <w:t>Soc Psychol Q 661(1):83-96</w:t>
      </w:r>
    </w:p>
    <w:p w14:paraId="578B084A" w14:textId="77777777" w:rsidR="00A976C1" w:rsidRPr="0092500A" w:rsidRDefault="00A976C1" w:rsidP="00A976C1">
      <w:pPr>
        <w:ind w:left="567" w:hanging="567"/>
        <w:rPr>
          <w:bCs/>
          <w:sz w:val="19"/>
          <w:szCs w:val="19"/>
          <w:lang w:val="de-DE"/>
        </w:rPr>
      </w:pPr>
      <w:r w:rsidRPr="004922E5">
        <w:rPr>
          <w:bCs/>
          <w:sz w:val="19"/>
          <w:szCs w:val="19"/>
          <w:lang w:val="de-AT"/>
        </w:rPr>
        <w:t>Lueger, M.</w:t>
      </w:r>
      <w:r w:rsidRPr="004922E5">
        <w:rPr>
          <w:b/>
          <w:bCs/>
          <w:sz w:val="19"/>
          <w:szCs w:val="19"/>
          <w:lang w:val="de-AT"/>
        </w:rPr>
        <w:t xml:space="preserve"> </w:t>
      </w:r>
      <w:r w:rsidRPr="004922E5">
        <w:rPr>
          <w:bCs/>
          <w:sz w:val="19"/>
          <w:szCs w:val="19"/>
          <w:lang w:val="de-AT"/>
        </w:rPr>
        <w:t xml:space="preserve">(2000). </w:t>
      </w:r>
      <w:r w:rsidRPr="004922E5">
        <w:rPr>
          <w:bCs/>
          <w:i/>
          <w:sz w:val="19"/>
          <w:szCs w:val="19"/>
          <w:lang w:val="de-AT"/>
        </w:rPr>
        <w:t>Grundlagen qualitativer Feldforschung</w:t>
      </w:r>
      <w:r w:rsidRPr="004922E5">
        <w:rPr>
          <w:bCs/>
          <w:sz w:val="19"/>
          <w:szCs w:val="19"/>
          <w:lang w:val="de-AT"/>
        </w:rPr>
        <w:t xml:space="preserve">. Methodologie – Organisierung – Materialanalyse. </w:t>
      </w:r>
      <w:r w:rsidRPr="0092500A">
        <w:rPr>
          <w:bCs/>
          <w:sz w:val="19"/>
          <w:szCs w:val="19"/>
          <w:lang w:val="de-DE"/>
        </w:rPr>
        <w:t>Wien: WUV – Universitätsverlag.</w:t>
      </w:r>
    </w:p>
    <w:p w14:paraId="0BC9D893" w14:textId="77777777" w:rsidR="00A976C1" w:rsidRPr="003D1F31" w:rsidRDefault="00000000" w:rsidP="00A976C1">
      <w:pPr>
        <w:ind w:left="567" w:hanging="567"/>
        <w:rPr>
          <w:bCs/>
          <w:sz w:val="19"/>
          <w:szCs w:val="19"/>
        </w:rPr>
      </w:pPr>
      <w:hyperlink r:id="rId58" w:history="1">
        <w:r w:rsidR="00A976C1" w:rsidRPr="004922E5">
          <w:rPr>
            <w:bCs/>
            <w:sz w:val="19"/>
            <w:szCs w:val="19"/>
            <w:lang w:val="de-AT"/>
          </w:rPr>
          <w:t>Mayring</w:t>
        </w:r>
      </w:hyperlink>
      <w:r w:rsidR="00A976C1" w:rsidRPr="004922E5">
        <w:rPr>
          <w:bCs/>
          <w:sz w:val="19"/>
          <w:szCs w:val="19"/>
          <w:lang w:val="de-AT"/>
        </w:rPr>
        <w:t xml:space="preserve">, P. (2015) </w:t>
      </w:r>
      <w:r w:rsidR="00A976C1" w:rsidRPr="004922E5">
        <w:rPr>
          <w:bCs/>
          <w:i/>
          <w:sz w:val="19"/>
          <w:szCs w:val="19"/>
          <w:lang w:val="de-AT"/>
        </w:rPr>
        <w:t>Qualitative Inhaltsanalyse.</w:t>
      </w:r>
      <w:r w:rsidR="00A976C1" w:rsidRPr="004922E5">
        <w:rPr>
          <w:bCs/>
          <w:sz w:val="19"/>
          <w:szCs w:val="19"/>
          <w:lang w:val="de-AT"/>
        </w:rPr>
        <w:t xml:space="preserve"> Neuausgabe, 12. vollständig überarbeitete und aktualisierte Auflage. </w:t>
      </w:r>
      <w:r w:rsidR="00A976C1" w:rsidRPr="003D1F31">
        <w:rPr>
          <w:bCs/>
          <w:sz w:val="19"/>
          <w:szCs w:val="19"/>
        </w:rPr>
        <w:t>Beltz.</w:t>
      </w:r>
    </w:p>
    <w:p w14:paraId="59864323" w14:textId="77777777" w:rsidR="00A976C1" w:rsidRPr="003D1F31" w:rsidRDefault="00A976C1" w:rsidP="00A976C1">
      <w:pPr>
        <w:ind w:left="567" w:hanging="567"/>
        <w:rPr>
          <w:sz w:val="19"/>
          <w:szCs w:val="19"/>
        </w:rPr>
      </w:pPr>
      <w:r w:rsidRPr="003D1F31">
        <w:rPr>
          <w:rFonts w:cstheme="minorHAnsi"/>
          <w:bCs/>
          <w:sz w:val="19"/>
          <w:szCs w:val="19"/>
          <w:shd w:val="clear" w:color="auto" w:fill="FFFFFF"/>
        </w:rPr>
        <w:t>Prüfer</w:t>
      </w:r>
      <w:r w:rsidRPr="003D1F31">
        <w:rPr>
          <w:rFonts w:cstheme="minorHAnsi"/>
          <w:sz w:val="19"/>
          <w:szCs w:val="19"/>
          <w:shd w:val="clear" w:color="auto" w:fill="FFFFFF"/>
        </w:rPr>
        <w:t>, P., and Rexroth, M. (2005) Kognitive Interviews. ZUMA-How-to-Reihe Nr. 15.</w:t>
      </w:r>
      <w:r w:rsidRPr="003D1F31">
        <w:rPr>
          <w:sz w:val="19"/>
          <w:szCs w:val="19"/>
          <w:shd w:val="clear" w:color="auto" w:fill="FFFFFF"/>
        </w:rPr>
        <w:br/>
      </w:r>
      <w:hyperlink r:id="rId59" w:history="1">
        <w:r w:rsidRPr="003D1F31">
          <w:rPr>
            <w:rStyle w:val="Hyperlink"/>
            <w:rFonts w:cstheme="minorHAnsi"/>
            <w:sz w:val="19"/>
            <w:szCs w:val="19"/>
          </w:rPr>
          <w:t>https://www.gesis.org/fileadmin/upload/forschung/publikationen/ge-sis_reihen/howto/How_to15PP_MR.pdf</w:t>
        </w:r>
      </w:hyperlink>
    </w:p>
    <w:p w14:paraId="0ECA775A" w14:textId="77777777" w:rsidR="00A976C1" w:rsidRPr="003D1F31" w:rsidRDefault="00A976C1" w:rsidP="00A976C1">
      <w:pPr>
        <w:ind w:left="567" w:hanging="567"/>
        <w:rPr>
          <w:sz w:val="19"/>
          <w:szCs w:val="19"/>
        </w:rPr>
      </w:pPr>
      <w:r w:rsidRPr="003D1F31">
        <w:rPr>
          <w:sz w:val="19"/>
          <w:szCs w:val="19"/>
        </w:rPr>
        <w:t>Reale, E., Nedeval, M., Thomas, D. and Primeri, E. (2014). Evaluation through impact: a different viewpoint. fteval Journal for Research and Technology Policy Evaluation. Issue 39, Sept. 2014, pp. 36-41.</w:t>
      </w:r>
    </w:p>
    <w:p w14:paraId="08515ED0" w14:textId="77777777" w:rsidR="00A976C1" w:rsidRPr="003D1F31" w:rsidRDefault="00A976C1" w:rsidP="00A976C1">
      <w:pPr>
        <w:ind w:left="567" w:hanging="567"/>
        <w:rPr>
          <w:sz w:val="19"/>
          <w:szCs w:val="19"/>
        </w:rPr>
      </w:pPr>
      <w:r w:rsidRPr="003D1F31">
        <w:rPr>
          <w:sz w:val="19"/>
          <w:szCs w:val="19"/>
        </w:rPr>
        <w:t>Schäfer, T. and Kieslinger, B. (2016). Supporting emerging forms of citizen science: A plea for diversity, creativity and social innovation. Journal of Science Communication, 15(2), 1-12.</w:t>
      </w:r>
    </w:p>
    <w:p w14:paraId="34AEFDFF" w14:textId="77777777" w:rsidR="00A976C1" w:rsidRPr="003D1F31" w:rsidRDefault="00A976C1" w:rsidP="00A976C1">
      <w:pPr>
        <w:ind w:left="567" w:hanging="567"/>
        <w:rPr>
          <w:sz w:val="19"/>
          <w:szCs w:val="19"/>
        </w:rPr>
      </w:pPr>
      <w:r w:rsidRPr="003D1F31">
        <w:rPr>
          <w:sz w:val="19"/>
          <w:szCs w:val="19"/>
        </w:rPr>
        <w:t xml:space="preserve">Schuch et al. (2016). </w:t>
      </w:r>
      <w:r w:rsidRPr="0092500A">
        <w:rPr>
          <w:sz w:val="19"/>
          <w:szCs w:val="19"/>
          <w:lang w:val="en-US"/>
        </w:rPr>
        <w:t xml:space="preserve">RRI in Österreich. </w:t>
      </w:r>
      <w:r w:rsidRPr="004922E5">
        <w:rPr>
          <w:sz w:val="19"/>
          <w:szCs w:val="19"/>
          <w:lang w:val="de-AT"/>
        </w:rPr>
        <w:t xml:space="preserve">Positionspapier ‚Verantwortungsbewusste Forschung und Innovation‘. Begriffsbestimmung, Herausforderungen, Handlungsempfehlungen. Plattform RRI Österreich. (engagement chapter written by K. Schuch). </w:t>
      </w:r>
      <w:hyperlink r:id="rId60" w:history="1">
        <w:r w:rsidRPr="003D1F31">
          <w:rPr>
            <w:rStyle w:val="Hyperlink"/>
            <w:sz w:val="19"/>
            <w:szCs w:val="19"/>
          </w:rPr>
          <w:t>https://www.rri-plattform.at/index.php/activities/</w:t>
        </w:r>
      </w:hyperlink>
      <w:r w:rsidRPr="003D1F31">
        <w:rPr>
          <w:sz w:val="19"/>
          <w:szCs w:val="19"/>
        </w:rPr>
        <w:t>; accessed on 11 August 2020.</w:t>
      </w:r>
    </w:p>
    <w:p w14:paraId="3852EE76" w14:textId="77777777" w:rsidR="00A976C1" w:rsidRPr="003D1F31" w:rsidRDefault="00A976C1" w:rsidP="00A976C1">
      <w:pPr>
        <w:ind w:left="567" w:hanging="567"/>
        <w:rPr>
          <w:sz w:val="19"/>
          <w:szCs w:val="19"/>
        </w:rPr>
      </w:pPr>
      <w:r w:rsidRPr="003D1F31">
        <w:rPr>
          <w:sz w:val="19"/>
          <w:szCs w:val="19"/>
        </w:rPr>
        <w:t>Shirk, J. L. et al. (2012). Public participation in scientific research: a framework for deliberate design. Ecology and Society 17(2).</w:t>
      </w:r>
    </w:p>
    <w:p w14:paraId="60930200" w14:textId="77777777" w:rsidR="00A976C1" w:rsidRPr="003D1F31" w:rsidRDefault="00A976C1" w:rsidP="00A976C1">
      <w:pPr>
        <w:ind w:left="567" w:hanging="567"/>
        <w:rPr>
          <w:sz w:val="19"/>
          <w:szCs w:val="19"/>
        </w:rPr>
      </w:pPr>
      <w:r w:rsidRPr="003D1F31">
        <w:rPr>
          <w:sz w:val="19"/>
          <w:szCs w:val="19"/>
        </w:rPr>
        <w:t xml:space="preserve">Staley, K. (2009). Exploring impact: public involvement in NHS, public health and social care research. INVOLVE. NHS; </w:t>
      </w:r>
      <w:hyperlink r:id="rId61" w:history="1">
        <w:r w:rsidRPr="003D1F31">
          <w:rPr>
            <w:sz w:val="19"/>
            <w:szCs w:val="19"/>
          </w:rPr>
          <w:t>https://www.invo.org.uk/posttypepublication/exploring-impact-public-involvement-in-nhs-public-health-and-social-care-research/</w:t>
        </w:r>
      </w:hyperlink>
      <w:r w:rsidRPr="003D1F31">
        <w:rPr>
          <w:sz w:val="19"/>
          <w:szCs w:val="19"/>
        </w:rPr>
        <w:t>; accessed on 10 August 2020.</w:t>
      </w:r>
    </w:p>
    <w:p w14:paraId="02C0B1BD" w14:textId="77777777" w:rsidR="00A976C1" w:rsidRPr="003D1F31" w:rsidRDefault="00A976C1" w:rsidP="00A976C1">
      <w:pPr>
        <w:pStyle w:val="FootnoteText"/>
        <w:spacing w:after="120"/>
        <w:ind w:left="567" w:hanging="567"/>
        <w:rPr>
          <w:sz w:val="19"/>
          <w:szCs w:val="19"/>
        </w:rPr>
      </w:pPr>
      <w:r w:rsidRPr="004922E5">
        <w:rPr>
          <w:sz w:val="19"/>
          <w:szCs w:val="19"/>
          <w:lang w:val="de-AT"/>
        </w:rPr>
        <w:t xml:space="preserve">Steiner, g., Geissler, B., Schreder, G. and Zenk, L. (2018). </w:t>
      </w:r>
      <w:r w:rsidRPr="003D1F31">
        <w:rPr>
          <w:sz w:val="19"/>
          <w:szCs w:val="19"/>
        </w:rPr>
        <w:t>Living sustainability, or merely pretending? From explicit self-report measures to implicit cognition. Sustainability Science. https://doi.org/10.1007/s11625-018-0561-6</w:t>
      </w:r>
    </w:p>
    <w:p w14:paraId="356F5D2D" w14:textId="77777777" w:rsidR="00A976C1" w:rsidRPr="003D1F31" w:rsidRDefault="00A976C1" w:rsidP="00A976C1">
      <w:pPr>
        <w:ind w:left="567" w:hanging="567"/>
        <w:rPr>
          <w:sz w:val="19"/>
          <w:szCs w:val="19"/>
        </w:rPr>
      </w:pPr>
    </w:p>
    <w:p w14:paraId="0C566610" w14:textId="77777777" w:rsidR="00A976C1" w:rsidRPr="003D1F31" w:rsidRDefault="00A976C1" w:rsidP="00A976C1">
      <w:pPr>
        <w:rPr>
          <w:b/>
          <w:bCs/>
        </w:rPr>
      </w:pPr>
    </w:p>
    <w:p w14:paraId="69F5B8D2" w14:textId="77777777" w:rsidR="00A976C1" w:rsidRPr="003D1F31" w:rsidRDefault="00A976C1">
      <w:pPr>
        <w:ind w:left="567" w:hanging="567"/>
        <w:jc w:val="both"/>
        <w:rPr>
          <w:rFonts w:ascii="Verdana" w:hAnsi="Verdana" w:cs="Arial"/>
          <w:sz w:val="19"/>
          <w:szCs w:val="19"/>
        </w:rPr>
      </w:pPr>
    </w:p>
    <w:p w14:paraId="422AF8A1" w14:textId="77777777" w:rsidR="002426EF" w:rsidRPr="003D1F31" w:rsidRDefault="00D00E26">
      <w:pPr>
        <w:rPr>
          <w:rFonts w:ascii="Verdana" w:hAnsi="Verdana" w:cs="Arial"/>
          <w:sz w:val="19"/>
          <w:szCs w:val="19"/>
        </w:rPr>
      </w:pPr>
      <w:r w:rsidRPr="003D1F31">
        <w:br w:type="page"/>
      </w:r>
    </w:p>
    <w:p w14:paraId="0591213E" w14:textId="77777777" w:rsidR="002426EF" w:rsidRPr="003D1F31" w:rsidRDefault="00D00E26">
      <w:pPr>
        <w:pStyle w:val="RTDHeading02"/>
        <w:numPr>
          <w:ilvl w:val="0"/>
          <w:numId w:val="2"/>
        </w:numPr>
        <w:ind w:left="709" w:hanging="709"/>
        <w:outlineLvl w:val="0"/>
        <w:rPr>
          <w:rFonts w:cstheme="minorHAnsi"/>
          <w:sz w:val="28"/>
          <w:szCs w:val="28"/>
        </w:rPr>
      </w:pPr>
      <w:bookmarkStart w:id="140" w:name="_Toc106728092"/>
      <w:r w:rsidRPr="003D1F31">
        <w:rPr>
          <w:rFonts w:cstheme="minorHAnsi"/>
          <w:sz w:val="28"/>
          <w:szCs w:val="28"/>
        </w:rPr>
        <w:lastRenderedPageBreak/>
        <w:t>ANNEX</w:t>
      </w:r>
      <w:bookmarkEnd w:id="140"/>
    </w:p>
    <w:p w14:paraId="2BB4F874" w14:textId="77777777" w:rsidR="002426EF" w:rsidRPr="003D1F31" w:rsidRDefault="00D00E26">
      <w:pPr>
        <w:pStyle w:val="RTDBody"/>
      </w:pPr>
      <w:r w:rsidRPr="003D1F31">
        <w:t>I. Fields/domains of interview partners</w:t>
      </w:r>
    </w:p>
    <w:tbl>
      <w:tblPr>
        <w:tblStyle w:val="TableGrid"/>
        <w:tblW w:w="7225" w:type="dxa"/>
        <w:tblLayout w:type="fixed"/>
        <w:tblLook w:val="04A0" w:firstRow="1" w:lastRow="0" w:firstColumn="1" w:lastColumn="0" w:noHBand="0" w:noVBand="1"/>
      </w:tblPr>
      <w:tblGrid>
        <w:gridCol w:w="4531"/>
        <w:gridCol w:w="2694"/>
      </w:tblGrid>
      <w:tr w:rsidR="002426EF" w:rsidRPr="003D1F31" w14:paraId="05AB7BB6" w14:textId="77777777">
        <w:trPr>
          <w:trHeight w:val="291"/>
        </w:trPr>
        <w:tc>
          <w:tcPr>
            <w:tcW w:w="4530" w:type="dxa"/>
          </w:tcPr>
          <w:p w14:paraId="58AC4511" w14:textId="77777777" w:rsidR="002426EF" w:rsidRPr="003D1F31" w:rsidRDefault="00D00E26">
            <w:pPr>
              <w:pStyle w:val="RTDBody"/>
              <w:rPr>
                <w:b/>
              </w:rPr>
            </w:pPr>
            <w:r w:rsidRPr="003D1F31">
              <w:rPr>
                <w:b/>
              </w:rPr>
              <w:t>Field/Domain</w:t>
            </w:r>
          </w:p>
        </w:tc>
        <w:tc>
          <w:tcPr>
            <w:tcW w:w="2694" w:type="dxa"/>
          </w:tcPr>
          <w:p w14:paraId="63E28F97" w14:textId="77777777" w:rsidR="002426EF" w:rsidRPr="003D1F31" w:rsidRDefault="00D00E26">
            <w:pPr>
              <w:pStyle w:val="RTDBody"/>
              <w:rPr>
                <w:b/>
              </w:rPr>
            </w:pPr>
            <w:r w:rsidRPr="003D1F31">
              <w:rPr>
                <w:b/>
              </w:rPr>
              <w:t>Number of interviews</w:t>
            </w:r>
          </w:p>
        </w:tc>
      </w:tr>
      <w:tr w:rsidR="002426EF" w:rsidRPr="003D1F31" w14:paraId="0AAE05FF" w14:textId="77777777">
        <w:trPr>
          <w:trHeight w:val="291"/>
        </w:trPr>
        <w:tc>
          <w:tcPr>
            <w:tcW w:w="4530" w:type="dxa"/>
          </w:tcPr>
          <w:p w14:paraId="1EB59F28" w14:textId="77777777" w:rsidR="002426EF" w:rsidRPr="003D1F31" w:rsidRDefault="00D00E26">
            <w:pPr>
              <w:pStyle w:val="RTDBody"/>
            </w:pPr>
            <w:r w:rsidRPr="003D1F31">
              <w:t>Neuroscience</w:t>
            </w:r>
          </w:p>
        </w:tc>
        <w:tc>
          <w:tcPr>
            <w:tcW w:w="2694" w:type="dxa"/>
          </w:tcPr>
          <w:p w14:paraId="38A77130" w14:textId="77777777" w:rsidR="002426EF" w:rsidRPr="003D1F31" w:rsidRDefault="00D00E26">
            <w:pPr>
              <w:pStyle w:val="RTDBody"/>
            </w:pPr>
            <w:r w:rsidRPr="003D1F31">
              <w:t>2</w:t>
            </w:r>
          </w:p>
        </w:tc>
      </w:tr>
      <w:tr w:rsidR="002426EF" w:rsidRPr="003D1F31" w14:paraId="4053BB83" w14:textId="77777777">
        <w:trPr>
          <w:trHeight w:val="321"/>
        </w:trPr>
        <w:tc>
          <w:tcPr>
            <w:tcW w:w="4530" w:type="dxa"/>
          </w:tcPr>
          <w:p w14:paraId="5128CD05" w14:textId="77777777" w:rsidR="002426EF" w:rsidRPr="003D1F31" w:rsidRDefault="00D00E26">
            <w:pPr>
              <w:pStyle w:val="RTDBody"/>
            </w:pPr>
            <w:r w:rsidRPr="003D1F31">
              <w:t>Psychology</w:t>
            </w:r>
          </w:p>
        </w:tc>
        <w:tc>
          <w:tcPr>
            <w:tcW w:w="2694" w:type="dxa"/>
          </w:tcPr>
          <w:p w14:paraId="254E1A4D" w14:textId="77777777" w:rsidR="002426EF" w:rsidRPr="003D1F31" w:rsidRDefault="00D00E26">
            <w:pPr>
              <w:pStyle w:val="RTDBody"/>
            </w:pPr>
            <w:r w:rsidRPr="003D1F31">
              <w:t>3</w:t>
            </w:r>
          </w:p>
        </w:tc>
      </w:tr>
      <w:tr w:rsidR="002426EF" w:rsidRPr="003D1F31" w14:paraId="0BA8F17F" w14:textId="77777777">
        <w:trPr>
          <w:trHeight w:val="321"/>
        </w:trPr>
        <w:tc>
          <w:tcPr>
            <w:tcW w:w="4530" w:type="dxa"/>
          </w:tcPr>
          <w:p w14:paraId="674D6BA0" w14:textId="77777777" w:rsidR="002426EF" w:rsidRPr="003D1F31" w:rsidRDefault="00D00E26">
            <w:pPr>
              <w:pStyle w:val="RTDBody"/>
            </w:pPr>
            <w:r w:rsidRPr="003D1F31">
              <w:t>Education and learning sciences</w:t>
            </w:r>
          </w:p>
        </w:tc>
        <w:tc>
          <w:tcPr>
            <w:tcW w:w="2694" w:type="dxa"/>
          </w:tcPr>
          <w:p w14:paraId="2026CD91" w14:textId="77777777" w:rsidR="002426EF" w:rsidRPr="003D1F31" w:rsidRDefault="00D00E26">
            <w:pPr>
              <w:pStyle w:val="RTDBody"/>
            </w:pPr>
            <w:r w:rsidRPr="003D1F31">
              <w:t>3</w:t>
            </w:r>
          </w:p>
        </w:tc>
      </w:tr>
      <w:tr w:rsidR="002426EF" w:rsidRPr="003D1F31" w14:paraId="2558736C" w14:textId="77777777">
        <w:trPr>
          <w:trHeight w:val="321"/>
        </w:trPr>
        <w:tc>
          <w:tcPr>
            <w:tcW w:w="4530" w:type="dxa"/>
          </w:tcPr>
          <w:p w14:paraId="6B4542FE" w14:textId="77777777" w:rsidR="002426EF" w:rsidRPr="003D1F31" w:rsidRDefault="00D00E26">
            <w:pPr>
              <w:pStyle w:val="RTDBody"/>
            </w:pPr>
            <w:r w:rsidRPr="003D1F31">
              <w:t>Economics</w:t>
            </w:r>
          </w:p>
        </w:tc>
        <w:tc>
          <w:tcPr>
            <w:tcW w:w="2694" w:type="dxa"/>
          </w:tcPr>
          <w:p w14:paraId="5B27EA68" w14:textId="77777777" w:rsidR="002426EF" w:rsidRPr="003D1F31" w:rsidRDefault="00D00E26">
            <w:pPr>
              <w:pStyle w:val="RTDBody"/>
            </w:pPr>
            <w:r w:rsidRPr="003D1F31">
              <w:t>1</w:t>
            </w:r>
          </w:p>
        </w:tc>
      </w:tr>
      <w:tr w:rsidR="002426EF" w:rsidRPr="003D1F31" w14:paraId="12E03093" w14:textId="77777777">
        <w:trPr>
          <w:trHeight w:val="321"/>
        </w:trPr>
        <w:tc>
          <w:tcPr>
            <w:tcW w:w="4530" w:type="dxa"/>
          </w:tcPr>
          <w:p w14:paraId="4D50AF54" w14:textId="77777777" w:rsidR="002426EF" w:rsidRPr="003D1F31" w:rsidRDefault="00D00E26">
            <w:pPr>
              <w:pStyle w:val="RTDBody"/>
            </w:pPr>
            <w:r w:rsidRPr="003D1F31">
              <w:t>Other Languages and Literature</w:t>
            </w:r>
          </w:p>
        </w:tc>
        <w:tc>
          <w:tcPr>
            <w:tcW w:w="2694" w:type="dxa"/>
          </w:tcPr>
          <w:p w14:paraId="2B631317" w14:textId="77777777" w:rsidR="002426EF" w:rsidRPr="003D1F31" w:rsidRDefault="00D00E26">
            <w:pPr>
              <w:pStyle w:val="RTDBody"/>
            </w:pPr>
            <w:r w:rsidRPr="003D1F31">
              <w:t>2</w:t>
            </w:r>
          </w:p>
        </w:tc>
      </w:tr>
      <w:tr w:rsidR="002426EF" w:rsidRPr="003D1F31" w14:paraId="7354547A" w14:textId="77777777">
        <w:trPr>
          <w:trHeight w:val="321"/>
        </w:trPr>
        <w:tc>
          <w:tcPr>
            <w:tcW w:w="4530" w:type="dxa"/>
          </w:tcPr>
          <w:p w14:paraId="3DB43B5D" w14:textId="77777777" w:rsidR="002426EF" w:rsidRPr="003D1F31" w:rsidRDefault="00D00E26">
            <w:pPr>
              <w:pStyle w:val="RTDBody"/>
            </w:pPr>
            <w:r w:rsidRPr="003D1F31">
              <w:t>Social Sciences</w:t>
            </w:r>
          </w:p>
        </w:tc>
        <w:tc>
          <w:tcPr>
            <w:tcW w:w="2694" w:type="dxa"/>
          </w:tcPr>
          <w:p w14:paraId="46562EF5" w14:textId="77777777" w:rsidR="002426EF" w:rsidRPr="003D1F31" w:rsidRDefault="00D00E26">
            <w:pPr>
              <w:pStyle w:val="RTDBody"/>
            </w:pPr>
            <w:r w:rsidRPr="003D1F31">
              <w:t>3</w:t>
            </w:r>
          </w:p>
        </w:tc>
      </w:tr>
      <w:tr w:rsidR="002426EF" w:rsidRPr="003D1F31" w14:paraId="4A7462B9" w14:textId="77777777">
        <w:trPr>
          <w:trHeight w:val="321"/>
        </w:trPr>
        <w:tc>
          <w:tcPr>
            <w:tcW w:w="4530" w:type="dxa"/>
          </w:tcPr>
          <w:p w14:paraId="0539C69B" w14:textId="77777777" w:rsidR="002426EF" w:rsidRPr="003D1F31" w:rsidRDefault="00D00E26">
            <w:pPr>
              <w:pStyle w:val="RTDBody"/>
            </w:pPr>
            <w:r w:rsidRPr="003D1F31">
              <w:t>Theology</w:t>
            </w:r>
          </w:p>
        </w:tc>
        <w:tc>
          <w:tcPr>
            <w:tcW w:w="2694" w:type="dxa"/>
          </w:tcPr>
          <w:p w14:paraId="1484EC92" w14:textId="77777777" w:rsidR="002426EF" w:rsidRPr="003D1F31" w:rsidRDefault="00D00E26">
            <w:pPr>
              <w:pStyle w:val="RTDBody"/>
            </w:pPr>
            <w:r w:rsidRPr="003D1F31">
              <w:t>2</w:t>
            </w:r>
          </w:p>
        </w:tc>
      </w:tr>
      <w:tr w:rsidR="002426EF" w:rsidRPr="003D1F31" w14:paraId="57960F73" w14:textId="77777777">
        <w:trPr>
          <w:trHeight w:val="321"/>
        </w:trPr>
        <w:tc>
          <w:tcPr>
            <w:tcW w:w="4530" w:type="dxa"/>
          </w:tcPr>
          <w:p w14:paraId="6DFC2A32" w14:textId="77777777" w:rsidR="002426EF" w:rsidRPr="003D1F31" w:rsidRDefault="00D00E26">
            <w:pPr>
              <w:pStyle w:val="RTDBody"/>
            </w:pPr>
            <w:r w:rsidRPr="003D1F31">
              <w:t>Political Science</w:t>
            </w:r>
          </w:p>
        </w:tc>
        <w:tc>
          <w:tcPr>
            <w:tcW w:w="2694" w:type="dxa"/>
          </w:tcPr>
          <w:p w14:paraId="7DEBBBF1" w14:textId="77777777" w:rsidR="002426EF" w:rsidRPr="003D1F31" w:rsidRDefault="00D00E26">
            <w:pPr>
              <w:pStyle w:val="RTDBody"/>
            </w:pPr>
            <w:r w:rsidRPr="003D1F31">
              <w:t>2</w:t>
            </w:r>
          </w:p>
        </w:tc>
      </w:tr>
      <w:tr w:rsidR="002426EF" w:rsidRPr="003D1F31" w14:paraId="3A26F490" w14:textId="77777777">
        <w:trPr>
          <w:trHeight w:val="332"/>
        </w:trPr>
        <w:tc>
          <w:tcPr>
            <w:tcW w:w="4530" w:type="dxa"/>
          </w:tcPr>
          <w:p w14:paraId="32DB9535" w14:textId="77777777" w:rsidR="002426EF" w:rsidRPr="003D1F31" w:rsidRDefault="00D00E26">
            <w:pPr>
              <w:pStyle w:val="RTDBody"/>
            </w:pPr>
            <w:r w:rsidRPr="003D1F31">
              <w:t>Organic Chemistry</w:t>
            </w:r>
          </w:p>
        </w:tc>
        <w:tc>
          <w:tcPr>
            <w:tcW w:w="2694" w:type="dxa"/>
          </w:tcPr>
          <w:p w14:paraId="2CF7D158" w14:textId="77777777" w:rsidR="002426EF" w:rsidRPr="003D1F31" w:rsidRDefault="00D00E26">
            <w:pPr>
              <w:pStyle w:val="RTDBody"/>
            </w:pPr>
            <w:r w:rsidRPr="003D1F31">
              <w:t>1</w:t>
            </w:r>
          </w:p>
        </w:tc>
      </w:tr>
      <w:tr w:rsidR="002426EF" w:rsidRPr="003D1F31" w14:paraId="276D5F90" w14:textId="77777777">
        <w:trPr>
          <w:trHeight w:val="321"/>
        </w:trPr>
        <w:tc>
          <w:tcPr>
            <w:tcW w:w="4530" w:type="dxa"/>
          </w:tcPr>
          <w:p w14:paraId="0380F8C1" w14:textId="77777777" w:rsidR="002426EF" w:rsidRPr="003D1F31" w:rsidRDefault="00D00E26">
            <w:pPr>
              <w:pStyle w:val="RTDBody"/>
            </w:pPr>
            <w:r w:rsidRPr="003D1F31">
              <w:t>Computer Science</w:t>
            </w:r>
          </w:p>
        </w:tc>
        <w:tc>
          <w:tcPr>
            <w:tcW w:w="2694" w:type="dxa"/>
          </w:tcPr>
          <w:p w14:paraId="05D3BFAF" w14:textId="77777777" w:rsidR="002426EF" w:rsidRPr="003D1F31" w:rsidRDefault="00D00E26">
            <w:pPr>
              <w:pStyle w:val="RTDBody"/>
            </w:pPr>
            <w:r w:rsidRPr="003D1F31">
              <w:t>1</w:t>
            </w:r>
          </w:p>
        </w:tc>
      </w:tr>
      <w:tr w:rsidR="002426EF" w:rsidRPr="003D1F31" w14:paraId="4345CDD4" w14:textId="77777777">
        <w:trPr>
          <w:trHeight w:val="321"/>
        </w:trPr>
        <w:tc>
          <w:tcPr>
            <w:tcW w:w="4530" w:type="dxa"/>
          </w:tcPr>
          <w:p w14:paraId="29F7D9A0" w14:textId="77777777" w:rsidR="002426EF" w:rsidRPr="003D1F31" w:rsidRDefault="00D00E26">
            <w:pPr>
              <w:pStyle w:val="RTDBody"/>
            </w:pPr>
            <w:r w:rsidRPr="003D1F31">
              <w:t>Visual Arts and Art History</w:t>
            </w:r>
          </w:p>
        </w:tc>
        <w:tc>
          <w:tcPr>
            <w:tcW w:w="2694" w:type="dxa"/>
          </w:tcPr>
          <w:p w14:paraId="24649F73" w14:textId="77777777" w:rsidR="002426EF" w:rsidRPr="003D1F31" w:rsidRDefault="00D00E26">
            <w:pPr>
              <w:pStyle w:val="RTDBody"/>
            </w:pPr>
            <w:r w:rsidRPr="003D1F31">
              <w:t>2</w:t>
            </w:r>
          </w:p>
        </w:tc>
      </w:tr>
      <w:tr w:rsidR="002426EF" w:rsidRPr="003D1F31" w14:paraId="4F12C97D" w14:textId="77777777">
        <w:trPr>
          <w:trHeight w:val="321"/>
        </w:trPr>
        <w:tc>
          <w:tcPr>
            <w:tcW w:w="4530" w:type="dxa"/>
          </w:tcPr>
          <w:p w14:paraId="67F609B1" w14:textId="77777777" w:rsidR="002426EF" w:rsidRPr="003D1F31" w:rsidRDefault="00D00E26">
            <w:pPr>
              <w:pStyle w:val="RTDBody"/>
            </w:pPr>
            <w:r w:rsidRPr="003D1F31">
              <w:t>Biophysics</w:t>
            </w:r>
          </w:p>
        </w:tc>
        <w:tc>
          <w:tcPr>
            <w:tcW w:w="2694" w:type="dxa"/>
          </w:tcPr>
          <w:p w14:paraId="64DEB6AC" w14:textId="77777777" w:rsidR="002426EF" w:rsidRPr="003D1F31" w:rsidRDefault="00D00E26">
            <w:pPr>
              <w:pStyle w:val="RTDBody"/>
            </w:pPr>
            <w:r w:rsidRPr="003D1F31">
              <w:t>1</w:t>
            </w:r>
          </w:p>
        </w:tc>
      </w:tr>
      <w:tr w:rsidR="002426EF" w:rsidRPr="003D1F31" w14:paraId="340F796F" w14:textId="77777777">
        <w:trPr>
          <w:trHeight w:val="321"/>
        </w:trPr>
        <w:tc>
          <w:tcPr>
            <w:tcW w:w="4530" w:type="dxa"/>
          </w:tcPr>
          <w:p w14:paraId="1EC8948F" w14:textId="77777777" w:rsidR="002426EF" w:rsidRPr="003D1F31" w:rsidRDefault="00D00E26">
            <w:pPr>
              <w:pStyle w:val="RTDBody"/>
            </w:pPr>
            <w:r w:rsidRPr="003D1F31">
              <w:t>Architecture and social urban science</w:t>
            </w:r>
          </w:p>
        </w:tc>
        <w:tc>
          <w:tcPr>
            <w:tcW w:w="2694" w:type="dxa"/>
          </w:tcPr>
          <w:p w14:paraId="0FF7E4C1" w14:textId="77777777" w:rsidR="002426EF" w:rsidRPr="003D1F31" w:rsidRDefault="00D00E26">
            <w:pPr>
              <w:pStyle w:val="RTDBody"/>
            </w:pPr>
            <w:r w:rsidRPr="003D1F31">
              <w:t>1</w:t>
            </w:r>
          </w:p>
        </w:tc>
      </w:tr>
      <w:tr w:rsidR="002426EF" w:rsidRPr="003D1F31" w14:paraId="477DE55D" w14:textId="77777777">
        <w:trPr>
          <w:trHeight w:val="321"/>
        </w:trPr>
        <w:tc>
          <w:tcPr>
            <w:tcW w:w="4530" w:type="dxa"/>
          </w:tcPr>
          <w:p w14:paraId="50B26F70" w14:textId="77777777" w:rsidR="002426EF" w:rsidRPr="003D1F31" w:rsidRDefault="00D00E26">
            <w:pPr>
              <w:pStyle w:val="RTDBody"/>
            </w:pPr>
            <w:r w:rsidRPr="003D1F31">
              <w:t>Physics</w:t>
            </w:r>
          </w:p>
        </w:tc>
        <w:tc>
          <w:tcPr>
            <w:tcW w:w="2694" w:type="dxa"/>
          </w:tcPr>
          <w:p w14:paraId="686A0CE7" w14:textId="77777777" w:rsidR="002426EF" w:rsidRPr="003D1F31" w:rsidRDefault="00D00E26">
            <w:pPr>
              <w:pStyle w:val="RTDBody"/>
            </w:pPr>
            <w:r w:rsidRPr="003D1F31">
              <w:t>1</w:t>
            </w:r>
          </w:p>
        </w:tc>
      </w:tr>
      <w:tr w:rsidR="002426EF" w:rsidRPr="003D1F31" w14:paraId="31058E0A" w14:textId="77777777">
        <w:trPr>
          <w:trHeight w:val="321"/>
        </w:trPr>
        <w:tc>
          <w:tcPr>
            <w:tcW w:w="4530" w:type="dxa"/>
          </w:tcPr>
          <w:p w14:paraId="43D50CC2" w14:textId="77777777" w:rsidR="002426EF" w:rsidRPr="003D1F31" w:rsidRDefault="00D00E26">
            <w:pPr>
              <w:pStyle w:val="RTDBody"/>
            </w:pPr>
            <w:r w:rsidRPr="003D1F31">
              <w:t>Information Technology</w:t>
            </w:r>
          </w:p>
        </w:tc>
        <w:tc>
          <w:tcPr>
            <w:tcW w:w="2694" w:type="dxa"/>
          </w:tcPr>
          <w:p w14:paraId="5F573E80" w14:textId="77777777" w:rsidR="002426EF" w:rsidRPr="003D1F31" w:rsidRDefault="00D00E26">
            <w:pPr>
              <w:pStyle w:val="RTDBody"/>
            </w:pPr>
            <w:r w:rsidRPr="003D1F31">
              <w:t>1</w:t>
            </w:r>
          </w:p>
        </w:tc>
      </w:tr>
      <w:tr w:rsidR="002426EF" w:rsidRPr="003D1F31" w14:paraId="7B00BA7C" w14:textId="77777777">
        <w:trPr>
          <w:trHeight w:val="321"/>
        </w:trPr>
        <w:tc>
          <w:tcPr>
            <w:tcW w:w="4530" w:type="dxa"/>
          </w:tcPr>
          <w:p w14:paraId="3D26F1CC" w14:textId="77777777" w:rsidR="002426EF" w:rsidRPr="003D1F31" w:rsidRDefault="00D00E26">
            <w:pPr>
              <w:pStyle w:val="RTDBody"/>
            </w:pPr>
            <w:r w:rsidRPr="003D1F31">
              <w:t>Medical Microbiology</w:t>
            </w:r>
          </w:p>
        </w:tc>
        <w:tc>
          <w:tcPr>
            <w:tcW w:w="2694" w:type="dxa"/>
          </w:tcPr>
          <w:p w14:paraId="1A16E29F" w14:textId="77777777" w:rsidR="002426EF" w:rsidRPr="003D1F31" w:rsidRDefault="00D00E26">
            <w:pPr>
              <w:pStyle w:val="RTDBody"/>
            </w:pPr>
            <w:r w:rsidRPr="003D1F31">
              <w:t>1</w:t>
            </w:r>
          </w:p>
        </w:tc>
      </w:tr>
      <w:tr w:rsidR="002426EF" w:rsidRPr="003D1F31" w14:paraId="53E77DFE" w14:textId="77777777">
        <w:trPr>
          <w:trHeight w:val="321"/>
        </w:trPr>
        <w:tc>
          <w:tcPr>
            <w:tcW w:w="4530" w:type="dxa"/>
          </w:tcPr>
          <w:p w14:paraId="65FF273F" w14:textId="77777777" w:rsidR="002426EF" w:rsidRPr="003D1F31" w:rsidRDefault="00D00E26">
            <w:pPr>
              <w:pStyle w:val="RTDBody"/>
            </w:pPr>
            <w:r w:rsidRPr="003D1F31">
              <w:t>Legal Sciences</w:t>
            </w:r>
          </w:p>
        </w:tc>
        <w:tc>
          <w:tcPr>
            <w:tcW w:w="2694" w:type="dxa"/>
          </w:tcPr>
          <w:p w14:paraId="08919400" w14:textId="77777777" w:rsidR="002426EF" w:rsidRPr="003D1F31" w:rsidRDefault="00D00E26">
            <w:pPr>
              <w:pStyle w:val="RTDBody"/>
            </w:pPr>
            <w:r w:rsidRPr="003D1F31">
              <w:t>3</w:t>
            </w:r>
          </w:p>
        </w:tc>
      </w:tr>
      <w:tr w:rsidR="002426EF" w:rsidRPr="003D1F31" w14:paraId="1F8722A0" w14:textId="77777777">
        <w:trPr>
          <w:trHeight w:val="321"/>
        </w:trPr>
        <w:tc>
          <w:tcPr>
            <w:tcW w:w="4530" w:type="dxa"/>
          </w:tcPr>
          <w:p w14:paraId="72D969BD" w14:textId="77777777" w:rsidR="002426EF" w:rsidRPr="003D1F31" w:rsidRDefault="00D00E26">
            <w:pPr>
              <w:pStyle w:val="RTDBody"/>
            </w:pPr>
            <w:r w:rsidRPr="003D1F31">
              <w:t>Swiss History</w:t>
            </w:r>
          </w:p>
        </w:tc>
        <w:tc>
          <w:tcPr>
            <w:tcW w:w="2694" w:type="dxa"/>
          </w:tcPr>
          <w:p w14:paraId="19BA6A27" w14:textId="77777777" w:rsidR="002426EF" w:rsidRPr="003D1F31" w:rsidRDefault="00D00E26">
            <w:pPr>
              <w:pStyle w:val="RTDBody"/>
            </w:pPr>
            <w:r w:rsidRPr="003D1F31">
              <w:t>1</w:t>
            </w:r>
          </w:p>
        </w:tc>
      </w:tr>
      <w:tr w:rsidR="002426EF" w:rsidRPr="003D1F31" w14:paraId="0CF0209A" w14:textId="77777777">
        <w:trPr>
          <w:trHeight w:val="321"/>
        </w:trPr>
        <w:tc>
          <w:tcPr>
            <w:tcW w:w="4530" w:type="dxa"/>
          </w:tcPr>
          <w:p w14:paraId="1E482068" w14:textId="77777777" w:rsidR="002426EF" w:rsidRPr="003D1F31" w:rsidRDefault="00D00E26">
            <w:pPr>
              <w:pStyle w:val="RTDBody"/>
            </w:pPr>
            <w:r w:rsidRPr="003D1F31">
              <w:t>Medical Technology</w:t>
            </w:r>
          </w:p>
        </w:tc>
        <w:tc>
          <w:tcPr>
            <w:tcW w:w="2694" w:type="dxa"/>
          </w:tcPr>
          <w:p w14:paraId="500FE5CF" w14:textId="77777777" w:rsidR="002426EF" w:rsidRPr="003D1F31" w:rsidRDefault="00D00E26">
            <w:pPr>
              <w:pStyle w:val="RTDBody"/>
            </w:pPr>
            <w:r w:rsidRPr="003D1F31">
              <w:t>1</w:t>
            </w:r>
          </w:p>
        </w:tc>
      </w:tr>
      <w:tr w:rsidR="002426EF" w:rsidRPr="003D1F31" w14:paraId="2C8498C2" w14:textId="77777777">
        <w:trPr>
          <w:trHeight w:val="321"/>
        </w:trPr>
        <w:tc>
          <w:tcPr>
            <w:tcW w:w="4530" w:type="dxa"/>
          </w:tcPr>
          <w:p w14:paraId="731F64B9" w14:textId="77777777" w:rsidR="002426EF" w:rsidRPr="003D1F31" w:rsidRDefault="00D00E26">
            <w:pPr>
              <w:pStyle w:val="RTDBody"/>
            </w:pPr>
            <w:r w:rsidRPr="003D1F31">
              <w:t>Medicine</w:t>
            </w:r>
          </w:p>
        </w:tc>
        <w:tc>
          <w:tcPr>
            <w:tcW w:w="2694" w:type="dxa"/>
          </w:tcPr>
          <w:p w14:paraId="1667F091" w14:textId="77777777" w:rsidR="002426EF" w:rsidRPr="003D1F31" w:rsidRDefault="00D00E26">
            <w:pPr>
              <w:pStyle w:val="RTDBody"/>
            </w:pPr>
            <w:r w:rsidRPr="003D1F31">
              <w:t>1</w:t>
            </w:r>
          </w:p>
        </w:tc>
      </w:tr>
      <w:tr w:rsidR="002426EF" w:rsidRPr="003D1F31" w14:paraId="11013BD7" w14:textId="77777777">
        <w:trPr>
          <w:trHeight w:val="321"/>
        </w:trPr>
        <w:tc>
          <w:tcPr>
            <w:tcW w:w="4530" w:type="dxa"/>
          </w:tcPr>
          <w:p w14:paraId="75E51926" w14:textId="77777777" w:rsidR="002426EF" w:rsidRPr="003D1F31" w:rsidRDefault="00D00E26">
            <w:pPr>
              <w:pStyle w:val="RTDBody"/>
            </w:pPr>
            <w:r w:rsidRPr="003D1F31">
              <w:t>Arts</w:t>
            </w:r>
          </w:p>
        </w:tc>
        <w:tc>
          <w:tcPr>
            <w:tcW w:w="2694" w:type="dxa"/>
          </w:tcPr>
          <w:p w14:paraId="7102BC5D" w14:textId="77777777" w:rsidR="002426EF" w:rsidRPr="003D1F31" w:rsidRDefault="00D00E26">
            <w:pPr>
              <w:pStyle w:val="RTDBody"/>
            </w:pPr>
            <w:r w:rsidRPr="003D1F31">
              <w:t>1</w:t>
            </w:r>
          </w:p>
        </w:tc>
      </w:tr>
      <w:tr w:rsidR="002426EF" w:rsidRPr="003D1F31" w14:paraId="5745D907" w14:textId="77777777">
        <w:trPr>
          <w:trHeight w:val="321"/>
        </w:trPr>
        <w:tc>
          <w:tcPr>
            <w:tcW w:w="4530" w:type="dxa"/>
          </w:tcPr>
          <w:p w14:paraId="77616AEA" w14:textId="77777777" w:rsidR="002426EF" w:rsidRPr="003D1F31" w:rsidRDefault="00D00E26">
            <w:pPr>
              <w:pStyle w:val="RTDBody"/>
            </w:pPr>
            <w:r w:rsidRPr="003D1F31">
              <w:t>General History</w:t>
            </w:r>
          </w:p>
        </w:tc>
        <w:tc>
          <w:tcPr>
            <w:tcW w:w="2694" w:type="dxa"/>
          </w:tcPr>
          <w:p w14:paraId="6F4F7B9B" w14:textId="77777777" w:rsidR="002426EF" w:rsidRPr="003D1F31" w:rsidRDefault="00D00E26">
            <w:pPr>
              <w:pStyle w:val="RTDBody"/>
            </w:pPr>
            <w:r w:rsidRPr="003D1F31">
              <w:t>1</w:t>
            </w:r>
          </w:p>
        </w:tc>
      </w:tr>
      <w:tr w:rsidR="002426EF" w:rsidRPr="003D1F31" w14:paraId="5CA3A070" w14:textId="77777777">
        <w:trPr>
          <w:trHeight w:val="321"/>
        </w:trPr>
        <w:tc>
          <w:tcPr>
            <w:tcW w:w="4530" w:type="dxa"/>
          </w:tcPr>
          <w:p w14:paraId="2DA3B4CA" w14:textId="77777777" w:rsidR="002426EF" w:rsidRPr="003D1F31" w:rsidRDefault="00D00E26">
            <w:pPr>
              <w:pStyle w:val="RTDBody"/>
            </w:pPr>
            <w:r w:rsidRPr="003D1F31">
              <w:t>Neurophysiology and Brain Research</w:t>
            </w:r>
          </w:p>
        </w:tc>
        <w:tc>
          <w:tcPr>
            <w:tcW w:w="2694" w:type="dxa"/>
          </w:tcPr>
          <w:p w14:paraId="7C5B7BA7" w14:textId="77777777" w:rsidR="002426EF" w:rsidRPr="003D1F31" w:rsidRDefault="00D00E26">
            <w:pPr>
              <w:pStyle w:val="RTDBody"/>
            </w:pPr>
            <w:r w:rsidRPr="003D1F31">
              <w:t>1</w:t>
            </w:r>
          </w:p>
        </w:tc>
      </w:tr>
      <w:tr w:rsidR="002426EF" w:rsidRPr="003D1F31" w14:paraId="2547D0DB" w14:textId="77777777">
        <w:trPr>
          <w:trHeight w:val="321"/>
        </w:trPr>
        <w:tc>
          <w:tcPr>
            <w:tcW w:w="4530" w:type="dxa"/>
          </w:tcPr>
          <w:p w14:paraId="0C4EE2C0" w14:textId="77777777" w:rsidR="002426EF" w:rsidRPr="003D1F31" w:rsidRDefault="00D00E26">
            <w:pPr>
              <w:pStyle w:val="RTDBody"/>
            </w:pPr>
            <w:r w:rsidRPr="003D1F31">
              <w:t>Bioengineering</w:t>
            </w:r>
          </w:p>
        </w:tc>
        <w:tc>
          <w:tcPr>
            <w:tcW w:w="2694" w:type="dxa"/>
          </w:tcPr>
          <w:p w14:paraId="495D8F1B" w14:textId="77777777" w:rsidR="002426EF" w:rsidRPr="003D1F31" w:rsidRDefault="00D00E26">
            <w:pPr>
              <w:pStyle w:val="RTDBody"/>
            </w:pPr>
            <w:r w:rsidRPr="003D1F31">
              <w:t>1</w:t>
            </w:r>
          </w:p>
        </w:tc>
      </w:tr>
      <w:tr w:rsidR="002426EF" w:rsidRPr="003D1F31" w14:paraId="33A791C1" w14:textId="77777777">
        <w:trPr>
          <w:trHeight w:val="332"/>
        </w:trPr>
        <w:tc>
          <w:tcPr>
            <w:tcW w:w="4530" w:type="dxa"/>
          </w:tcPr>
          <w:p w14:paraId="4F24376D" w14:textId="77777777" w:rsidR="002426EF" w:rsidRPr="003D1F31" w:rsidRDefault="00D00E26">
            <w:pPr>
              <w:pStyle w:val="RTDBody"/>
            </w:pPr>
            <w:r w:rsidRPr="003D1F31">
              <w:t>Social Work</w:t>
            </w:r>
          </w:p>
        </w:tc>
        <w:tc>
          <w:tcPr>
            <w:tcW w:w="2694" w:type="dxa"/>
          </w:tcPr>
          <w:p w14:paraId="3B6F3095" w14:textId="77777777" w:rsidR="002426EF" w:rsidRPr="003D1F31" w:rsidRDefault="00D00E26">
            <w:pPr>
              <w:pStyle w:val="RTDBody"/>
            </w:pPr>
            <w:r w:rsidRPr="003D1F31">
              <w:t>2</w:t>
            </w:r>
          </w:p>
        </w:tc>
      </w:tr>
      <w:tr w:rsidR="002426EF" w:rsidRPr="003D1F31" w14:paraId="05AE0066" w14:textId="77777777">
        <w:trPr>
          <w:trHeight w:val="311"/>
        </w:trPr>
        <w:tc>
          <w:tcPr>
            <w:tcW w:w="4530" w:type="dxa"/>
          </w:tcPr>
          <w:p w14:paraId="3E8F79D9" w14:textId="77777777" w:rsidR="002426EF" w:rsidRPr="003D1F31" w:rsidRDefault="00D00E26">
            <w:pPr>
              <w:pStyle w:val="RTDBody"/>
            </w:pPr>
            <w:r w:rsidRPr="003D1F31">
              <w:lastRenderedPageBreak/>
              <w:t>Molecular Biology</w:t>
            </w:r>
          </w:p>
        </w:tc>
        <w:tc>
          <w:tcPr>
            <w:tcW w:w="2694" w:type="dxa"/>
          </w:tcPr>
          <w:p w14:paraId="2142406B" w14:textId="77777777" w:rsidR="002426EF" w:rsidRPr="003D1F31" w:rsidRDefault="00D00E26">
            <w:pPr>
              <w:pStyle w:val="RTDBody"/>
            </w:pPr>
            <w:r w:rsidRPr="003D1F31">
              <w:t>1</w:t>
            </w:r>
          </w:p>
        </w:tc>
      </w:tr>
      <w:tr w:rsidR="002426EF" w:rsidRPr="003D1F31" w14:paraId="3B2C9C5D" w14:textId="77777777">
        <w:trPr>
          <w:trHeight w:val="321"/>
        </w:trPr>
        <w:tc>
          <w:tcPr>
            <w:tcW w:w="4530" w:type="dxa"/>
          </w:tcPr>
          <w:p w14:paraId="7F51ED04" w14:textId="77777777" w:rsidR="002426EF" w:rsidRPr="003D1F31" w:rsidRDefault="00D00E26">
            <w:pPr>
              <w:pStyle w:val="RTDBody"/>
            </w:pPr>
            <w:r w:rsidRPr="003D1F31">
              <w:t>Humanities</w:t>
            </w:r>
          </w:p>
        </w:tc>
        <w:tc>
          <w:tcPr>
            <w:tcW w:w="2694" w:type="dxa"/>
          </w:tcPr>
          <w:p w14:paraId="04FEB9DA" w14:textId="77777777" w:rsidR="002426EF" w:rsidRPr="003D1F31" w:rsidRDefault="00D00E26">
            <w:pPr>
              <w:pStyle w:val="RTDBody"/>
            </w:pPr>
            <w:r w:rsidRPr="003D1F31">
              <w:t>1</w:t>
            </w:r>
          </w:p>
        </w:tc>
      </w:tr>
      <w:tr w:rsidR="002426EF" w:rsidRPr="003D1F31" w14:paraId="16C2D57C" w14:textId="77777777">
        <w:trPr>
          <w:trHeight w:val="321"/>
        </w:trPr>
        <w:tc>
          <w:tcPr>
            <w:tcW w:w="4530" w:type="dxa"/>
          </w:tcPr>
          <w:p w14:paraId="39777028" w14:textId="77777777" w:rsidR="002426EF" w:rsidRPr="003D1F31" w:rsidRDefault="00D00E26">
            <w:pPr>
              <w:pStyle w:val="RTDBody"/>
            </w:pPr>
            <w:r w:rsidRPr="003D1F31">
              <w:t>Sociology</w:t>
            </w:r>
          </w:p>
        </w:tc>
        <w:tc>
          <w:tcPr>
            <w:tcW w:w="2694" w:type="dxa"/>
          </w:tcPr>
          <w:p w14:paraId="3616763D" w14:textId="77777777" w:rsidR="002426EF" w:rsidRPr="003D1F31" w:rsidRDefault="00D00E26">
            <w:pPr>
              <w:pStyle w:val="RTDBody"/>
            </w:pPr>
            <w:r w:rsidRPr="003D1F31">
              <w:t>1</w:t>
            </w:r>
          </w:p>
        </w:tc>
      </w:tr>
      <w:tr w:rsidR="002426EF" w:rsidRPr="003D1F31" w14:paraId="38EC45F6" w14:textId="77777777">
        <w:trPr>
          <w:trHeight w:val="321"/>
        </w:trPr>
        <w:tc>
          <w:tcPr>
            <w:tcW w:w="4530" w:type="dxa"/>
          </w:tcPr>
          <w:p w14:paraId="4B84A8EC" w14:textId="77777777" w:rsidR="002426EF" w:rsidRPr="003D1F31" w:rsidRDefault="00D00E26">
            <w:pPr>
              <w:pStyle w:val="RTDBody"/>
            </w:pPr>
            <w:r w:rsidRPr="003D1F31">
              <w:t>Ethnology</w:t>
            </w:r>
          </w:p>
        </w:tc>
        <w:tc>
          <w:tcPr>
            <w:tcW w:w="2694" w:type="dxa"/>
          </w:tcPr>
          <w:p w14:paraId="3B514C63" w14:textId="77777777" w:rsidR="002426EF" w:rsidRPr="003D1F31" w:rsidRDefault="00D00E26">
            <w:pPr>
              <w:pStyle w:val="RTDBody"/>
            </w:pPr>
            <w:r w:rsidRPr="003D1F31">
              <w:t>2</w:t>
            </w:r>
          </w:p>
        </w:tc>
      </w:tr>
      <w:tr w:rsidR="002426EF" w:rsidRPr="003D1F31" w14:paraId="2F8D36CF" w14:textId="77777777">
        <w:trPr>
          <w:trHeight w:val="321"/>
        </w:trPr>
        <w:tc>
          <w:tcPr>
            <w:tcW w:w="4530" w:type="dxa"/>
          </w:tcPr>
          <w:p w14:paraId="5B44B998" w14:textId="77777777" w:rsidR="002426EF" w:rsidRPr="003D1F31" w:rsidRDefault="00D00E26">
            <w:pPr>
              <w:pStyle w:val="RTDBody"/>
            </w:pPr>
            <w:r w:rsidRPr="003D1F31">
              <w:t>Astronomy, Astrophysics and Space Sciences</w:t>
            </w:r>
          </w:p>
        </w:tc>
        <w:tc>
          <w:tcPr>
            <w:tcW w:w="2694" w:type="dxa"/>
          </w:tcPr>
          <w:p w14:paraId="7690E424" w14:textId="77777777" w:rsidR="002426EF" w:rsidRPr="003D1F31" w:rsidRDefault="00D00E26">
            <w:pPr>
              <w:pStyle w:val="RTDBody"/>
            </w:pPr>
            <w:r w:rsidRPr="003D1F31">
              <w:t>1</w:t>
            </w:r>
          </w:p>
        </w:tc>
      </w:tr>
      <w:tr w:rsidR="002426EF" w:rsidRPr="003D1F31" w14:paraId="1EBE1719" w14:textId="77777777">
        <w:trPr>
          <w:trHeight w:val="321"/>
        </w:trPr>
        <w:tc>
          <w:tcPr>
            <w:tcW w:w="4530" w:type="dxa"/>
          </w:tcPr>
          <w:p w14:paraId="577C753F" w14:textId="77777777" w:rsidR="002426EF" w:rsidRPr="003D1F31" w:rsidRDefault="00D00E26">
            <w:pPr>
              <w:pStyle w:val="RTDBody"/>
            </w:pPr>
            <w:r w:rsidRPr="003D1F31">
              <w:t>Geochemistry</w:t>
            </w:r>
          </w:p>
        </w:tc>
        <w:tc>
          <w:tcPr>
            <w:tcW w:w="2694" w:type="dxa"/>
          </w:tcPr>
          <w:p w14:paraId="5CAAC7C1" w14:textId="77777777" w:rsidR="002426EF" w:rsidRPr="003D1F31" w:rsidRDefault="00D00E26">
            <w:pPr>
              <w:pStyle w:val="RTDBody"/>
            </w:pPr>
            <w:r w:rsidRPr="003D1F31">
              <w:t>1</w:t>
            </w:r>
          </w:p>
        </w:tc>
      </w:tr>
      <w:tr w:rsidR="002426EF" w:rsidRPr="003D1F31" w14:paraId="64AFE111" w14:textId="77777777">
        <w:trPr>
          <w:trHeight w:val="70"/>
        </w:trPr>
        <w:tc>
          <w:tcPr>
            <w:tcW w:w="4530" w:type="dxa"/>
          </w:tcPr>
          <w:p w14:paraId="7D88E7B4" w14:textId="77777777" w:rsidR="002426EF" w:rsidRPr="003D1F31" w:rsidRDefault="00D00E26">
            <w:pPr>
              <w:pStyle w:val="RTDBody"/>
            </w:pPr>
            <w:r w:rsidRPr="003D1F31">
              <w:t>German and English languages and literature</w:t>
            </w:r>
          </w:p>
        </w:tc>
        <w:tc>
          <w:tcPr>
            <w:tcW w:w="2694" w:type="dxa"/>
          </w:tcPr>
          <w:p w14:paraId="082DEB7D" w14:textId="77777777" w:rsidR="002426EF" w:rsidRPr="003D1F31" w:rsidRDefault="00D00E26">
            <w:pPr>
              <w:pStyle w:val="RTDBody"/>
            </w:pPr>
            <w:r w:rsidRPr="003D1F31">
              <w:t>1</w:t>
            </w:r>
          </w:p>
        </w:tc>
      </w:tr>
    </w:tbl>
    <w:p w14:paraId="4A5A2E07" w14:textId="77777777" w:rsidR="002426EF" w:rsidRPr="003D1F31" w:rsidRDefault="00D00E26">
      <w:pPr>
        <w:pStyle w:val="RTDBody"/>
      </w:pPr>
      <w:r w:rsidRPr="003D1F31">
        <w:tab/>
      </w:r>
    </w:p>
    <w:p w14:paraId="00A4AF1E" w14:textId="77777777" w:rsidR="002426EF" w:rsidRPr="003D1F31" w:rsidRDefault="002426EF" w:rsidP="00344163">
      <w:pPr>
        <w:pStyle w:val="RTDBody"/>
      </w:pPr>
    </w:p>
    <w:p w14:paraId="48DECCF1" w14:textId="2B077292" w:rsidR="002426EF" w:rsidRPr="003D1F31" w:rsidRDefault="00D00E26" w:rsidP="00344163">
      <w:pPr>
        <w:pStyle w:val="Caption"/>
        <w:keepNext/>
      </w:pPr>
      <w:bookmarkStart w:id="141" w:name="_Toc106728162"/>
      <w:r w:rsidRPr="003D1F31">
        <w:t xml:space="preserve">Table </w:t>
      </w:r>
      <w:r w:rsidRPr="003D1F31">
        <w:fldChar w:fldCharType="begin"/>
      </w:r>
      <w:r w:rsidRPr="003D1F31">
        <w:instrText>SEQ Table \* ARABIC</w:instrText>
      </w:r>
      <w:r w:rsidRPr="003D1F31">
        <w:fldChar w:fldCharType="separate"/>
      </w:r>
      <w:r w:rsidR="004A129B">
        <w:rPr>
          <w:noProof/>
        </w:rPr>
        <w:t>17</w:t>
      </w:r>
      <w:r w:rsidRPr="003D1F31">
        <w:fldChar w:fldCharType="end"/>
      </w:r>
      <w:r w:rsidRPr="003D1F31">
        <w:t>: Self-assessment in terms of transdisciplinary experience, familiarity with SI, project's contribution to SI</w:t>
      </w:r>
      <w:bookmarkEnd w:id="141"/>
    </w:p>
    <w:tbl>
      <w:tblPr>
        <w:tblStyle w:val="ListTable3"/>
        <w:tblW w:w="7479" w:type="dxa"/>
        <w:jc w:val="center"/>
        <w:tblLayout w:type="fixed"/>
        <w:tblLook w:val="04A0" w:firstRow="1" w:lastRow="0" w:firstColumn="1" w:lastColumn="0" w:noHBand="0" w:noVBand="1"/>
      </w:tblPr>
      <w:tblGrid>
        <w:gridCol w:w="1385"/>
        <w:gridCol w:w="1015"/>
        <w:gridCol w:w="1015"/>
        <w:gridCol w:w="1017"/>
        <w:gridCol w:w="1015"/>
        <w:gridCol w:w="1017"/>
        <w:gridCol w:w="1015"/>
      </w:tblGrid>
      <w:tr w:rsidR="002426EF" w:rsidRPr="003D1F31" w14:paraId="231E46E2" w14:textId="77777777" w:rsidTr="002426EF">
        <w:trPr>
          <w:cnfStyle w:val="100000000000" w:firstRow="1" w:lastRow="0" w:firstColumn="0" w:lastColumn="0" w:oddVBand="0" w:evenVBand="0" w:oddHBand="0" w:evenHBand="0" w:firstRowFirstColumn="0" w:firstRowLastColumn="0" w:lastRowFirstColumn="0" w:lastRowLastColumn="0"/>
          <w:trHeight w:val="662"/>
          <w:jc w:val="center"/>
        </w:trPr>
        <w:tc>
          <w:tcPr>
            <w:cnfStyle w:val="001000000100" w:firstRow="0" w:lastRow="0" w:firstColumn="1" w:lastColumn="0" w:oddVBand="0" w:evenVBand="0" w:oddHBand="0" w:evenHBand="0" w:firstRowFirstColumn="1" w:firstRowLastColumn="0" w:lastRowFirstColumn="0" w:lastRowLastColumn="0"/>
            <w:tcW w:w="1384" w:type="dxa"/>
            <w:vAlign w:val="bottom"/>
          </w:tcPr>
          <w:p w14:paraId="2669187D" w14:textId="77777777" w:rsidR="002426EF" w:rsidRPr="003D1F31" w:rsidRDefault="00D00E26">
            <w:pPr>
              <w:spacing w:after="0" w:line="240" w:lineRule="auto"/>
              <w:jc w:val="center"/>
            </w:pPr>
            <w:r w:rsidRPr="003D1F31">
              <w:rPr>
                <w:rFonts w:eastAsia="Calibri"/>
                <w:color w:val="FFFFFF"/>
              </w:rPr>
              <w:t>Rating</w:t>
            </w:r>
          </w:p>
        </w:tc>
        <w:tc>
          <w:tcPr>
            <w:tcW w:w="2030" w:type="dxa"/>
            <w:gridSpan w:val="2"/>
            <w:tcBorders>
              <w:left w:val="nil"/>
              <w:bottom w:val="nil"/>
              <w:right w:val="nil"/>
            </w:tcBorders>
            <w:vAlign w:val="bottom"/>
          </w:tcPr>
          <w:p w14:paraId="28DD37AC"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rPr>
              <w:t>Transdisciplinary experience</w:t>
            </w:r>
          </w:p>
          <w:p w14:paraId="49AD872B"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sz w:val="18"/>
                <w:szCs w:val="18"/>
              </w:rPr>
              <w:t>(n = 352)</w:t>
            </w:r>
          </w:p>
        </w:tc>
        <w:tc>
          <w:tcPr>
            <w:tcW w:w="2032" w:type="dxa"/>
            <w:gridSpan w:val="2"/>
            <w:tcBorders>
              <w:left w:val="nil"/>
              <w:bottom w:val="nil"/>
              <w:right w:val="nil"/>
            </w:tcBorders>
            <w:vAlign w:val="bottom"/>
          </w:tcPr>
          <w:p w14:paraId="2127539D"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rPr>
              <w:t>Familiarity with SI</w:t>
            </w:r>
          </w:p>
          <w:p w14:paraId="7CBF8373"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sz w:val="18"/>
                <w:szCs w:val="18"/>
              </w:rPr>
              <w:t>(n = 360)</w:t>
            </w:r>
          </w:p>
        </w:tc>
        <w:tc>
          <w:tcPr>
            <w:tcW w:w="2032" w:type="dxa"/>
            <w:gridSpan w:val="2"/>
            <w:tcBorders>
              <w:left w:val="nil"/>
              <w:bottom w:val="nil"/>
            </w:tcBorders>
            <w:vAlign w:val="bottom"/>
          </w:tcPr>
          <w:p w14:paraId="5A22D5AD"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rPr>
              <w:t>Project's contribution to SI</w:t>
            </w:r>
          </w:p>
          <w:p w14:paraId="056C3447"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sz w:val="18"/>
                <w:szCs w:val="18"/>
              </w:rPr>
              <w:t>(n = 112)</w:t>
            </w:r>
          </w:p>
        </w:tc>
      </w:tr>
      <w:tr w:rsidR="002426EF" w:rsidRPr="003D1F31" w14:paraId="5D2A5B42"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B9223B1" w14:textId="77777777" w:rsidR="002426EF" w:rsidRPr="003D1F31" w:rsidRDefault="00D00E26">
            <w:pPr>
              <w:spacing w:after="0" w:line="240" w:lineRule="auto"/>
              <w:jc w:val="center"/>
              <w:rPr>
                <w:b w:val="0"/>
                <w:bCs w:val="0"/>
                <w:i/>
                <w:iCs/>
                <w:sz w:val="14"/>
                <w:szCs w:val="14"/>
              </w:rPr>
            </w:pPr>
            <w:r w:rsidRPr="003D1F31">
              <w:rPr>
                <w:rFonts w:eastAsia="Calibri"/>
                <w:i/>
                <w:iCs/>
                <w:sz w:val="14"/>
                <w:szCs w:val="14"/>
              </w:rPr>
              <w:t>0..lowest</w:t>
            </w:r>
          </w:p>
          <w:p w14:paraId="1070241B" w14:textId="77777777" w:rsidR="002426EF" w:rsidRPr="003D1F31" w:rsidRDefault="00D00E26">
            <w:pPr>
              <w:spacing w:after="0" w:line="240" w:lineRule="auto"/>
              <w:jc w:val="center"/>
              <w:rPr>
                <w:i/>
                <w:iCs/>
                <w:sz w:val="14"/>
                <w:szCs w:val="14"/>
              </w:rPr>
            </w:pPr>
            <w:r w:rsidRPr="003D1F31">
              <w:rPr>
                <w:rFonts w:eastAsia="Calibri"/>
                <w:i/>
                <w:iCs/>
                <w:sz w:val="14"/>
                <w:szCs w:val="14"/>
              </w:rPr>
              <w:t>10..highest</w:t>
            </w:r>
          </w:p>
        </w:tc>
        <w:tc>
          <w:tcPr>
            <w:tcW w:w="1015" w:type="dxa"/>
            <w:tcBorders>
              <w:left w:val="nil"/>
              <w:right w:val="nil"/>
            </w:tcBorders>
            <w:vAlign w:val="center"/>
          </w:tcPr>
          <w:p w14:paraId="3925DB61"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abs</w:t>
            </w:r>
          </w:p>
        </w:tc>
        <w:tc>
          <w:tcPr>
            <w:tcW w:w="1015" w:type="dxa"/>
            <w:tcBorders>
              <w:left w:val="nil"/>
            </w:tcBorders>
            <w:shd w:val="clear" w:color="auto" w:fill="E7E6E6" w:themeFill="background2"/>
            <w:vAlign w:val="center"/>
          </w:tcPr>
          <w:p w14:paraId="7C5DDB39"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w:t>
            </w:r>
          </w:p>
        </w:tc>
        <w:tc>
          <w:tcPr>
            <w:tcW w:w="1017" w:type="dxa"/>
            <w:tcBorders>
              <w:right w:val="nil"/>
            </w:tcBorders>
            <w:vAlign w:val="center"/>
          </w:tcPr>
          <w:p w14:paraId="37B00262"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abs</w:t>
            </w:r>
          </w:p>
        </w:tc>
        <w:tc>
          <w:tcPr>
            <w:tcW w:w="1015" w:type="dxa"/>
            <w:tcBorders>
              <w:left w:val="nil"/>
            </w:tcBorders>
            <w:shd w:val="clear" w:color="auto" w:fill="E7E6E6" w:themeFill="background2"/>
            <w:vAlign w:val="center"/>
          </w:tcPr>
          <w:p w14:paraId="765839FF"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w:t>
            </w:r>
          </w:p>
        </w:tc>
        <w:tc>
          <w:tcPr>
            <w:tcW w:w="1017" w:type="dxa"/>
            <w:tcBorders>
              <w:right w:val="nil"/>
            </w:tcBorders>
            <w:vAlign w:val="center"/>
          </w:tcPr>
          <w:p w14:paraId="31B5E805"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abs</w:t>
            </w:r>
          </w:p>
        </w:tc>
        <w:tc>
          <w:tcPr>
            <w:tcW w:w="1015" w:type="dxa"/>
            <w:tcBorders>
              <w:left w:val="nil"/>
            </w:tcBorders>
            <w:shd w:val="clear" w:color="auto" w:fill="E7E6E6" w:themeFill="background2"/>
            <w:vAlign w:val="center"/>
          </w:tcPr>
          <w:p w14:paraId="2A92CF60"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w:t>
            </w:r>
          </w:p>
        </w:tc>
      </w:tr>
      <w:tr w:rsidR="002426EF" w:rsidRPr="003D1F31" w14:paraId="5F29BFDA"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3CFBD475" w14:textId="77777777" w:rsidR="002426EF" w:rsidRPr="003D1F31" w:rsidRDefault="00D00E26">
            <w:pPr>
              <w:spacing w:after="0" w:line="240" w:lineRule="auto"/>
              <w:jc w:val="center"/>
            </w:pPr>
            <w:r w:rsidRPr="003D1F31">
              <w:rPr>
                <w:rFonts w:eastAsia="Calibri"/>
              </w:rPr>
              <w:t>0</w:t>
            </w:r>
          </w:p>
        </w:tc>
        <w:tc>
          <w:tcPr>
            <w:tcW w:w="1015" w:type="dxa"/>
            <w:tcBorders>
              <w:top w:val="nil"/>
              <w:left w:val="nil"/>
              <w:bottom w:val="nil"/>
              <w:right w:val="nil"/>
            </w:tcBorders>
            <w:vAlign w:val="center"/>
          </w:tcPr>
          <w:p w14:paraId="24127269"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19</w:t>
            </w:r>
          </w:p>
        </w:tc>
        <w:tc>
          <w:tcPr>
            <w:tcW w:w="1015" w:type="dxa"/>
            <w:tcBorders>
              <w:top w:val="nil"/>
              <w:left w:val="nil"/>
              <w:bottom w:val="nil"/>
            </w:tcBorders>
            <w:shd w:val="clear" w:color="auto" w:fill="E7E6E6" w:themeFill="background2"/>
            <w:vAlign w:val="center"/>
          </w:tcPr>
          <w:p w14:paraId="72BBDAD1"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5.26%</w:t>
            </w:r>
          </w:p>
        </w:tc>
        <w:tc>
          <w:tcPr>
            <w:tcW w:w="1017" w:type="dxa"/>
            <w:tcBorders>
              <w:top w:val="nil"/>
              <w:bottom w:val="nil"/>
              <w:right w:val="nil"/>
            </w:tcBorders>
            <w:vAlign w:val="center"/>
          </w:tcPr>
          <w:p w14:paraId="2BC6785E"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116</w:t>
            </w:r>
          </w:p>
        </w:tc>
        <w:tc>
          <w:tcPr>
            <w:tcW w:w="1015" w:type="dxa"/>
            <w:tcBorders>
              <w:top w:val="nil"/>
              <w:left w:val="nil"/>
              <w:bottom w:val="nil"/>
            </w:tcBorders>
            <w:shd w:val="clear" w:color="auto" w:fill="E7E6E6" w:themeFill="background2"/>
            <w:vAlign w:val="center"/>
          </w:tcPr>
          <w:p w14:paraId="78046C1C"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32.22%</w:t>
            </w:r>
          </w:p>
        </w:tc>
        <w:tc>
          <w:tcPr>
            <w:tcW w:w="1017" w:type="dxa"/>
            <w:tcBorders>
              <w:top w:val="nil"/>
              <w:bottom w:val="nil"/>
              <w:right w:val="nil"/>
            </w:tcBorders>
            <w:vAlign w:val="center"/>
          </w:tcPr>
          <w:p w14:paraId="5CB476B1"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5</w:t>
            </w:r>
          </w:p>
        </w:tc>
        <w:tc>
          <w:tcPr>
            <w:tcW w:w="1015" w:type="dxa"/>
            <w:tcBorders>
              <w:top w:val="nil"/>
              <w:left w:val="nil"/>
              <w:bottom w:val="nil"/>
            </w:tcBorders>
            <w:shd w:val="clear" w:color="auto" w:fill="E7E6E6" w:themeFill="background2"/>
            <w:vAlign w:val="center"/>
          </w:tcPr>
          <w:p w14:paraId="123A3C58"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4.46%</w:t>
            </w:r>
          </w:p>
        </w:tc>
      </w:tr>
      <w:tr w:rsidR="002426EF" w:rsidRPr="003D1F31" w14:paraId="1764E0D9"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FB1FDC3" w14:textId="77777777" w:rsidR="002426EF" w:rsidRPr="003D1F31" w:rsidRDefault="00D00E26">
            <w:pPr>
              <w:spacing w:after="0" w:line="240" w:lineRule="auto"/>
              <w:jc w:val="center"/>
            </w:pPr>
            <w:r w:rsidRPr="003D1F31">
              <w:rPr>
                <w:rFonts w:eastAsia="Calibri"/>
              </w:rPr>
              <w:t>1</w:t>
            </w:r>
          </w:p>
        </w:tc>
        <w:tc>
          <w:tcPr>
            <w:tcW w:w="1015" w:type="dxa"/>
            <w:tcBorders>
              <w:left w:val="nil"/>
              <w:right w:val="nil"/>
            </w:tcBorders>
            <w:vAlign w:val="center"/>
          </w:tcPr>
          <w:p w14:paraId="4A610D70"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17</w:t>
            </w:r>
          </w:p>
        </w:tc>
        <w:tc>
          <w:tcPr>
            <w:tcW w:w="1015" w:type="dxa"/>
            <w:tcBorders>
              <w:left w:val="nil"/>
            </w:tcBorders>
            <w:shd w:val="clear" w:color="auto" w:fill="E7E6E6" w:themeFill="background2"/>
            <w:vAlign w:val="center"/>
          </w:tcPr>
          <w:p w14:paraId="084D553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4.71%</w:t>
            </w:r>
          </w:p>
        </w:tc>
        <w:tc>
          <w:tcPr>
            <w:tcW w:w="1017" w:type="dxa"/>
            <w:tcBorders>
              <w:right w:val="nil"/>
            </w:tcBorders>
            <w:vAlign w:val="center"/>
          </w:tcPr>
          <w:p w14:paraId="19CBA695"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36</w:t>
            </w:r>
          </w:p>
        </w:tc>
        <w:tc>
          <w:tcPr>
            <w:tcW w:w="1015" w:type="dxa"/>
            <w:tcBorders>
              <w:left w:val="nil"/>
            </w:tcBorders>
            <w:shd w:val="clear" w:color="auto" w:fill="E7E6E6" w:themeFill="background2"/>
            <w:vAlign w:val="center"/>
          </w:tcPr>
          <w:p w14:paraId="34C2560E"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10.00%</w:t>
            </w:r>
          </w:p>
        </w:tc>
        <w:tc>
          <w:tcPr>
            <w:tcW w:w="1017" w:type="dxa"/>
            <w:tcBorders>
              <w:right w:val="nil"/>
            </w:tcBorders>
            <w:vAlign w:val="center"/>
          </w:tcPr>
          <w:p w14:paraId="1E6C2C35"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w:t>
            </w:r>
          </w:p>
        </w:tc>
        <w:tc>
          <w:tcPr>
            <w:tcW w:w="1015" w:type="dxa"/>
            <w:tcBorders>
              <w:left w:val="nil"/>
            </w:tcBorders>
            <w:shd w:val="clear" w:color="auto" w:fill="E7E6E6" w:themeFill="background2"/>
            <w:vAlign w:val="center"/>
          </w:tcPr>
          <w:p w14:paraId="36E8ADEB"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2.68%</w:t>
            </w:r>
          </w:p>
        </w:tc>
      </w:tr>
      <w:tr w:rsidR="002426EF" w:rsidRPr="003D1F31" w14:paraId="5B896BA8"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14129B75" w14:textId="77777777" w:rsidR="002426EF" w:rsidRPr="003D1F31" w:rsidRDefault="00D00E26">
            <w:pPr>
              <w:spacing w:after="0" w:line="240" w:lineRule="auto"/>
              <w:jc w:val="center"/>
            </w:pPr>
            <w:r w:rsidRPr="003D1F31">
              <w:rPr>
                <w:rFonts w:eastAsia="Calibri"/>
              </w:rPr>
              <w:t>2</w:t>
            </w:r>
          </w:p>
        </w:tc>
        <w:tc>
          <w:tcPr>
            <w:tcW w:w="1015" w:type="dxa"/>
            <w:tcBorders>
              <w:top w:val="nil"/>
              <w:left w:val="nil"/>
              <w:bottom w:val="nil"/>
              <w:right w:val="nil"/>
            </w:tcBorders>
            <w:vAlign w:val="center"/>
          </w:tcPr>
          <w:p w14:paraId="28E29AF1"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26</w:t>
            </w:r>
          </w:p>
        </w:tc>
        <w:tc>
          <w:tcPr>
            <w:tcW w:w="1015" w:type="dxa"/>
            <w:tcBorders>
              <w:top w:val="nil"/>
              <w:left w:val="nil"/>
              <w:bottom w:val="nil"/>
            </w:tcBorders>
            <w:shd w:val="clear" w:color="auto" w:fill="E7E6E6" w:themeFill="background2"/>
            <w:vAlign w:val="center"/>
          </w:tcPr>
          <w:p w14:paraId="185ED550"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7.20%</w:t>
            </w:r>
          </w:p>
        </w:tc>
        <w:tc>
          <w:tcPr>
            <w:tcW w:w="1017" w:type="dxa"/>
            <w:tcBorders>
              <w:top w:val="nil"/>
              <w:bottom w:val="nil"/>
              <w:right w:val="nil"/>
            </w:tcBorders>
            <w:vAlign w:val="center"/>
          </w:tcPr>
          <w:p w14:paraId="092A15AA"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33</w:t>
            </w:r>
          </w:p>
        </w:tc>
        <w:tc>
          <w:tcPr>
            <w:tcW w:w="1015" w:type="dxa"/>
            <w:tcBorders>
              <w:top w:val="nil"/>
              <w:left w:val="nil"/>
              <w:bottom w:val="nil"/>
            </w:tcBorders>
            <w:shd w:val="clear" w:color="auto" w:fill="E7E6E6" w:themeFill="background2"/>
            <w:vAlign w:val="center"/>
          </w:tcPr>
          <w:p w14:paraId="2E8DC5B1"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9.17%</w:t>
            </w:r>
          </w:p>
        </w:tc>
        <w:tc>
          <w:tcPr>
            <w:tcW w:w="1017" w:type="dxa"/>
            <w:tcBorders>
              <w:top w:val="nil"/>
              <w:bottom w:val="nil"/>
              <w:right w:val="nil"/>
            </w:tcBorders>
            <w:vAlign w:val="center"/>
          </w:tcPr>
          <w:p w14:paraId="0FE5F437"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12</w:t>
            </w:r>
          </w:p>
        </w:tc>
        <w:tc>
          <w:tcPr>
            <w:tcW w:w="1015" w:type="dxa"/>
            <w:tcBorders>
              <w:top w:val="nil"/>
              <w:left w:val="nil"/>
              <w:bottom w:val="nil"/>
            </w:tcBorders>
            <w:shd w:val="clear" w:color="auto" w:fill="E7E6E6" w:themeFill="background2"/>
            <w:vAlign w:val="center"/>
          </w:tcPr>
          <w:p w14:paraId="03D69E74"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10.71%</w:t>
            </w:r>
          </w:p>
        </w:tc>
      </w:tr>
      <w:tr w:rsidR="002426EF" w:rsidRPr="003D1F31" w14:paraId="56719FDA"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F3E99E" w14:textId="77777777" w:rsidR="002426EF" w:rsidRPr="003D1F31" w:rsidRDefault="00D00E26">
            <w:pPr>
              <w:spacing w:after="0" w:line="240" w:lineRule="auto"/>
              <w:jc w:val="center"/>
            </w:pPr>
            <w:r w:rsidRPr="003D1F31">
              <w:rPr>
                <w:rFonts w:eastAsia="Calibri"/>
              </w:rPr>
              <w:t>3</w:t>
            </w:r>
          </w:p>
        </w:tc>
        <w:tc>
          <w:tcPr>
            <w:tcW w:w="1015" w:type="dxa"/>
            <w:tcBorders>
              <w:left w:val="nil"/>
              <w:right w:val="nil"/>
            </w:tcBorders>
            <w:vAlign w:val="center"/>
          </w:tcPr>
          <w:p w14:paraId="45562738"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31</w:t>
            </w:r>
          </w:p>
        </w:tc>
        <w:tc>
          <w:tcPr>
            <w:tcW w:w="1015" w:type="dxa"/>
            <w:tcBorders>
              <w:left w:val="nil"/>
            </w:tcBorders>
            <w:shd w:val="clear" w:color="auto" w:fill="E7E6E6" w:themeFill="background2"/>
            <w:vAlign w:val="center"/>
          </w:tcPr>
          <w:p w14:paraId="152B5A80"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8.59%</w:t>
            </w:r>
          </w:p>
        </w:tc>
        <w:tc>
          <w:tcPr>
            <w:tcW w:w="1017" w:type="dxa"/>
            <w:tcBorders>
              <w:right w:val="nil"/>
            </w:tcBorders>
            <w:vAlign w:val="center"/>
          </w:tcPr>
          <w:p w14:paraId="3B3B9B18"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37</w:t>
            </w:r>
          </w:p>
        </w:tc>
        <w:tc>
          <w:tcPr>
            <w:tcW w:w="1015" w:type="dxa"/>
            <w:tcBorders>
              <w:left w:val="nil"/>
            </w:tcBorders>
            <w:shd w:val="clear" w:color="auto" w:fill="E7E6E6" w:themeFill="background2"/>
            <w:vAlign w:val="center"/>
          </w:tcPr>
          <w:p w14:paraId="78B9C334"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10.28%</w:t>
            </w:r>
          </w:p>
        </w:tc>
        <w:tc>
          <w:tcPr>
            <w:tcW w:w="1017" w:type="dxa"/>
            <w:tcBorders>
              <w:right w:val="nil"/>
            </w:tcBorders>
            <w:vAlign w:val="center"/>
          </w:tcPr>
          <w:p w14:paraId="098299C8"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13</w:t>
            </w:r>
          </w:p>
        </w:tc>
        <w:tc>
          <w:tcPr>
            <w:tcW w:w="1015" w:type="dxa"/>
            <w:tcBorders>
              <w:left w:val="nil"/>
            </w:tcBorders>
            <w:shd w:val="clear" w:color="auto" w:fill="E7E6E6" w:themeFill="background2"/>
            <w:vAlign w:val="center"/>
          </w:tcPr>
          <w:p w14:paraId="725232BE"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11.61%</w:t>
            </w:r>
          </w:p>
        </w:tc>
      </w:tr>
      <w:tr w:rsidR="002426EF" w:rsidRPr="003D1F31" w14:paraId="403050D8"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600E5FB6" w14:textId="77777777" w:rsidR="002426EF" w:rsidRPr="003D1F31" w:rsidRDefault="00D00E26">
            <w:pPr>
              <w:spacing w:after="0" w:line="240" w:lineRule="auto"/>
              <w:jc w:val="center"/>
            </w:pPr>
            <w:r w:rsidRPr="003D1F31">
              <w:rPr>
                <w:rFonts w:eastAsia="Calibri"/>
              </w:rPr>
              <w:t>4</w:t>
            </w:r>
          </w:p>
        </w:tc>
        <w:tc>
          <w:tcPr>
            <w:tcW w:w="1015" w:type="dxa"/>
            <w:tcBorders>
              <w:top w:val="nil"/>
              <w:left w:val="nil"/>
              <w:bottom w:val="nil"/>
              <w:right w:val="nil"/>
            </w:tcBorders>
            <w:vAlign w:val="center"/>
          </w:tcPr>
          <w:p w14:paraId="227AAA14"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21</w:t>
            </w:r>
          </w:p>
        </w:tc>
        <w:tc>
          <w:tcPr>
            <w:tcW w:w="1015" w:type="dxa"/>
            <w:tcBorders>
              <w:top w:val="nil"/>
              <w:left w:val="nil"/>
              <w:bottom w:val="nil"/>
            </w:tcBorders>
            <w:shd w:val="clear" w:color="auto" w:fill="E7E6E6" w:themeFill="background2"/>
            <w:vAlign w:val="center"/>
          </w:tcPr>
          <w:p w14:paraId="56DB7664"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5.82%</w:t>
            </w:r>
          </w:p>
        </w:tc>
        <w:tc>
          <w:tcPr>
            <w:tcW w:w="1017" w:type="dxa"/>
            <w:tcBorders>
              <w:top w:val="nil"/>
              <w:bottom w:val="nil"/>
              <w:right w:val="nil"/>
            </w:tcBorders>
            <w:vAlign w:val="center"/>
          </w:tcPr>
          <w:p w14:paraId="3C59ABDA"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25</w:t>
            </w:r>
          </w:p>
        </w:tc>
        <w:tc>
          <w:tcPr>
            <w:tcW w:w="1015" w:type="dxa"/>
            <w:tcBorders>
              <w:top w:val="nil"/>
              <w:left w:val="nil"/>
              <w:bottom w:val="nil"/>
            </w:tcBorders>
            <w:shd w:val="clear" w:color="auto" w:fill="E7E6E6" w:themeFill="background2"/>
            <w:vAlign w:val="center"/>
          </w:tcPr>
          <w:p w14:paraId="572295A6"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6.94%</w:t>
            </w:r>
          </w:p>
        </w:tc>
        <w:tc>
          <w:tcPr>
            <w:tcW w:w="1017" w:type="dxa"/>
            <w:tcBorders>
              <w:top w:val="nil"/>
              <w:bottom w:val="nil"/>
              <w:right w:val="nil"/>
            </w:tcBorders>
            <w:vAlign w:val="center"/>
          </w:tcPr>
          <w:p w14:paraId="64D3D7C5"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7</w:t>
            </w:r>
          </w:p>
        </w:tc>
        <w:tc>
          <w:tcPr>
            <w:tcW w:w="1015" w:type="dxa"/>
            <w:tcBorders>
              <w:top w:val="nil"/>
              <w:left w:val="nil"/>
              <w:bottom w:val="nil"/>
            </w:tcBorders>
            <w:shd w:val="clear" w:color="auto" w:fill="E7E6E6" w:themeFill="background2"/>
            <w:vAlign w:val="center"/>
          </w:tcPr>
          <w:p w14:paraId="2E0991EF"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6.25%</w:t>
            </w:r>
          </w:p>
        </w:tc>
      </w:tr>
      <w:tr w:rsidR="002426EF" w:rsidRPr="003D1F31" w14:paraId="041E7E1C"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89A5233" w14:textId="77777777" w:rsidR="002426EF" w:rsidRPr="003D1F31" w:rsidRDefault="00D00E26">
            <w:pPr>
              <w:spacing w:after="0" w:line="240" w:lineRule="auto"/>
              <w:jc w:val="center"/>
            </w:pPr>
            <w:r w:rsidRPr="003D1F31">
              <w:rPr>
                <w:rFonts w:eastAsia="Calibri"/>
              </w:rPr>
              <w:t>5</w:t>
            </w:r>
          </w:p>
        </w:tc>
        <w:tc>
          <w:tcPr>
            <w:tcW w:w="1015" w:type="dxa"/>
            <w:tcBorders>
              <w:left w:val="nil"/>
              <w:right w:val="nil"/>
            </w:tcBorders>
            <w:vAlign w:val="center"/>
          </w:tcPr>
          <w:p w14:paraId="73503F4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37</w:t>
            </w:r>
          </w:p>
        </w:tc>
        <w:tc>
          <w:tcPr>
            <w:tcW w:w="1015" w:type="dxa"/>
            <w:tcBorders>
              <w:left w:val="nil"/>
            </w:tcBorders>
            <w:shd w:val="clear" w:color="auto" w:fill="E7E6E6" w:themeFill="background2"/>
            <w:vAlign w:val="center"/>
          </w:tcPr>
          <w:p w14:paraId="68993F77"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10.25%</w:t>
            </w:r>
          </w:p>
        </w:tc>
        <w:tc>
          <w:tcPr>
            <w:tcW w:w="1017" w:type="dxa"/>
            <w:tcBorders>
              <w:right w:val="nil"/>
            </w:tcBorders>
            <w:vAlign w:val="center"/>
          </w:tcPr>
          <w:p w14:paraId="5A24B7FB"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37</w:t>
            </w:r>
          </w:p>
        </w:tc>
        <w:tc>
          <w:tcPr>
            <w:tcW w:w="1015" w:type="dxa"/>
            <w:tcBorders>
              <w:left w:val="nil"/>
            </w:tcBorders>
            <w:shd w:val="clear" w:color="auto" w:fill="E7E6E6" w:themeFill="background2"/>
            <w:vAlign w:val="center"/>
          </w:tcPr>
          <w:p w14:paraId="4DB30CC6"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10.28%</w:t>
            </w:r>
          </w:p>
        </w:tc>
        <w:tc>
          <w:tcPr>
            <w:tcW w:w="1017" w:type="dxa"/>
            <w:tcBorders>
              <w:right w:val="nil"/>
            </w:tcBorders>
            <w:vAlign w:val="center"/>
          </w:tcPr>
          <w:p w14:paraId="68FDD3AE"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13</w:t>
            </w:r>
          </w:p>
        </w:tc>
        <w:tc>
          <w:tcPr>
            <w:tcW w:w="1015" w:type="dxa"/>
            <w:tcBorders>
              <w:left w:val="nil"/>
            </w:tcBorders>
            <w:shd w:val="clear" w:color="auto" w:fill="E7E6E6" w:themeFill="background2"/>
            <w:vAlign w:val="center"/>
          </w:tcPr>
          <w:p w14:paraId="6CAEAC8D"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11.61%</w:t>
            </w:r>
          </w:p>
        </w:tc>
      </w:tr>
      <w:tr w:rsidR="002426EF" w:rsidRPr="003D1F31" w14:paraId="4B653368"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20D8A668" w14:textId="77777777" w:rsidR="002426EF" w:rsidRPr="003D1F31" w:rsidRDefault="00D00E26">
            <w:pPr>
              <w:spacing w:after="0" w:line="240" w:lineRule="auto"/>
              <w:jc w:val="center"/>
            </w:pPr>
            <w:r w:rsidRPr="003D1F31">
              <w:rPr>
                <w:rFonts w:eastAsia="Calibri"/>
              </w:rPr>
              <w:t>6</w:t>
            </w:r>
          </w:p>
        </w:tc>
        <w:tc>
          <w:tcPr>
            <w:tcW w:w="1015" w:type="dxa"/>
            <w:tcBorders>
              <w:top w:val="nil"/>
              <w:left w:val="nil"/>
              <w:bottom w:val="nil"/>
              <w:right w:val="nil"/>
            </w:tcBorders>
            <w:vAlign w:val="center"/>
          </w:tcPr>
          <w:p w14:paraId="32749A08"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32</w:t>
            </w:r>
          </w:p>
        </w:tc>
        <w:tc>
          <w:tcPr>
            <w:tcW w:w="1015" w:type="dxa"/>
            <w:tcBorders>
              <w:top w:val="nil"/>
              <w:left w:val="nil"/>
              <w:bottom w:val="nil"/>
            </w:tcBorders>
            <w:shd w:val="clear" w:color="auto" w:fill="E7E6E6" w:themeFill="background2"/>
            <w:vAlign w:val="center"/>
          </w:tcPr>
          <w:p w14:paraId="3E45EBDD"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8.86%</w:t>
            </w:r>
          </w:p>
        </w:tc>
        <w:tc>
          <w:tcPr>
            <w:tcW w:w="1017" w:type="dxa"/>
            <w:tcBorders>
              <w:top w:val="nil"/>
              <w:bottom w:val="nil"/>
              <w:right w:val="nil"/>
            </w:tcBorders>
            <w:vAlign w:val="center"/>
          </w:tcPr>
          <w:p w14:paraId="1B7657A7"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17</w:t>
            </w:r>
          </w:p>
        </w:tc>
        <w:tc>
          <w:tcPr>
            <w:tcW w:w="1015" w:type="dxa"/>
            <w:tcBorders>
              <w:top w:val="nil"/>
              <w:left w:val="nil"/>
              <w:bottom w:val="nil"/>
            </w:tcBorders>
            <w:shd w:val="clear" w:color="auto" w:fill="E7E6E6" w:themeFill="background2"/>
            <w:vAlign w:val="center"/>
          </w:tcPr>
          <w:p w14:paraId="260D5765"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4.72%</w:t>
            </w:r>
          </w:p>
        </w:tc>
        <w:tc>
          <w:tcPr>
            <w:tcW w:w="1017" w:type="dxa"/>
            <w:tcBorders>
              <w:top w:val="nil"/>
              <w:bottom w:val="nil"/>
              <w:right w:val="nil"/>
            </w:tcBorders>
            <w:vAlign w:val="center"/>
          </w:tcPr>
          <w:p w14:paraId="68DE7A3B"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8</w:t>
            </w:r>
          </w:p>
        </w:tc>
        <w:tc>
          <w:tcPr>
            <w:tcW w:w="1015" w:type="dxa"/>
            <w:tcBorders>
              <w:top w:val="nil"/>
              <w:left w:val="nil"/>
              <w:bottom w:val="nil"/>
            </w:tcBorders>
            <w:shd w:val="clear" w:color="auto" w:fill="E7E6E6" w:themeFill="background2"/>
            <w:vAlign w:val="center"/>
          </w:tcPr>
          <w:p w14:paraId="3A0420A5"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7.14%</w:t>
            </w:r>
          </w:p>
        </w:tc>
      </w:tr>
      <w:tr w:rsidR="002426EF" w:rsidRPr="003D1F31" w14:paraId="7B189837"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471F1FB" w14:textId="77777777" w:rsidR="002426EF" w:rsidRPr="003D1F31" w:rsidRDefault="00D00E26">
            <w:pPr>
              <w:spacing w:after="0" w:line="240" w:lineRule="auto"/>
              <w:jc w:val="center"/>
            </w:pPr>
            <w:r w:rsidRPr="003D1F31">
              <w:rPr>
                <w:rFonts w:eastAsia="Calibri"/>
              </w:rPr>
              <w:t>7</w:t>
            </w:r>
          </w:p>
        </w:tc>
        <w:tc>
          <w:tcPr>
            <w:tcW w:w="1015" w:type="dxa"/>
            <w:tcBorders>
              <w:left w:val="nil"/>
              <w:right w:val="nil"/>
            </w:tcBorders>
            <w:vAlign w:val="center"/>
          </w:tcPr>
          <w:p w14:paraId="225CCB74"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58</w:t>
            </w:r>
          </w:p>
        </w:tc>
        <w:tc>
          <w:tcPr>
            <w:tcW w:w="1015" w:type="dxa"/>
            <w:tcBorders>
              <w:left w:val="nil"/>
            </w:tcBorders>
            <w:shd w:val="clear" w:color="auto" w:fill="E7E6E6" w:themeFill="background2"/>
            <w:vAlign w:val="center"/>
          </w:tcPr>
          <w:p w14:paraId="5CF5ED7E"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16.07%</w:t>
            </w:r>
          </w:p>
        </w:tc>
        <w:tc>
          <w:tcPr>
            <w:tcW w:w="1017" w:type="dxa"/>
            <w:tcBorders>
              <w:right w:val="nil"/>
            </w:tcBorders>
            <w:vAlign w:val="center"/>
          </w:tcPr>
          <w:p w14:paraId="61A4D822"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19</w:t>
            </w:r>
          </w:p>
        </w:tc>
        <w:tc>
          <w:tcPr>
            <w:tcW w:w="1015" w:type="dxa"/>
            <w:tcBorders>
              <w:left w:val="nil"/>
            </w:tcBorders>
            <w:shd w:val="clear" w:color="auto" w:fill="E7E6E6" w:themeFill="background2"/>
            <w:vAlign w:val="center"/>
          </w:tcPr>
          <w:p w14:paraId="0C0476A2"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5.28%</w:t>
            </w:r>
          </w:p>
        </w:tc>
        <w:tc>
          <w:tcPr>
            <w:tcW w:w="1017" w:type="dxa"/>
            <w:tcBorders>
              <w:right w:val="nil"/>
            </w:tcBorders>
            <w:vAlign w:val="center"/>
          </w:tcPr>
          <w:p w14:paraId="2247D602"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17</w:t>
            </w:r>
          </w:p>
        </w:tc>
        <w:tc>
          <w:tcPr>
            <w:tcW w:w="1015" w:type="dxa"/>
            <w:tcBorders>
              <w:left w:val="nil"/>
            </w:tcBorders>
            <w:shd w:val="clear" w:color="auto" w:fill="E7E6E6" w:themeFill="background2"/>
            <w:vAlign w:val="center"/>
          </w:tcPr>
          <w:p w14:paraId="38E9C433"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15.18%</w:t>
            </w:r>
          </w:p>
        </w:tc>
      </w:tr>
      <w:tr w:rsidR="002426EF" w:rsidRPr="003D1F31" w14:paraId="2095FD2A"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79945EF4" w14:textId="77777777" w:rsidR="002426EF" w:rsidRPr="003D1F31" w:rsidRDefault="00D00E26">
            <w:pPr>
              <w:spacing w:after="0" w:line="240" w:lineRule="auto"/>
              <w:jc w:val="center"/>
            </w:pPr>
            <w:r w:rsidRPr="003D1F31">
              <w:rPr>
                <w:rFonts w:eastAsia="Calibri"/>
              </w:rPr>
              <w:t>8</w:t>
            </w:r>
          </w:p>
        </w:tc>
        <w:tc>
          <w:tcPr>
            <w:tcW w:w="1015" w:type="dxa"/>
            <w:tcBorders>
              <w:top w:val="nil"/>
              <w:left w:val="nil"/>
              <w:bottom w:val="nil"/>
              <w:right w:val="nil"/>
            </w:tcBorders>
            <w:vAlign w:val="center"/>
          </w:tcPr>
          <w:p w14:paraId="4C0BA2E9"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40</w:t>
            </w:r>
          </w:p>
        </w:tc>
        <w:tc>
          <w:tcPr>
            <w:tcW w:w="1015" w:type="dxa"/>
            <w:tcBorders>
              <w:top w:val="nil"/>
              <w:left w:val="nil"/>
              <w:bottom w:val="nil"/>
            </w:tcBorders>
            <w:shd w:val="clear" w:color="auto" w:fill="E7E6E6" w:themeFill="background2"/>
            <w:vAlign w:val="center"/>
          </w:tcPr>
          <w:p w14:paraId="7575B09D"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11.08%</w:t>
            </w:r>
          </w:p>
        </w:tc>
        <w:tc>
          <w:tcPr>
            <w:tcW w:w="1017" w:type="dxa"/>
            <w:tcBorders>
              <w:top w:val="nil"/>
              <w:bottom w:val="nil"/>
              <w:right w:val="nil"/>
            </w:tcBorders>
            <w:vAlign w:val="center"/>
          </w:tcPr>
          <w:p w14:paraId="3F056D6C"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20</w:t>
            </w:r>
          </w:p>
        </w:tc>
        <w:tc>
          <w:tcPr>
            <w:tcW w:w="1015" w:type="dxa"/>
            <w:tcBorders>
              <w:top w:val="nil"/>
              <w:left w:val="nil"/>
              <w:bottom w:val="nil"/>
            </w:tcBorders>
            <w:shd w:val="clear" w:color="auto" w:fill="E7E6E6" w:themeFill="background2"/>
            <w:vAlign w:val="center"/>
          </w:tcPr>
          <w:p w14:paraId="4E43A1C6"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5.56%</w:t>
            </w:r>
          </w:p>
        </w:tc>
        <w:tc>
          <w:tcPr>
            <w:tcW w:w="1017" w:type="dxa"/>
            <w:tcBorders>
              <w:top w:val="nil"/>
              <w:bottom w:val="nil"/>
              <w:right w:val="nil"/>
            </w:tcBorders>
            <w:vAlign w:val="center"/>
          </w:tcPr>
          <w:p w14:paraId="13A20518"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22</w:t>
            </w:r>
          </w:p>
        </w:tc>
        <w:tc>
          <w:tcPr>
            <w:tcW w:w="1015" w:type="dxa"/>
            <w:tcBorders>
              <w:top w:val="nil"/>
              <w:left w:val="nil"/>
              <w:bottom w:val="nil"/>
            </w:tcBorders>
            <w:shd w:val="clear" w:color="auto" w:fill="E7E6E6" w:themeFill="background2"/>
            <w:vAlign w:val="center"/>
          </w:tcPr>
          <w:p w14:paraId="49AA2D3B"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19.64%</w:t>
            </w:r>
          </w:p>
        </w:tc>
      </w:tr>
      <w:tr w:rsidR="002426EF" w:rsidRPr="003D1F31" w14:paraId="69ECF391"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51DE7BC" w14:textId="77777777" w:rsidR="002426EF" w:rsidRPr="003D1F31" w:rsidRDefault="00D00E26">
            <w:pPr>
              <w:spacing w:after="0" w:line="240" w:lineRule="auto"/>
              <w:jc w:val="center"/>
            </w:pPr>
            <w:r w:rsidRPr="003D1F31">
              <w:rPr>
                <w:rFonts w:eastAsia="Calibri"/>
              </w:rPr>
              <w:t>9</w:t>
            </w:r>
          </w:p>
        </w:tc>
        <w:tc>
          <w:tcPr>
            <w:tcW w:w="1015" w:type="dxa"/>
            <w:tcBorders>
              <w:left w:val="nil"/>
              <w:right w:val="nil"/>
            </w:tcBorders>
            <w:vAlign w:val="center"/>
          </w:tcPr>
          <w:p w14:paraId="574FE8F8"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27</w:t>
            </w:r>
          </w:p>
        </w:tc>
        <w:tc>
          <w:tcPr>
            <w:tcW w:w="1015" w:type="dxa"/>
            <w:tcBorders>
              <w:left w:val="nil"/>
            </w:tcBorders>
            <w:shd w:val="clear" w:color="auto" w:fill="E7E6E6" w:themeFill="background2"/>
            <w:vAlign w:val="center"/>
          </w:tcPr>
          <w:p w14:paraId="2FA94B7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7.48%</w:t>
            </w:r>
          </w:p>
        </w:tc>
        <w:tc>
          <w:tcPr>
            <w:tcW w:w="1017" w:type="dxa"/>
            <w:tcBorders>
              <w:right w:val="nil"/>
            </w:tcBorders>
            <w:vAlign w:val="center"/>
          </w:tcPr>
          <w:p w14:paraId="0CC1A247"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6</w:t>
            </w:r>
          </w:p>
        </w:tc>
        <w:tc>
          <w:tcPr>
            <w:tcW w:w="1015" w:type="dxa"/>
            <w:tcBorders>
              <w:left w:val="nil"/>
            </w:tcBorders>
            <w:shd w:val="clear" w:color="auto" w:fill="E7E6E6" w:themeFill="background2"/>
            <w:vAlign w:val="center"/>
          </w:tcPr>
          <w:p w14:paraId="7B7B232E"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1.67%</w:t>
            </w:r>
          </w:p>
        </w:tc>
        <w:tc>
          <w:tcPr>
            <w:tcW w:w="1017" w:type="dxa"/>
            <w:tcBorders>
              <w:right w:val="nil"/>
            </w:tcBorders>
            <w:vAlign w:val="center"/>
          </w:tcPr>
          <w:p w14:paraId="3E018E0D"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6</w:t>
            </w:r>
          </w:p>
        </w:tc>
        <w:tc>
          <w:tcPr>
            <w:tcW w:w="1015" w:type="dxa"/>
            <w:tcBorders>
              <w:left w:val="nil"/>
            </w:tcBorders>
            <w:shd w:val="clear" w:color="auto" w:fill="E7E6E6" w:themeFill="background2"/>
            <w:vAlign w:val="center"/>
          </w:tcPr>
          <w:p w14:paraId="5CB369C1"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5.36%</w:t>
            </w:r>
          </w:p>
        </w:tc>
      </w:tr>
      <w:tr w:rsidR="002426EF" w:rsidRPr="003D1F31" w14:paraId="1ED7A2A1"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4248F571" w14:textId="77777777" w:rsidR="002426EF" w:rsidRPr="003D1F31" w:rsidRDefault="00D00E26">
            <w:pPr>
              <w:spacing w:after="0" w:line="240" w:lineRule="auto"/>
              <w:jc w:val="center"/>
            </w:pPr>
            <w:r w:rsidRPr="003D1F31">
              <w:rPr>
                <w:rFonts w:eastAsia="Calibri"/>
              </w:rPr>
              <w:t>10</w:t>
            </w:r>
          </w:p>
        </w:tc>
        <w:tc>
          <w:tcPr>
            <w:tcW w:w="1015" w:type="dxa"/>
            <w:tcBorders>
              <w:top w:val="nil"/>
              <w:left w:val="nil"/>
              <w:bottom w:val="nil"/>
              <w:right w:val="nil"/>
            </w:tcBorders>
            <w:vAlign w:val="center"/>
          </w:tcPr>
          <w:p w14:paraId="03FCBBE2"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44</w:t>
            </w:r>
          </w:p>
        </w:tc>
        <w:tc>
          <w:tcPr>
            <w:tcW w:w="1015" w:type="dxa"/>
            <w:tcBorders>
              <w:top w:val="nil"/>
              <w:left w:val="nil"/>
              <w:bottom w:val="nil"/>
            </w:tcBorders>
            <w:shd w:val="clear" w:color="auto" w:fill="E7E6E6" w:themeFill="background2"/>
            <w:vAlign w:val="center"/>
          </w:tcPr>
          <w:p w14:paraId="11C079B0"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12.19%</w:t>
            </w:r>
          </w:p>
        </w:tc>
        <w:tc>
          <w:tcPr>
            <w:tcW w:w="1017" w:type="dxa"/>
            <w:tcBorders>
              <w:top w:val="nil"/>
              <w:bottom w:val="nil"/>
              <w:right w:val="nil"/>
            </w:tcBorders>
            <w:vAlign w:val="center"/>
          </w:tcPr>
          <w:p w14:paraId="20090B56"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14</w:t>
            </w:r>
          </w:p>
        </w:tc>
        <w:tc>
          <w:tcPr>
            <w:tcW w:w="1015" w:type="dxa"/>
            <w:tcBorders>
              <w:top w:val="nil"/>
              <w:left w:val="nil"/>
              <w:bottom w:val="nil"/>
            </w:tcBorders>
            <w:shd w:val="clear" w:color="auto" w:fill="E7E6E6" w:themeFill="background2"/>
            <w:vAlign w:val="center"/>
          </w:tcPr>
          <w:p w14:paraId="1604B724"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3.89%</w:t>
            </w:r>
          </w:p>
        </w:tc>
        <w:tc>
          <w:tcPr>
            <w:tcW w:w="1017" w:type="dxa"/>
            <w:tcBorders>
              <w:top w:val="nil"/>
              <w:bottom w:val="nil"/>
              <w:right w:val="nil"/>
            </w:tcBorders>
            <w:vAlign w:val="center"/>
          </w:tcPr>
          <w:p w14:paraId="4DF28BD6"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6</w:t>
            </w:r>
          </w:p>
        </w:tc>
        <w:tc>
          <w:tcPr>
            <w:tcW w:w="1015" w:type="dxa"/>
            <w:tcBorders>
              <w:top w:val="nil"/>
              <w:left w:val="nil"/>
              <w:bottom w:val="nil"/>
            </w:tcBorders>
            <w:shd w:val="clear" w:color="auto" w:fill="E7E6E6" w:themeFill="background2"/>
            <w:vAlign w:val="center"/>
          </w:tcPr>
          <w:p w14:paraId="6CEB6D93"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5.36%</w:t>
            </w:r>
          </w:p>
        </w:tc>
      </w:tr>
      <w:tr w:rsidR="002426EF" w:rsidRPr="003D1F31" w14:paraId="05FDE40A"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186C8A3" w14:textId="77777777" w:rsidR="002426EF" w:rsidRPr="003D1F31" w:rsidRDefault="00D00E26">
            <w:pPr>
              <w:spacing w:after="0" w:line="240" w:lineRule="auto"/>
              <w:jc w:val="right"/>
            </w:pPr>
            <w:r w:rsidRPr="003D1F31">
              <w:rPr>
                <w:rFonts w:eastAsia="Calibri"/>
              </w:rPr>
              <w:t>no response</w:t>
            </w:r>
          </w:p>
        </w:tc>
        <w:tc>
          <w:tcPr>
            <w:tcW w:w="1015" w:type="dxa"/>
            <w:tcBorders>
              <w:left w:val="nil"/>
              <w:right w:val="nil"/>
            </w:tcBorders>
            <w:vAlign w:val="center"/>
          </w:tcPr>
          <w:p w14:paraId="3ACC005D"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rPr>
            </w:pPr>
            <w:r w:rsidRPr="003D1F31">
              <w:rPr>
                <w:rFonts w:eastAsia="Calibri"/>
                <w:i/>
                <w:iCs/>
              </w:rPr>
              <w:t>9</w:t>
            </w:r>
          </w:p>
        </w:tc>
        <w:tc>
          <w:tcPr>
            <w:tcW w:w="1015" w:type="dxa"/>
            <w:tcBorders>
              <w:left w:val="nil"/>
            </w:tcBorders>
            <w:vAlign w:val="center"/>
          </w:tcPr>
          <w:p w14:paraId="3F36BFE2" w14:textId="77777777" w:rsidR="002426EF" w:rsidRPr="003D1F31" w:rsidRDefault="002426EF">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p>
        </w:tc>
        <w:tc>
          <w:tcPr>
            <w:tcW w:w="1017" w:type="dxa"/>
            <w:tcBorders>
              <w:right w:val="nil"/>
            </w:tcBorders>
            <w:vAlign w:val="center"/>
          </w:tcPr>
          <w:p w14:paraId="326C219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rPr>
            </w:pPr>
            <w:r w:rsidRPr="003D1F31">
              <w:rPr>
                <w:rFonts w:eastAsia="Calibri"/>
                <w:i/>
                <w:iCs/>
              </w:rPr>
              <w:t>0</w:t>
            </w:r>
          </w:p>
        </w:tc>
        <w:tc>
          <w:tcPr>
            <w:tcW w:w="1015" w:type="dxa"/>
            <w:tcBorders>
              <w:left w:val="nil"/>
            </w:tcBorders>
            <w:vAlign w:val="center"/>
          </w:tcPr>
          <w:p w14:paraId="795235B6" w14:textId="77777777" w:rsidR="002426EF" w:rsidRPr="003D1F31" w:rsidRDefault="002426EF">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p>
        </w:tc>
        <w:tc>
          <w:tcPr>
            <w:tcW w:w="1017" w:type="dxa"/>
            <w:tcBorders>
              <w:right w:val="nil"/>
            </w:tcBorders>
            <w:vAlign w:val="center"/>
          </w:tcPr>
          <w:p w14:paraId="61E3715D"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rPr>
            </w:pPr>
            <w:r w:rsidRPr="003D1F31">
              <w:rPr>
                <w:rFonts w:eastAsia="Calibri"/>
                <w:i/>
                <w:iCs/>
              </w:rPr>
              <w:t>1</w:t>
            </w:r>
          </w:p>
        </w:tc>
        <w:tc>
          <w:tcPr>
            <w:tcW w:w="1015" w:type="dxa"/>
            <w:tcBorders>
              <w:left w:val="nil"/>
            </w:tcBorders>
            <w:vAlign w:val="center"/>
          </w:tcPr>
          <w:p w14:paraId="6D80EC80" w14:textId="77777777" w:rsidR="002426EF" w:rsidRPr="003D1F31" w:rsidRDefault="002426EF">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p>
        </w:tc>
      </w:tr>
    </w:tbl>
    <w:p w14:paraId="7821F8B8" w14:textId="77777777" w:rsidR="002426EF" w:rsidRPr="003D1F31" w:rsidRDefault="002426EF">
      <w:pPr>
        <w:pStyle w:val="RTDBody"/>
      </w:pPr>
    </w:p>
    <w:p w14:paraId="4A4FA7AD" w14:textId="15318769" w:rsidR="002426EF" w:rsidRPr="003D1F31" w:rsidRDefault="00D00E26">
      <w:pPr>
        <w:pStyle w:val="Caption"/>
        <w:keepNext/>
      </w:pPr>
      <w:bookmarkStart w:id="142" w:name="_Ref100042666"/>
      <w:bookmarkStart w:id="143" w:name="_Toc100567247"/>
      <w:bookmarkStart w:id="144" w:name="_Toc106728163"/>
      <w:r w:rsidRPr="003D1F31">
        <w:t xml:space="preserve">Table </w:t>
      </w:r>
      <w:r w:rsidRPr="003D1F31">
        <w:fldChar w:fldCharType="begin"/>
      </w:r>
      <w:r w:rsidRPr="003D1F31">
        <w:instrText>SEQ Table \* ARABIC</w:instrText>
      </w:r>
      <w:r w:rsidRPr="003D1F31">
        <w:fldChar w:fldCharType="separate"/>
      </w:r>
      <w:r w:rsidR="004A129B">
        <w:rPr>
          <w:noProof/>
        </w:rPr>
        <w:t>18</w:t>
      </w:r>
      <w:r w:rsidRPr="003D1F31">
        <w:fldChar w:fldCharType="end"/>
      </w:r>
      <w:bookmarkEnd w:id="142"/>
      <w:r w:rsidRPr="003D1F31">
        <w:t>: Level of interdisciplinary and transdisciplinary involvement</w:t>
      </w:r>
      <w:bookmarkEnd w:id="143"/>
      <w:bookmarkEnd w:id="144"/>
    </w:p>
    <w:tbl>
      <w:tblPr>
        <w:tblStyle w:val="ListTable3"/>
        <w:tblW w:w="4950" w:type="pct"/>
        <w:jc w:val="center"/>
        <w:tblLayout w:type="fixed"/>
        <w:tblLook w:val="04A0" w:firstRow="1" w:lastRow="0" w:firstColumn="1" w:lastColumn="0" w:noHBand="0" w:noVBand="1"/>
      </w:tblPr>
      <w:tblGrid>
        <w:gridCol w:w="4219"/>
        <w:gridCol w:w="794"/>
        <w:gridCol w:w="792"/>
        <w:gridCol w:w="792"/>
        <w:gridCol w:w="791"/>
        <w:gridCol w:w="792"/>
        <w:gridCol w:w="791"/>
      </w:tblGrid>
      <w:tr w:rsidR="002426EF" w:rsidRPr="003D1F31" w14:paraId="28B9BEB7" w14:textId="77777777" w:rsidTr="002426EF">
        <w:trPr>
          <w:cnfStyle w:val="100000000000" w:firstRow="1" w:lastRow="0" w:firstColumn="0" w:lastColumn="0" w:oddVBand="0" w:evenVBand="0" w:oddHBand="0" w:evenHBand="0" w:firstRowFirstColumn="0" w:firstRowLastColumn="0" w:lastRowFirstColumn="0" w:lastRowLastColumn="0"/>
          <w:trHeight w:val="662"/>
          <w:jc w:val="center"/>
        </w:trPr>
        <w:tc>
          <w:tcPr>
            <w:cnfStyle w:val="001000000100" w:firstRow="0" w:lastRow="0" w:firstColumn="1" w:lastColumn="0" w:oddVBand="0" w:evenVBand="0" w:oddHBand="0" w:evenHBand="0" w:firstRowFirstColumn="1" w:firstRowLastColumn="0" w:lastRowFirstColumn="0" w:lastRowLastColumn="0"/>
            <w:tcW w:w="4223" w:type="dxa"/>
            <w:vAlign w:val="bottom"/>
          </w:tcPr>
          <w:p w14:paraId="6CE06300" w14:textId="77777777" w:rsidR="002426EF" w:rsidRPr="003D1F31" w:rsidRDefault="00D00E26">
            <w:pPr>
              <w:spacing w:after="0" w:line="240" w:lineRule="auto"/>
              <w:jc w:val="center"/>
            </w:pPr>
            <w:r w:rsidRPr="003D1F31">
              <w:rPr>
                <w:rFonts w:eastAsia="Calibri"/>
                <w:color w:val="FFFFFF"/>
              </w:rPr>
              <w:t>Involved stakeholder group</w:t>
            </w:r>
          </w:p>
        </w:tc>
        <w:tc>
          <w:tcPr>
            <w:tcW w:w="1587" w:type="dxa"/>
            <w:gridSpan w:val="2"/>
            <w:tcBorders>
              <w:left w:val="nil"/>
              <w:bottom w:val="nil"/>
              <w:right w:val="nil"/>
            </w:tcBorders>
            <w:vAlign w:val="bottom"/>
          </w:tcPr>
          <w:p w14:paraId="7742D7F4"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rPr>
              <w:t>no</w:t>
            </w:r>
          </w:p>
        </w:tc>
        <w:tc>
          <w:tcPr>
            <w:tcW w:w="1585" w:type="dxa"/>
            <w:gridSpan w:val="2"/>
            <w:tcBorders>
              <w:left w:val="nil"/>
              <w:bottom w:val="nil"/>
              <w:right w:val="nil"/>
            </w:tcBorders>
            <w:vAlign w:val="bottom"/>
          </w:tcPr>
          <w:p w14:paraId="5A63ADA4"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rPr>
              <w:t>only marginally</w:t>
            </w:r>
          </w:p>
        </w:tc>
        <w:tc>
          <w:tcPr>
            <w:tcW w:w="1585" w:type="dxa"/>
            <w:gridSpan w:val="2"/>
            <w:tcBorders>
              <w:left w:val="nil"/>
              <w:bottom w:val="nil"/>
            </w:tcBorders>
            <w:vAlign w:val="bottom"/>
          </w:tcPr>
          <w:p w14:paraId="3D094C1D"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rPr>
              <w:t>quite centrally</w:t>
            </w:r>
          </w:p>
        </w:tc>
      </w:tr>
      <w:tr w:rsidR="002426EF" w:rsidRPr="003D1F31" w14:paraId="4C8EF30D"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23" w:type="dxa"/>
            <w:vAlign w:val="center"/>
          </w:tcPr>
          <w:p w14:paraId="78D64593" w14:textId="77777777" w:rsidR="002426EF" w:rsidRPr="003D1F31" w:rsidRDefault="002426EF">
            <w:pPr>
              <w:spacing w:after="0" w:line="240" w:lineRule="auto"/>
              <w:jc w:val="center"/>
              <w:rPr>
                <w:i/>
                <w:iCs/>
                <w:sz w:val="14"/>
                <w:szCs w:val="14"/>
              </w:rPr>
            </w:pPr>
          </w:p>
        </w:tc>
        <w:tc>
          <w:tcPr>
            <w:tcW w:w="794" w:type="dxa"/>
            <w:tcBorders>
              <w:left w:val="nil"/>
              <w:right w:val="nil"/>
            </w:tcBorders>
            <w:vAlign w:val="center"/>
          </w:tcPr>
          <w:p w14:paraId="4F38031A"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93" w:type="dxa"/>
            <w:tcBorders>
              <w:left w:val="nil"/>
            </w:tcBorders>
            <w:shd w:val="clear" w:color="auto" w:fill="E7E6E6" w:themeFill="background2"/>
            <w:vAlign w:val="center"/>
          </w:tcPr>
          <w:p w14:paraId="32DBC919"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c>
          <w:tcPr>
            <w:tcW w:w="793" w:type="dxa"/>
            <w:tcBorders>
              <w:right w:val="nil"/>
            </w:tcBorders>
            <w:vAlign w:val="center"/>
          </w:tcPr>
          <w:p w14:paraId="34BE96F4"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92" w:type="dxa"/>
            <w:tcBorders>
              <w:left w:val="nil"/>
            </w:tcBorders>
            <w:shd w:val="clear" w:color="auto" w:fill="E7E6E6" w:themeFill="background2"/>
            <w:vAlign w:val="center"/>
          </w:tcPr>
          <w:p w14:paraId="0EB1E470"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c>
          <w:tcPr>
            <w:tcW w:w="793" w:type="dxa"/>
            <w:tcBorders>
              <w:right w:val="nil"/>
            </w:tcBorders>
            <w:vAlign w:val="center"/>
          </w:tcPr>
          <w:p w14:paraId="59954F56"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92" w:type="dxa"/>
            <w:tcBorders>
              <w:left w:val="nil"/>
            </w:tcBorders>
            <w:shd w:val="clear" w:color="auto" w:fill="E7E6E6" w:themeFill="background2"/>
            <w:vAlign w:val="center"/>
          </w:tcPr>
          <w:p w14:paraId="50118E5A"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r>
      <w:tr w:rsidR="002426EF" w:rsidRPr="003D1F31" w14:paraId="7D9D23EA"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4223" w:type="dxa"/>
            <w:tcBorders>
              <w:top w:val="nil"/>
              <w:bottom w:val="nil"/>
            </w:tcBorders>
          </w:tcPr>
          <w:p w14:paraId="230F2A31" w14:textId="77777777" w:rsidR="002426EF" w:rsidRPr="003D1F31" w:rsidRDefault="00D00E26">
            <w:pPr>
              <w:spacing w:after="0" w:line="240" w:lineRule="auto"/>
              <w:ind w:left="238"/>
              <w:rPr>
                <w:rFonts w:ascii="Calibri" w:eastAsia="Calibri" w:hAnsi="Calibri"/>
              </w:rPr>
            </w:pPr>
            <w:r w:rsidRPr="003D1F31">
              <w:rPr>
                <w:rFonts w:eastAsia="Calibri"/>
              </w:rPr>
              <w:t>ACADEMIC</w:t>
            </w:r>
          </w:p>
        </w:tc>
        <w:tc>
          <w:tcPr>
            <w:tcW w:w="4757" w:type="dxa"/>
            <w:gridSpan w:val="6"/>
            <w:tcBorders>
              <w:top w:val="nil"/>
              <w:left w:val="nil"/>
              <w:bottom w:val="nil"/>
            </w:tcBorders>
            <w:vAlign w:val="center"/>
          </w:tcPr>
          <w:p w14:paraId="17D265EE"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2426EF" w:rsidRPr="003D1F31" w14:paraId="4FA08110"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23" w:type="dxa"/>
            <w:vAlign w:val="center"/>
          </w:tcPr>
          <w:p w14:paraId="1077BAA7" w14:textId="77777777" w:rsidR="002426EF" w:rsidRPr="003D1F31" w:rsidRDefault="00D00E26">
            <w:pPr>
              <w:spacing w:after="0" w:line="240" w:lineRule="auto"/>
            </w:pPr>
            <w:r w:rsidRPr="003D1F31">
              <w:rPr>
                <w:rFonts w:eastAsia="Calibri"/>
              </w:rPr>
              <w:t xml:space="preserve">researchers from other disciplines </w:t>
            </w:r>
            <w:r w:rsidRPr="003D1F31">
              <w:rPr>
                <w:rFonts w:eastAsia="Calibri"/>
                <w:sz w:val="20"/>
                <w:szCs w:val="20"/>
              </w:rPr>
              <w:t>(n=361)</w:t>
            </w:r>
          </w:p>
        </w:tc>
        <w:tc>
          <w:tcPr>
            <w:tcW w:w="794" w:type="dxa"/>
            <w:tcBorders>
              <w:left w:val="nil"/>
              <w:right w:val="nil"/>
            </w:tcBorders>
            <w:vAlign w:val="center"/>
          </w:tcPr>
          <w:p w14:paraId="5C4048D8"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80</w:t>
            </w:r>
          </w:p>
        </w:tc>
        <w:tc>
          <w:tcPr>
            <w:tcW w:w="793" w:type="dxa"/>
            <w:tcBorders>
              <w:left w:val="nil"/>
            </w:tcBorders>
            <w:shd w:val="clear" w:color="auto" w:fill="E7E6E6" w:themeFill="background2"/>
            <w:vAlign w:val="center"/>
          </w:tcPr>
          <w:p w14:paraId="29377ECE"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22.16%</w:t>
            </w:r>
          </w:p>
        </w:tc>
        <w:tc>
          <w:tcPr>
            <w:tcW w:w="793" w:type="dxa"/>
            <w:tcBorders>
              <w:right w:val="nil"/>
            </w:tcBorders>
            <w:vAlign w:val="center"/>
          </w:tcPr>
          <w:p w14:paraId="510873BC"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133</w:t>
            </w:r>
          </w:p>
        </w:tc>
        <w:tc>
          <w:tcPr>
            <w:tcW w:w="792" w:type="dxa"/>
            <w:tcBorders>
              <w:left w:val="nil"/>
            </w:tcBorders>
            <w:shd w:val="clear" w:color="auto" w:fill="E7E6E6" w:themeFill="background2"/>
            <w:vAlign w:val="center"/>
          </w:tcPr>
          <w:p w14:paraId="4C4CD767"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36.84%</w:t>
            </w:r>
          </w:p>
        </w:tc>
        <w:tc>
          <w:tcPr>
            <w:tcW w:w="793" w:type="dxa"/>
            <w:tcBorders>
              <w:right w:val="nil"/>
            </w:tcBorders>
            <w:vAlign w:val="center"/>
          </w:tcPr>
          <w:p w14:paraId="3AF057AB"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148</w:t>
            </w:r>
          </w:p>
        </w:tc>
        <w:tc>
          <w:tcPr>
            <w:tcW w:w="792" w:type="dxa"/>
            <w:tcBorders>
              <w:left w:val="nil"/>
            </w:tcBorders>
            <w:shd w:val="clear" w:color="auto" w:fill="E7E6E6" w:themeFill="background2"/>
            <w:vAlign w:val="center"/>
          </w:tcPr>
          <w:p w14:paraId="31601F60"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41.00%</w:t>
            </w:r>
          </w:p>
        </w:tc>
      </w:tr>
      <w:tr w:rsidR="002426EF" w:rsidRPr="003D1F31" w14:paraId="5B4955D3"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4223" w:type="dxa"/>
            <w:tcBorders>
              <w:top w:val="nil"/>
              <w:bottom w:val="nil"/>
            </w:tcBorders>
          </w:tcPr>
          <w:p w14:paraId="5B841ED3" w14:textId="77777777" w:rsidR="002426EF" w:rsidRPr="003D1F31" w:rsidRDefault="00D00E26">
            <w:pPr>
              <w:spacing w:after="0" w:line="240" w:lineRule="auto"/>
              <w:ind w:left="238"/>
              <w:rPr>
                <w:rFonts w:ascii="Calibri" w:eastAsia="Calibri" w:hAnsi="Calibri"/>
              </w:rPr>
            </w:pPr>
            <w:r w:rsidRPr="003D1F31">
              <w:rPr>
                <w:rFonts w:eastAsia="Calibri"/>
              </w:rPr>
              <w:t>NON-ACADEMIC</w:t>
            </w:r>
          </w:p>
        </w:tc>
        <w:tc>
          <w:tcPr>
            <w:tcW w:w="4757" w:type="dxa"/>
            <w:gridSpan w:val="6"/>
            <w:tcBorders>
              <w:top w:val="nil"/>
              <w:left w:val="nil"/>
              <w:bottom w:val="nil"/>
            </w:tcBorders>
            <w:vAlign w:val="center"/>
          </w:tcPr>
          <w:p w14:paraId="769F6096"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2426EF" w:rsidRPr="003D1F31" w14:paraId="381DFF6F"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23" w:type="dxa"/>
            <w:vAlign w:val="center"/>
          </w:tcPr>
          <w:p w14:paraId="276E58E5" w14:textId="77777777" w:rsidR="002426EF" w:rsidRPr="003D1F31" w:rsidRDefault="00D00E26">
            <w:pPr>
              <w:spacing w:after="0" w:line="240" w:lineRule="auto"/>
            </w:pPr>
            <w:r w:rsidRPr="003D1F31">
              <w:rPr>
                <w:rFonts w:eastAsia="Calibri"/>
              </w:rPr>
              <w:t xml:space="preserve">company/business representatives (incl. farmers) </w:t>
            </w:r>
            <w:r w:rsidRPr="003D1F31">
              <w:rPr>
                <w:rFonts w:eastAsia="Calibri"/>
                <w:sz w:val="20"/>
                <w:szCs w:val="20"/>
              </w:rPr>
              <w:t>(n=352)</w:t>
            </w:r>
          </w:p>
        </w:tc>
        <w:tc>
          <w:tcPr>
            <w:tcW w:w="794" w:type="dxa"/>
            <w:tcBorders>
              <w:left w:val="nil"/>
              <w:right w:val="nil"/>
            </w:tcBorders>
            <w:vAlign w:val="center"/>
          </w:tcPr>
          <w:p w14:paraId="4F55097B"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269</w:t>
            </w:r>
          </w:p>
        </w:tc>
        <w:tc>
          <w:tcPr>
            <w:tcW w:w="793" w:type="dxa"/>
            <w:tcBorders>
              <w:left w:val="nil"/>
            </w:tcBorders>
            <w:shd w:val="clear" w:color="auto" w:fill="E7E6E6" w:themeFill="background2"/>
            <w:vAlign w:val="center"/>
          </w:tcPr>
          <w:p w14:paraId="0C5987A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76.42%</w:t>
            </w:r>
          </w:p>
        </w:tc>
        <w:tc>
          <w:tcPr>
            <w:tcW w:w="793" w:type="dxa"/>
            <w:tcBorders>
              <w:right w:val="nil"/>
            </w:tcBorders>
            <w:vAlign w:val="center"/>
          </w:tcPr>
          <w:p w14:paraId="61B6E970"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54</w:t>
            </w:r>
          </w:p>
        </w:tc>
        <w:tc>
          <w:tcPr>
            <w:tcW w:w="792" w:type="dxa"/>
            <w:tcBorders>
              <w:left w:val="nil"/>
            </w:tcBorders>
            <w:shd w:val="clear" w:color="auto" w:fill="E7E6E6" w:themeFill="background2"/>
            <w:vAlign w:val="center"/>
          </w:tcPr>
          <w:p w14:paraId="4126559D"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15.34%</w:t>
            </w:r>
          </w:p>
        </w:tc>
        <w:tc>
          <w:tcPr>
            <w:tcW w:w="793" w:type="dxa"/>
            <w:tcBorders>
              <w:right w:val="nil"/>
            </w:tcBorders>
            <w:vAlign w:val="center"/>
          </w:tcPr>
          <w:p w14:paraId="76AF3F66"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29</w:t>
            </w:r>
          </w:p>
        </w:tc>
        <w:tc>
          <w:tcPr>
            <w:tcW w:w="792" w:type="dxa"/>
            <w:tcBorders>
              <w:left w:val="nil"/>
            </w:tcBorders>
            <w:shd w:val="clear" w:color="auto" w:fill="E7E6E6" w:themeFill="background2"/>
            <w:vAlign w:val="center"/>
          </w:tcPr>
          <w:p w14:paraId="3C202451"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8.24%</w:t>
            </w:r>
          </w:p>
        </w:tc>
      </w:tr>
      <w:tr w:rsidR="002426EF" w:rsidRPr="003D1F31" w14:paraId="76319F36"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4223" w:type="dxa"/>
            <w:tcBorders>
              <w:top w:val="nil"/>
              <w:bottom w:val="nil"/>
            </w:tcBorders>
            <w:vAlign w:val="center"/>
          </w:tcPr>
          <w:p w14:paraId="71DD0E27" w14:textId="77777777" w:rsidR="002426EF" w:rsidRPr="003D1F31" w:rsidRDefault="00D00E26">
            <w:pPr>
              <w:spacing w:after="0" w:line="240" w:lineRule="auto"/>
            </w:pPr>
            <w:r w:rsidRPr="003D1F31">
              <w:rPr>
                <w:rFonts w:eastAsia="Calibri"/>
              </w:rPr>
              <w:lastRenderedPageBreak/>
              <w:t xml:space="preserve">representatives of NGOs, advocacy or other civil society groups </w:t>
            </w:r>
            <w:r w:rsidRPr="003D1F31">
              <w:rPr>
                <w:rFonts w:eastAsia="Calibri"/>
                <w:sz w:val="20"/>
                <w:szCs w:val="20"/>
              </w:rPr>
              <w:t>(n=354)</w:t>
            </w:r>
          </w:p>
        </w:tc>
        <w:tc>
          <w:tcPr>
            <w:tcW w:w="794" w:type="dxa"/>
            <w:tcBorders>
              <w:top w:val="nil"/>
              <w:left w:val="nil"/>
              <w:bottom w:val="nil"/>
              <w:right w:val="nil"/>
            </w:tcBorders>
            <w:vAlign w:val="center"/>
          </w:tcPr>
          <w:p w14:paraId="4874DD49"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302</w:t>
            </w:r>
          </w:p>
        </w:tc>
        <w:tc>
          <w:tcPr>
            <w:tcW w:w="793" w:type="dxa"/>
            <w:tcBorders>
              <w:top w:val="nil"/>
              <w:left w:val="nil"/>
              <w:bottom w:val="nil"/>
            </w:tcBorders>
            <w:shd w:val="clear" w:color="auto" w:fill="E7E6E6" w:themeFill="background2"/>
            <w:vAlign w:val="center"/>
          </w:tcPr>
          <w:p w14:paraId="465A21BF"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85.31%</w:t>
            </w:r>
          </w:p>
        </w:tc>
        <w:tc>
          <w:tcPr>
            <w:tcW w:w="793" w:type="dxa"/>
            <w:tcBorders>
              <w:top w:val="nil"/>
              <w:bottom w:val="nil"/>
              <w:right w:val="nil"/>
            </w:tcBorders>
            <w:vAlign w:val="center"/>
          </w:tcPr>
          <w:p w14:paraId="0ACD6944"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35</w:t>
            </w:r>
          </w:p>
        </w:tc>
        <w:tc>
          <w:tcPr>
            <w:tcW w:w="792" w:type="dxa"/>
            <w:tcBorders>
              <w:top w:val="nil"/>
              <w:left w:val="nil"/>
              <w:bottom w:val="nil"/>
            </w:tcBorders>
            <w:shd w:val="clear" w:color="auto" w:fill="E7E6E6" w:themeFill="background2"/>
            <w:vAlign w:val="center"/>
          </w:tcPr>
          <w:p w14:paraId="054C171F"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9.89%</w:t>
            </w:r>
          </w:p>
        </w:tc>
        <w:tc>
          <w:tcPr>
            <w:tcW w:w="793" w:type="dxa"/>
            <w:tcBorders>
              <w:top w:val="nil"/>
              <w:bottom w:val="nil"/>
              <w:right w:val="nil"/>
            </w:tcBorders>
            <w:vAlign w:val="center"/>
          </w:tcPr>
          <w:p w14:paraId="531FA354"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17</w:t>
            </w:r>
          </w:p>
        </w:tc>
        <w:tc>
          <w:tcPr>
            <w:tcW w:w="792" w:type="dxa"/>
            <w:tcBorders>
              <w:top w:val="nil"/>
              <w:left w:val="nil"/>
              <w:bottom w:val="nil"/>
            </w:tcBorders>
            <w:shd w:val="clear" w:color="auto" w:fill="E7E6E6" w:themeFill="background2"/>
            <w:vAlign w:val="center"/>
          </w:tcPr>
          <w:p w14:paraId="7FC9A7A7"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4.80%</w:t>
            </w:r>
          </w:p>
        </w:tc>
      </w:tr>
      <w:tr w:rsidR="002426EF" w:rsidRPr="003D1F31" w14:paraId="67C23FE1"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23" w:type="dxa"/>
            <w:vAlign w:val="center"/>
          </w:tcPr>
          <w:p w14:paraId="68B5CA09" w14:textId="77777777" w:rsidR="002426EF" w:rsidRPr="003D1F31" w:rsidRDefault="00D00E26">
            <w:pPr>
              <w:spacing w:after="0" w:line="240" w:lineRule="auto"/>
            </w:pPr>
            <w:r w:rsidRPr="003D1F31">
              <w:rPr>
                <w:rFonts w:eastAsia="Calibri"/>
              </w:rPr>
              <w:t xml:space="preserve">policy makers, public administrations, representatives from governmental agencies </w:t>
            </w:r>
            <w:r w:rsidRPr="003D1F31">
              <w:rPr>
                <w:rFonts w:eastAsia="Calibri"/>
                <w:sz w:val="20"/>
                <w:szCs w:val="20"/>
              </w:rPr>
              <w:t>(n=355)</w:t>
            </w:r>
          </w:p>
        </w:tc>
        <w:tc>
          <w:tcPr>
            <w:tcW w:w="794" w:type="dxa"/>
            <w:tcBorders>
              <w:left w:val="nil"/>
              <w:right w:val="nil"/>
            </w:tcBorders>
            <w:vAlign w:val="center"/>
          </w:tcPr>
          <w:p w14:paraId="21149902"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260</w:t>
            </w:r>
          </w:p>
        </w:tc>
        <w:tc>
          <w:tcPr>
            <w:tcW w:w="793" w:type="dxa"/>
            <w:tcBorders>
              <w:left w:val="nil"/>
            </w:tcBorders>
            <w:shd w:val="clear" w:color="auto" w:fill="E7E6E6" w:themeFill="background2"/>
            <w:vAlign w:val="center"/>
          </w:tcPr>
          <w:p w14:paraId="2E3E9E1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73.24%</w:t>
            </w:r>
          </w:p>
        </w:tc>
        <w:tc>
          <w:tcPr>
            <w:tcW w:w="793" w:type="dxa"/>
            <w:tcBorders>
              <w:right w:val="nil"/>
            </w:tcBorders>
            <w:vAlign w:val="center"/>
          </w:tcPr>
          <w:p w14:paraId="3344CE2C"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64</w:t>
            </w:r>
          </w:p>
        </w:tc>
        <w:tc>
          <w:tcPr>
            <w:tcW w:w="792" w:type="dxa"/>
            <w:tcBorders>
              <w:left w:val="nil"/>
            </w:tcBorders>
            <w:shd w:val="clear" w:color="auto" w:fill="E7E6E6" w:themeFill="background2"/>
            <w:vAlign w:val="center"/>
          </w:tcPr>
          <w:p w14:paraId="71A64FB0"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18.03%</w:t>
            </w:r>
          </w:p>
        </w:tc>
        <w:tc>
          <w:tcPr>
            <w:tcW w:w="793" w:type="dxa"/>
            <w:tcBorders>
              <w:right w:val="nil"/>
            </w:tcBorders>
            <w:vAlign w:val="center"/>
          </w:tcPr>
          <w:p w14:paraId="144C0DB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31</w:t>
            </w:r>
          </w:p>
        </w:tc>
        <w:tc>
          <w:tcPr>
            <w:tcW w:w="792" w:type="dxa"/>
            <w:tcBorders>
              <w:left w:val="nil"/>
            </w:tcBorders>
            <w:shd w:val="clear" w:color="auto" w:fill="E7E6E6" w:themeFill="background2"/>
            <w:vAlign w:val="center"/>
          </w:tcPr>
          <w:p w14:paraId="44B82723"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8.73%</w:t>
            </w:r>
          </w:p>
        </w:tc>
      </w:tr>
      <w:tr w:rsidR="002426EF" w:rsidRPr="003D1F31" w14:paraId="1CCD14A3"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4223" w:type="dxa"/>
            <w:tcBorders>
              <w:top w:val="nil"/>
              <w:bottom w:val="nil"/>
            </w:tcBorders>
            <w:vAlign w:val="center"/>
          </w:tcPr>
          <w:p w14:paraId="22199699" w14:textId="77777777" w:rsidR="002426EF" w:rsidRPr="003D1F31" w:rsidRDefault="00D00E26">
            <w:pPr>
              <w:spacing w:after="0" w:line="240" w:lineRule="auto"/>
            </w:pPr>
            <w:r w:rsidRPr="003D1F31">
              <w:rPr>
                <w:rFonts w:eastAsia="Calibri"/>
              </w:rPr>
              <w:t xml:space="preserve">individual citizens (e. g. as beneficiaries, customers, or concerned persons) </w:t>
            </w:r>
            <w:r w:rsidRPr="003D1F31">
              <w:rPr>
                <w:rFonts w:eastAsia="Calibri"/>
                <w:sz w:val="20"/>
                <w:szCs w:val="20"/>
              </w:rPr>
              <w:t>(n=353)</w:t>
            </w:r>
          </w:p>
        </w:tc>
        <w:tc>
          <w:tcPr>
            <w:tcW w:w="794" w:type="dxa"/>
            <w:tcBorders>
              <w:top w:val="nil"/>
              <w:left w:val="nil"/>
              <w:bottom w:val="nil"/>
              <w:right w:val="nil"/>
            </w:tcBorders>
            <w:vAlign w:val="center"/>
          </w:tcPr>
          <w:p w14:paraId="4AB328B9"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266</w:t>
            </w:r>
          </w:p>
        </w:tc>
        <w:tc>
          <w:tcPr>
            <w:tcW w:w="793" w:type="dxa"/>
            <w:tcBorders>
              <w:top w:val="nil"/>
              <w:left w:val="nil"/>
              <w:bottom w:val="nil"/>
            </w:tcBorders>
            <w:shd w:val="clear" w:color="auto" w:fill="E7E6E6" w:themeFill="background2"/>
            <w:vAlign w:val="center"/>
          </w:tcPr>
          <w:p w14:paraId="562E2370"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75.35%</w:t>
            </w:r>
          </w:p>
        </w:tc>
        <w:tc>
          <w:tcPr>
            <w:tcW w:w="793" w:type="dxa"/>
            <w:tcBorders>
              <w:top w:val="nil"/>
              <w:bottom w:val="nil"/>
              <w:right w:val="nil"/>
            </w:tcBorders>
            <w:vAlign w:val="center"/>
          </w:tcPr>
          <w:p w14:paraId="43125E8C"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52</w:t>
            </w:r>
          </w:p>
        </w:tc>
        <w:tc>
          <w:tcPr>
            <w:tcW w:w="792" w:type="dxa"/>
            <w:tcBorders>
              <w:top w:val="nil"/>
              <w:left w:val="nil"/>
              <w:bottom w:val="nil"/>
            </w:tcBorders>
            <w:shd w:val="clear" w:color="auto" w:fill="E7E6E6" w:themeFill="background2"/>
            <w:vAlign w:val="center"/>
          </w:tcPr>
          <w:p w14:paraId="32C1F90D"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14.73%</w:t>
            </w:r>
          </w:p>
        </w:tc>
        <w:tc>
          <w:tcPr>
            <w:tcW w:w="793" w:type="dxa"/>
            <w:tcBorders>
              <w:top w:val="nil"/>
              <w:bottom w:val="nil"/>
              <w:right w:val="nil"/>
            </w:tcBorders>
            <w:vAlign w:val="center"/>
          </w:tcPr>
          <w:p w14:paraId="567C398B"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35</w:t>
            </w:r>
          </w:p>
        </w:tc>
        <w:tc>
          <w:tcPr>
            <w:tcW w:w="792" w:type="dxa"/>
            <w:tcBorders>
              <w:top w:val="nil"/>
              <w:left w:val="nil"/>
              <w:bottom w:val="nil"/>
            </w:tcBorders>
            <w:shd w:val="clear" w:color="auto" w:fill="E7E6E6" w:themeFill="background2"/>
            <w:vAlign w:val="center"/>
          </w:tcPr>
          <w:p w14:paraId="76B870D2"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9.92%</w:t>
            </w:r>
          </w:p>
        </w:tc>
      </w:tr>
      <w:tr w:rsidR="002426EF" w:rsidRPr="003D1F31" w14:paraId="286E1F27"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23" w:type="dxa"/>
            <w:vAlign w:val="center"/>
          </w:tcPr>
          <w:p w14:paraId="029D7DDF" w14:textId="77777777" w:rsidR="002426EF" w:rsidRPr="003D1F31" w:rsidRDefault="00D00E26">
            <w:pPr>
              <w:spacing w:after="0" w:line="240" w:lineRule="auto"/>
            </w:pPr>
            <w:r w:rsidRPr="003D1F31">
              <w:rPr>
                <w:rFonts w:eastAsia="Calibri"/>
              </w:rPr>
              <w:t xml:space="preserve">media representatives (traditional media, digital media (e. g. bloggers), journalists, community-led media, etc.) </w:t>
            </w:r>
            <w:r w:rsidRPr="003D1F31">
              <w:rPr>
                <w:rFonts w:eastAsia="Calibri"/>
                <w:sz w:val="20"/>
                <w:szCs w:val="20"/>
              </w:rPr>
              <w:t>(n=351)</w:t>
            </w:r>
          </w:p>
        </w:tc>
        <w:tc>
          <w:tcPr>
            <w:tcW w:w="794" w:type="dxa"/>
            <w:tcBorders>
              <w:left w:val="nil"/>
              <w:right w:val="nil"/>
            </w:tcBorders>
            <w:vAlign w:val="center"/>
          </w:tcPr>
          <w:p w14:paraId="6EF28084"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232</w:t>
            </w:r>
          </w:p>
        </w:tc>
        <w:tc>
          <w:tcPr>
            <w:tcW w:w="793" w:type="dxa"/>
            <w:tcBorders>
              <w:left w:val="nil"/>
            </w:tcBorders>
            <w:shd w:val="clear" w:color="auto" w:fill="E7E6E6" w:themeFill="background2"/>
            <w:vAlign w:val="center"/>
          </w:tcPr>
          <w:p w14:paraId="6839441C"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66.10%</w:t>
            </w:r>
          </w:p>
        </w:tc>
        <w:tc>
          <w:tcPr>
            <w:tcW w:w="793" w:type="dxa"/>
            <w:tcBorders>
              <w:right w:val="nil"/>
            </w:tcBorders>
            <w:vAlign w:val="center"/>
          </w:tcPr>
          <w:p w14:paraId="77F6D630"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105</w:t>
            </w:r>
          </w:p>
        </w:tc>
        <w:tc>
          <w:tcPr>
            <w:tcW w:w="792" w:type="dxa"/>
            <w:tcBorders>
              <w:left w:val="nil"/>
            </w:tcBorders>
            <w:shd w:val="clear" w:color="auto" w:fill="E7E6E6" w:themeFill="background2"/>
            <w:vAlign w:val="center"/>
          </w:tcPr>
          <w:p w14:paraId="5383DE7B"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29.91%</w:t>
            </w:r>
          </w:p>
        </w:tc>
        <w:tc>
          <w:tcPr>
            <w:tcW w:w="793" w:type="dxa"/>
            <w:tcBorders>
              <w:right w:val="nil"/>
            </w:tcBorders>
            <w:vAlign w:val="center"/>
          </w:tcPr>
          <w:p w14:paraId="04FAF605"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14</w:t>
            </w:r>
          </w:p>
        </w:tc>
        <w:tc>
          <w:tcPr>
            <w:tcW w:w="792" w:type="dxa"/>
            <w:tcBorders>
              <w:left w:val="nil"/>
            </w:tcBorders>
            <w:shd w:val="clear" w:color="auto" w:fill="E7E6E6" w:themeFill="background2"/>
            <w:vAlign w:val="center"/>
          </w:tcPr>
          <w:p w14:paraId="2ABCCF6C"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3.99%</w:t>
            </w:r>
          </w:p>
        </w:tc>
      </w:tr>
      <w:tr w:rsidR="002426EF" w:rsidRPr="003D1F31" w14:paraId="51971690"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4223" w:type="dxa"/>
            <w:tcBorders>
              <w:top w:val="nil"/>
            </w:tcBorders>
            <w:vAlign w:val="center"/>
          </w:tcPr>
          <w:p w14:paraId="23ADE87F" w14:textId="77777777" w:rsidR="002426EF" w:rsidRPr="003D1F31" w:rsidRDefault="00D00E26">
            <w:pPr>
              <w:spacing w:after="0" w:line="240" w:lineRule="auto"/>
            </w:pPr>
            <w:r w:rsidRPr="003D1F31">
              <w:rPr>
                <w:rFonts w:eastAsia="Calibri"/>
              </w:rPr>
              <w:t xml:space="preserve">representatives from welfare- or education-providing institutions (such as schools, kindergartens, hospitals, or care centres) </w:t>
            </w:r>
            <w:r w:rsidRPr="003D1F31">
              <w:rPr>
                <w:rFonts w:eastAsia="Calibri"/>
                <w:sz w:val="20"/>
                <w:szCs w:val="20"/>
              </w:rPr>
              <w:t>(n=352)</w:t>
            </w:r>
          </w:p>
        </w:tc>
        <w:tc>
          <w:tcPr>
            <w:tcW w:w="794" w:type="dxa"/>
            <w:tcBorders>
              <w:top w:val="nil"/>
              <w:left w:val="nil"/>
              <w:right w:val="nil"/>
            </w:tcBorders>
            <w:vAlign w:val="center"/>
          </w:tcPr>
          <w:p w14:paraId="61BD14FE"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275</w:t>
            </w:r>
          </w:p>
        </w:tc>
        <w:tc>
          <w:tcPr>
            <w:tcW w:w="793" w:type="dxa"/>
            <w:tcBorders>
              <w:top w:val="nil"/>
              <w:left w:val="nil"/>
            </w:tcBorders>
            <w:shd w:val="clear" w:color="auto" w:fill="E7E6E6" w:themeFill="background2"/>
            <w:vAlign w:val="center"/>
          </w:tcPr>
          <w:p w14:paraId="2DDB51B4"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78.13%</w:t>
            </w:r>
          </w:p>
        </w:tc>
        <w:tc>
          <w:tcPr>
            <w:tcW w:w="793" w:type="dxa"/>
            <w:tcBorders>
              <w:top w:val="nil"/>
              <w:right w:val="nil"/>
            </w:tcBorders>
            <w:vAlign w:val="center"/>
          </w:tcPr>
          <w:p w14:paraId="51DA42C7"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48</w:t>
            </w:r>
          </w:p>
        </w:tc>
        <w:tc>
          <w:tcPr>
            <w:tcW w:w="792" w:type="dxa"/>
            <w:tcBorders>
              <w:top w:val="nil"/>
              <w:left w:val="nil"/>
            </w:tcBorders>
            <w:shd w:val="clear" w:color="auto" w:fill="E7E6E6" w:themeFill="background2"/>
            <w:vAlign w:val="center"/>
          </w:tcPr>
          <w:p w14:paraId="3D40A4B5"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13.64%</w:t>
            </w:r>
          </w:p>
        </w:tc>
        <w:tc>
          <w:tcPr>
            <w:tcW w:w="793" w:type="dxa"/>
            <w:tcBorders>
              <w:top w:val="nil"/>
              <w:right w:val="nil"/>
            </w:tcBorders>
            <w:vAlign w:val="center"/>
          </w:tcPr>
          <w:p w14:paraId="73FB9A7A"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29</w:t>
            </w:r>
          </w:p>
        </w:tc>
        <w:tc>
          <w:tcPr>
            <w:tcW w:w="792" w:type="dxa"/>
            <w:tcBorders>
              <w:top w:val="nil"/>
              <w:left w:val="nil"/>
            </w:tcBorders>
            <w:shd w:val="clear" w:color="auto" w:fill="E7E6E6" w:themeFill="background2"/>
            <w:vAlign w:val="center"/>
          </w:tcPr>
          <w:p w14:paraId="16623BA6"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8.24%</w:t>
            </w:r>
          </w:p>
        </w:tc>
      </w:tr>
    </w:tbl>
    <w:p w14:paraId="2C496230" w14:textId="77777777" w:rsidR="002426EF" w:rsidRPr="003D1F31" w:rsidRDefault="002426EF">
      <w:pPr>
        <w:pStyle w:val="RTDBody"/>
      </w:pPr>
    </w:p>
    <w:p w14:paraId="1648970B" w14:textId="77777777" w:rsidR="002426EF" w:rsidRPr="003D1F31" w:rsidRDefault="002426EF">
      <w:pPr>
        <w:ind w:left="567" w:hanging="567"/>
        <w:jc w:val="both"/>
        <w:rPr>
          <w:rFonts w:ascii="Verdana" w:hAnsi="Verdana" w:cs="Arial"/>
          <w:sz w:val="19"/>
          <w:szCs w:val="19"/>
        </w:rPr>
      </w:pPr>
    </w:p>
    <w:p w14:paraId="79D73F09" w14:textId="77777777" w:rsidR="002426EF" w:rsidRPr="003D1F31" w:rsidRDefault="002426EF">
      <w:pPr>
        <w:pStyle w:val="RTDBody"/>
        <w:tabs>
          <w:tab w:val="left" w:pos="2865"/>
        </w:tabs>
      </w:pPr>
    </w:p>
    <w:p w14:paraId="519A2565" w14:textId="665354AB" w:rsidR="002426EF" w:rsidRPr="003D1F31" w:rsidRDefault="00D00E26">
      <w:pPr>
        <w:pStyle w:val="Caption"/>
        <w:keepNext/>
      </w:pPr>
      <w:bookmarkStart w:id="145" w:name="_Ref100042742"/>
      <w:bookmarkStart w:id="146" w:name="_Toc100567248"/>
      <w:bookmarkStart w:id="147" w:name="_Toc106728164"/>
      <w:r w:rsidRPr="003D1F31">
        <w:t xml:space="preserve">Table </w:t>
      </w:r>
      <w:r w:rsidRPr="003D1F31">
        <w:fldChar w:fldCharType="begin"/>
      </w:r>
      <w:r w:rsidRPr="003D1F31">
        <w:instrText>SEQ Table \* ARABIC</w:instrText>
      </w:r>
      <w:r w:rsidRPr="003D1F31">
        <w:fldChar w:fldCharType="separate"/>
      </w:r>
      <w:r w:rsidR="004A129B">
        <w:rPr>
          <w:noProof/>
        </w:rPr>
        <w:t>19</w:t>
      </w:r>
      <w:r w:rsidRPr="003D1F31">
        <w:fldChar w:fldCharType="end"/>
      </w:r>
      <w:bookmarkEnd w:id="145"/>
      <w:r w:rsidRPr="003D1F31">
        <w:t>: Nature of transdisciplinary involvement per stakeholder group</w:t>
      </w:r>
      <w:bookmarkEnd w:id="146"/>
      <w:bookmarkEnd w:id="147"/>
    </w:p>
    <w:tbl>
      <w:tblPr>
        <w:tblStyle w:val="ListTable3"/>
        <w:tblW w:w="5000" w:type="pct"/>
        <w:jc w:val="center"/>
        <w:tblLayout w:type="fixed"/>
        <w:tblLook w:val="04A0" w:firstRow="1" w:lastRow="0" w:firstColumn="1" w:lastColumn="0" w:noHBand="0" w:noVBand="1"/>
      </w:tblPr>
      <w:tblGrid>
        <w:gridCol w:w="2997"/>
        <w:gridCol w:w="759"/>
        <w:gridCol w:w="758"/>
        <w:gridCol w:w="507"/>
        <w:gridCol w:w="252"/>
        <w:gridCol w:w="758"/>
        <w:gridCol w:w="758"/>
        <w:gridCol w:w="253"/>
        <w:gridCol w:w="505"/>
        <w:gridCol w:w="758"/>
        <w:gridCol w:w="757"/>
      </w:tblGrid>
      <w:tr w:rsidR="002426EF" w:rsidRPr="003D1F31" w14:paraId="15701B76" w14:textId="77777777" w:rsidTr="002426EF">
        <w:trPr>
          <w:cnfStyle w:val="100000000000" w:firstRow="1" w:lastRow="0" w:firstColumn="0" w:lastColumn="0" w:oddVBand="0" w:evenVBand="0" w:oddHBand="0" w:evenHBand="0" w:firstRowFirstColumn="0" w:firstRowLastColumn="0" w:lastRowFirstColumn="0" w:lastRowLastColumn="0"/>
          <w:trHeight w:val="662"/>
          <w:jc w:val="center"/>
        </w:trPr>
        <w:tc>
          <w:tcPr>
            <w:cnfStyle w:val="001000000100" w:firstRow="0" w:lastRow="0" w:firstColumn="1" w:lastColumn="0" w:oddVBand="0" w:evenVBand="0" w:oddHBand="0" w:evenHBand="0" w:firstRowFirstColumn="1" w:firstRowLastColumn="0" w:lastRowFirstColumn="0" w:lastRowLastColumn="0"/>
            <w:tcW w:w="3000" w:type="dxa"/>
            <w:vAlign w:val="bottom"/>
          </w:tcPr>
          <w:p w14:paraId="2199678A" w14:textId="77777777" w:rsidR="002426EF" w:rsidRPr="003D1F31" w:rsidRDefault="00D00E26">
            <w:pPr>
              <w:spacing w:after="0" w:line="240" w:lineRule="auto"/>
              <w:jc w:val="center"/>
            </w:pPr>
            <w:r w:rsidRPr="003D1F31">
              <w:rPr>
                <w:rFonts w:eastAsia="Calibri"/>
                <w:color w:val="FFFFFF"/>
              </w:rPr>
              <w:t>Involved stakeholder group</w:t>
            </w:r>
          </w:p>
        </w:tc>
        <w:tc>
          <w:tcPr>
            <w:tcW w:w="1519" w:type="dxa"/>
            <w:gridSpan w:val="2"/>
            <w:tcBorders>
              <w:left w:val="nil"/>
              <w:bottom w:val="nil"/>
              <w:right w:val="nil"/>
            </w:tcBorders>
            <w:vAlign w:val="bottom"/>
          </w:tcPr>
          <w:p w14:paraId="1525D66D"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rPr>
              <w:t>consultative</w:t>
            </w:r>
            <w:r w:rsidRPr="003D1F31">
              <w:rPr>
                <w:rStyle w:val="FootnoteAnchor"/>
                <w:rFonts w:eastAsia="Calibri"/>
                <w:color w:val="FFFFFF"/>
              </w:rPr>
              <w:footnoteReference w:id="26"/>
            </w:r>
          </w:p>
        </w:tc>
        <w:tc>
          <w:tcPr>
            <w:tcW w:w="1518" w:type="dxa"/>
            <w:gridSpan w:val="3"/>
            <w:tcBorders>
              <w:left w:val="nil"/>
              <w:bottom w:val="nil"/>
              <w:right w:val="nil"/>
            </w:tcBorders>
            <w:vAlign w:val="bottom"/>
          </w:tcPr>
          <w:p w14:paraId="7AFD8F08"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rPr>
              <w:t>contributory</w:t>
            </w:r>
            <w:r w:rsidRPr="003D1F31">
              <w:rPr>
                <w:rStyle w:val="FootnoteAnchor"/>
                <w:rFonts w:eastAsia="Calibri"/>
                <w:color w:val="FFFFFF"/>
              </w:rPr>
              <w:footnoteReference w:id="27"/>
            </w:r>
          </w:p>
        </w:tc>
        <w:tc>
          <w:tcPr>
            <w:tcW w:w="1517" w:type="dxa"/>
            <w:gridSpan w:val="3"/>
            <w:tcBorders>
              <w:left w:val="nil"/>
              <w:bottom w:val="nil"/>
              <w:right w:val="nil"/>
            </w:tcBorders>
            <w:vAlign w:val="bottom"/>
          </w:tcPr>
          <w:p w14:paraId="7F515378"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rPr>
              <w:t>collaborative</w:t>
            </w:r>
            <w:r w:rsidRPr="003D1F31">
              <w:rPr>
                <w:rStyle w:val="FootnoteAnchor"/>
                <w:rFonts w:eastAsia="Calibri"/>
                <w:color w:val="FFFFFF"/>
              </w:rPr>
              <w:footnoteReference w:id="28"/>
            </w:r>
          </w:p>
        </w:tc>
        <w:tc>
          <w:tcPr>
            <w:tcW w:w="1517" w:type="dxa"/>
            <w:gridSpan w:val="2"/>
            <w:tcBorders>
              <w:left w:val="nil"/>
              <w:bottom w:val="nil"/>
            </w:tcBorders>
            <w:vAlign w:val="bottom"/>
          </w:tcPr>
          <w:p w14:paraId="79B6618C"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rPr>
              <w:t>co-created</w:t>
            </w:r>
            <w:r w:rsidRPr="003D1F31">
              <w:rPr>
                <w:rStyle w:val="FootnoteAnchor"/>
                <w:rFonts w:eastAsia="Calibri"/>
                <w:color w:val="FFFFFF"/>
              </w:rPr>
              <w:footnoteReference w:id="29"/>
            </w:r>
          </w:p>
        </w:tc>
      </w:tr>
      <w:tr w:rsidR="002426EF" w:rsidRPr="003D1F31" w14:paraId="12378DB0"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000" w:type="dxa"/>
            <w:vAlign w:val="center"/>
          </w:tcPr>
          <w:p w14:paraId="08DA335F" w14:textId="77777777" w:rsidR="002426EF" w:rsidRPr="003D1F31" w:rsidRDefault="002426EF">
            <w:pPr>
              <w:spacing w:after="0" w:line="240" w:lineRule="auto"/>
              <w:jc w:val="center"/>
              <w:rPr>
                <w:i/>
                <w:iCs/>
                <w:sz w:val="14"/>
                <w:szCs w:val="14"/>
              </w:rPr>
            </w:pPr>
          </w:p>
        </w:tc>
        <w:tc>
          <w:tcPr>
            <w:tcW w:w="760" w:type="dxa"/>
            <w:tcBorders>
              <w:left w:val="nil"/>
              <w:right w:val="nil"/>
            </w:tcBorders>
            <w:vAlign w:val="center"/>
          </w:tcPr>
          <w:p w14:paraId="35F16B26"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59" w:type="dxa"/>
            <w:tcBorders>
              <w:left w:val="nil"/>
            </w:tcBorders>
            <w:shd w:val="clear" w:color="auto" w:fill="E7E6E6" w:themeFill="background2"/>
            <w:vAlign w:val="center"/>
          </w:tcPr>
          <w:p w14:paraId="09A86E05"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c>
          <w:tcPr>
            <w:tcW w:w="759" w:type="dxa"/>
            <w:gridSpan w:val="2"/>
            <w:tcBorders>
              <w:right w:val="nil"/>
            </w:tcBorders>
            <w:vAlign w:val="center"/>
          </w:tcPr>
          <w:p w14:paraId="1D9167C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59" w:type="dxa"/>
            <w:tcBorders>
              <w:left w:val="nil"/>
            </w:tcBorders>
            <w:shd w:val="clear" w:color="auto" w:fill="E7E6E6" w:themeFill="background2"/>
            <w:vAlign w:val="center"/>
          </w:tcPr>
          <w:p w14:paraId="6E47B680"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c>
          <w:tcPr>
            <w:tcW w:w="759" w:type="dxa"/>
            <w:tcBorders>
              <w:right w:val="nil"/>
            </w:tcBorders>
            <w:vAlign w:val="center"/>
          </w:tcPr>
          <w:p w14:paraId="503151F2"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58" w:type="dxa"/>
            <w:gridSpan w:val="2"/>
            <w:tcBorders>
              <w:left w:val="nil"/>
              <w:right w:val="nil"/>
            </w:tcBorders>
            <w:shd w:val="clear" w:color="auto" w:fill="E7E6E6" w:themeFill="background2"/>
            <w:vAlign w:val="center"/>
          </w:tcPr>
          <w:p w14:paraId="0F219E16"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c>
          <w:tcPr>
            <w:tcW w:w="759" w:type="dxa"/>
            <w:tcBorders>
              <w:left w:val="nil"/>
              <w:right w:val="nil"/>
            </w:tcBorders>
            <w:vAlign w:val="center"/>
          </w:tcPr>
          <w:p w14:paraId="17BA7E6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rPr>
              <w:t>abs</w:t>
            </w:r>
          </w:p>
        </w:tc>
        <w:tc>
          <w:tcPr>
            <w:tcW w:w="758" w:type="dxa"/>
            <w:tcBorders>
              <w:left w:val="nil"/>
            </w:tcBorders>
            <w:shd w:val="clear" w:color="auto" w:fill="E7E6E6" w:themeFill="background2"/>
            <w:vAlign w:val="center"/>
          </w:tcPr>
          <w:p w14:paraId="6890B333"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r>
      <w:tr w:rsidR="002426EF" w:rsidRPr="003D1F31" w14:paraId="68EE77A4"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3000" w:type="dxa"/>
            <w:tcBorders>
              <w:top w:val="nil"/>
              <w:bottom w:val="nil"/>
            </w:tcBorders>
          </w:tcPr>
          <w:p w14:paraId="78434A76" w14:textId="77777777" w:rsidR="002426EF" w:rsidRPr="003D1F31" w:rsidRDefault="00D00E26">
            <w:pPr>
              <w:spacing w:after="0" w:line="240" w:lineRule="auto"/>
              <w:ind w:left="238"/>
              <w:rPr>
                <w:rFonts w:ascii="Calibri" w:eastAsia="Calibri" w:hAnsi="Calibri"/>
              </w:rPr>
            </w:pPr>
            <w:r w:rsidRPr="003D1F31">
              <w:rPr>
                <w:rFonts w:eastAsia="Calibri"/>
              </w:rPr>
              <w:t>ACADEMIC</w:t>
            </w:r>
          </w:p>
        </w:tc>
        <w:tc>
          <w:tcPr>
            <w:tcW w:w="2026" w:type="dxa"/>
            <w:gridSpan w:val="3"/>
            <w:tcBorders>
              <w:top w:val="nil"/>
              <w:left w:val="nil"/>
              <w:bottom w:val="nil"/>
              <w:right w:val="nil"/>
            </w:tcBorders>
            <w:vAlign w:val="center"/>
          </w:tcPr>
          <w:p w14:paraId="488C938B"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023" w:type="dxa"/>
            <w:gridSpan w:val="4"/>
            <w:tcBorders>
              <w:top w:val="nil"/>
              <w:left w:val="nil"/>
              <w:bottom w:val="nil"/>
              <w:right w:val="nil"/>
            </w:tcBorders>
          </w:tcPr>
          <w:p w14:paraId="54050CF1"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022" w:type="dxa"/>
            <w:gridSpan w:val="3"/>
            <w:tcBorders>
              <w:top w:val="nil"/>
              <w:left w:val="nil"/>
              <w:bottom w:val="nil"/>
            </w:tcBorders>
          </w:tcPr>
          <w:p w14:paraId="60CE6466"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2426EF" w:rsidRPr="003D1F31" w14:paraId="1446E7D4"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000" w:type="dxa"/>
          </w:tcPr>
          <w:p w14:paraId="1F70BF93" w14:textId="77777777" w:rsidR="002426EF" w:rsidRPr="003D1F31" w:rsidRDefault="00D00E26">
            <w:pPr>
              <w:spacing w:after="0" w:line="240" w:lineRule="auto"/>
            </w:pPr>
            <w:r w:rsidRPr="003D1F31">
              <w:rPr>
                <w:rFonts w:eastAsia="Calibri"/>
              </w:rPr>
              <w:t xml:space="preserve">researchers from other disciplines </w:t>
            </w:r>
            <w:r w:rsidRPr="003D1F31">
              <w:rPr>
                <w:rFonts w:eastAsia="Calibri"/>
                <w:sz w:val="20"/>
                <w:szCs w:val="20"/>
              </w:rPr>
              <w:t>(n=278)</w:t>
            </w:r>
          </w:p>
        </w:tc>
        <w:tc>
          <w:tcPr>
            <w:tcW w:w="760" w:type="dxa"/>
            <w:tcBorders>
              <w:left w:val="nil"/>
              <w:right w:val="nil"/>
            </w:tcBorders>
            <w:vAlign w:val="center"/>
          </w:tcPr>
          <w:p w14:paraId="43721A95"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37</w:t>
            </w:r>
          </w:p>
        </w:tc>
        <w:tc>
          <w:tcPr>
            <w:tcW w:w="759" w:type="dxa"/>
            <w:tcBorders>
              <w:left w:val="nil"/>
            </w:tcBorders>
            <w:shd w:val="clear" w:color="auto" w:fill="E7E6E6" w:themeFill="background2"/>
            <w:vAlign w:val="center"/>
          </w:tcPr>
          <w:p w14:paraId="0B72981B"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13.31</w:t>
            </w:r>
          </w:p>
        </w:tc>
        <w:tc>
          <w:tcPr>
            <w:tcW w:w="759" w:type="dxa"/>
            <w:gridSpan w:val="2"/>
            <w:tcBorders>
              <w:right w:val="nil"/>
            </w:tcBorders>
            <w:vAlign w:val="center"/>
          </w:tcPr>
          <w:p w14:paraId="4641EC58"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57</w:t>
            </w:r>
          </w:p>
        </w:tc>
        <w:tc>
          <w:tcPr>
            <w:tcW w:w="759" w:type="dxa"/>
            <w:tcBorders>
              <w:left w:val="nil"/>
            </w:tcBorders>
            <w:shd w:val="clear" w:color="auto" w:fill="E7E6E6" w:themeFill="background2"/>
            <w:vAlign w:val="center"/>
          </w:tcPr>
          <w:p w14:paraId="6A14D012"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20.50</w:t>
            </w:r>
          </w:p>
        </w:tc>
        <w:tc>
          <w:tcPr>
            <w:tcW w:w="759" w:type="dxa"/>
            <w:tcBorders>
              <w:right w:val="nil"/>
            </w:tcBorders>
            <w:vAlign w:val="center"/>
          </w:tcPr>
          <w:p w14:paraId="3B7F3627"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109</w:t>
            </w:r>
          </w:p>
        </w:tc>
        <w:tc>
          <w:tcPr>
            <w:tcW w:w="758" w:type="dxa"/>
            <w:gridSpan w:val="2"/>
            <w:tcBorders>
              <w:left w:val="nil"/>
            </w:tcBorders>
            <w:shd w:val="clear" w:color="auto" w:fill="E7E6E6" w:themeFill="background2"/>
            <w:vAlign w:val="center"/>
          </w:tcPr>
          <w:p w14:paraId="1A4D5A6D"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39.21</w:t>
            </w:r>
          </w:p>
        </w:tc>
        <w:tc>
          <w:tcPr>
            <w:tcW w:w="759" w:type="dxa"/>
            <w:tcBorders>
              <w:right w:val="nil"/>
            </w:tcBorders>
            <w:vAlign w:val="center"/>
          </w:tcPr>
          <w:p w14:paraId="2492BC6D"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75</w:t>
            </w:r>
          </w:p>
        </w:tc>
        <w:tc>
          <w:tcPr>
            <w:tcW w:w="758" w:type="dxa"/>
            <w:tcBorders>
              <w:left w:val="nil"/>
            </w:tcBorders>
            <w:shd w:val="clear" w:color="auto" w:fill="E7E6E6" w:themeFill="background2"/>
            <w:vAlign w:val="center"/>
          </w:tcPr>
          <w:p w14:paraId="2C53573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26.98</w:t>
            </w:r>
          </w:p>
        </w:tc>
      </w:tr>
      <w:tr w:rsidR="002426EF" w:rsidRPr="003D1F31" w14:paraId="6B94F578"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3000" w:type="dxa"/>
            <w:tcBorders>
              <w:top w:val="nil"/>
              <w:bottom w:val="nil"/>
            </w:tcBorders>
          </w:tcPr>
          <w:p w14:paraId="7F385E9E" w14:textId="77777777" w:rsidR="002426EF" w:rsidRPr="003D1F31" w:rsidRDefault="00D00E26">
            <w:pPr>
              <w:spacing w:after="0" w:line="240" w:lineRule="auto"/>
              <w:ind w:left="238"/>
              <w:rPr>
                <w:rFonts w:ascii="Calibri" w:eastAsia="Calibri" w:hAnsi="Calibri"/>
              </w:rPr>
            </w:pPr>
            <w:r w:rsidRPr="003D1F31">
              <w:rPr>
                <w:rFonts w:eastAsia="Calibri"/>
              </w:rPr>
              <w:t>NON-ACADEMIC</w:t>
            </w:r>
          </w:p>
        </w:tc>
        <w:tc>
          <w:tcPr>
            <w:tcW w:w="2026" w:type="dxa"/>
            <w:gridSpan w:val="3"/>
            <w:tcBorders>
              <w:top w:val="nil"/>
              <w:left w:val="nil"/>
              <w:bottom w:val="nil"/>
              <w:right w:val="nil"/>
            </w:tcBorders>
            <w:vAlign w:val="center"/>
          </w:tcPr>
          <w:p w14:paraId="3092D2DA"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pPr>
          </w:p>
        </w:tc>
        <w:tc>
          <w:tcPr>
            <w:tcW w:w="2023" w:type="dxa"/>
            <w:gridSpan w:val="4"/>
            <w:tcBorders>
              <w:top w:val="nil"/>
              <w:left w:val="nil"/>
              <w:bottom w:val="nil"/>
              <w:right w:val="nil"/>
            </w:tcBorders>
          </w:tcPr>
          <w:p w14:paraId="0BAFCDFD"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pPr>
          </w:p>
        </w:tc>
        <w:tc>
          <w:tcPr>
            <w:tcW w:w="2022" w:type="dxa"/>
            <w:gridSpan w:val="3"/>
            <w:tcBorders>
              <w:top w:val="nil"/>
              <w:left w:val="nil"/>
              <w:bottom w:val="nil"/>
            </w:tcBorders>
          </w:tcPr>
          <w:p w14:paraId="727E1FC0"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pPr>
          </w:p>
        </w:tc>
      </w:tr>
      <w:tr w:rsidR="002426EF" w:rsidRPr="003D1F31" w14:paraId="20822FCC"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000" w:type="dxa"/>
          </w:tcPr>
          <w:p w14:paraId="4C99EC03" w14:textId="77777777" w:rsidR="002426EF" w:rsidRPr="003D1F31" w:rsidRDefault="00D00E26">
            <w:pPr>
              <w:spacing w:after="0" w:line="240" w:lineRule="auto"/>
            </w:pPr>
            <w:r w:rsidRPr="003D1F31">
              <w:rPr>
                <w:rFonts w:eastAsia="Calibri"/>
              </w:rPr>
              <w:t xml:space="preserve">company/business representatives (incl. farmers) </w:t>
            </w:r>
            <w:r w:rsidRPr="003D1F31">
              <w:rPr>
                <w:rFonts w:eastAsia="Calibri"/>
                <w:sz w:val="20"/>
                <w:szCs w:val="20"/>
              </w:rPr>
              <w:t>(n=80)</w:t>
            </w:r>
          </w:p>
        </w:tc>
        <w:tc>
          <w:tcPr>
            <w:tcW w:w="760" w:type="dxa"/>
            <w:tcBorders>
              <w:left w:val="nil"/>
              <w:right w:val="nil"/>
            </w:tcBorders>
            <w:vAlign w:val="center"/>
          </w:tcPr>
          <w:p w14:paraId="48000CD3"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28</w:t>
            </w:r>
          </w:p>
        </w:tc>
        <w:tc>
          <w:tcPr>
            <w:tcW w:w="759" w:type="dxa"/>
            <w:tcBorders>
              <w:left w:val="nil"/>
            </w:tcBorders>
            <w:shd w:val="clear" w:color="auto" w:fill="E7E6E6" w:themeFill="background2"/>
            <w:vAlign w:val="center"/>
          </w:tcPr>
          <w:p w14:paraId="44F8DD68"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35.00</w:t>
            </w:r>
          </w:p>
        </w:tc>
        <w:tc>
          <w:tcPr>
            <w:tcW w:w="759" w:type="dxa"/>
            <w:gridSpan w:val="2"/>
            <w:tcBorders>
              <w:right w:val="nil"/>
            </w:tcBorders>
            <w:vAlign w:val="center"/>
          </w:tcPr>
          <w:p w14:paraId="1A52C80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30</w:t>
            </w:r>
          </w:p>
        </w:tc>
        <w:tc>
          <w:tcPr>
            <w:tcW w:w="759" w:type="dxa"/>
            <w:tcBorders>
              <w:left w:val="nil"/>
            </w:tcBorders>
            <w:shd w:val="clear" w:color="auto" w:fill="E7E6E6" w:themeFill="background2"/>
            <w:vAlign w:val="center"/>
          </w:tcPr>
          <w:p w14:paraId="74D1A2CA"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37.50</w:t>
            </w:r>
          </w:p>
        </w:tc>
        <w:tc>
          <w:tcPr>
            <w:tcW w:w="759" w:type="dxa"/>
            <w:tcBorders>
              <w:right w:val="nil"/>
            </w:tcBorders>
            <w:vAlign w:val="center"/>
          </w:tcPr>
          <w:p w14:paraId="295F1A31"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16</w:t>
            </w:r>
          </w:p>
        </w:tc>
        <w:tc>
          <w:tcPr>
            <w:tcW w:w="758" w:type="dxa"/>
            <w:gridSpan w:val="2"/>
            <w:tcBorders>
              <w:left w:val="nil"/>
            </w:tcBorders>
            <w:shd w:val="clear" w:color="auto" w:fill="E7E6E6" w:themeFill="background2"/>
            <w:vAlign w:val="center"/>
          </w:tcPr>
          <w:p w14:paraId="407C988D"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20.00</w:t>
            </w:r>
          </w:p>
        </w:tc>
        <w:tc>
          <w:tcPr>
            <w:tcW w:w="759" w:type="dxa"/>
            <w:tcBorders>
              <w:right w:val="nil"/>
            </w:tcBorders>
            <w:vAlign w:val="center"/>
          </w:tcPr>
          <w:p w14:paraId="06F52F65"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6</w:t>
            </w:r>
          </w:p>
        </w:tc>
        <w:tc>
          <w:tcPr>
            <w:tcW w:w="758" w:type="dxa"/>
            <w:tcBorders>
              <w:left w:val="nil"/>
            </w:tcBorders>
            <w:shd w:val="clear" w:color="auto" w:fill="E7E6E6" w:themeFill="background2"/>
            <w:vAlign w:val="center"/>
          </w:tcPr>
          <w:p w14:paraId="0727E4D3"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7.50</w:t>
            </w:r>
          </w:p>
        </w:tc>
      </w:tr>
      <w:tr w:rsidR="00767650" w:rsidRPr="003D1F31" w14:paraId="368CDBC0"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3000" w:type="dxa"/>
            <w:tcBorders>
              <w:top w:val="nil"/>
              <w:bottom w:val="nil"/>
            </w:tcBorders>
          </w:tcPr>
          <w:p w14:paraId="3D7060FA" w14:textId="77777777" w:rsidR="002426EF" w:rsidRPr="003D1F31" w:rsidRDefault="00D00E26">
            <w:pPr>
              <w:spacing w:after="0" w:line="240" w:lineRule="auto"/>
            </w:pPr>
            <w:r w:rsidRPr="003D1F31">
              <w:rPr>
                <w:rFonts w:eastAsia="Calibri"/>
              </w:rPr>
              <w:t xml:space="preserve">representatives of NGOs, advocacy or other civil society groups </w:t>
            </w:r>
            <w:r w:rsidRPr="003D1F31">
              <w:rPr>
                <w:rFonts w:eastAsia="Calibri"/>
                <w:sz w:val="20"/>
                <w:szCs w:val="20"/>
              </w:rPr>
              <w:t>(n=51)</w:t>
            </w:r>
          </w:p>
        </w:tc>
        <w:tc>
          <w:tcPr>
            <w:tcW w:w="760" w:type="dxa"/>
            <w:tcBorders>
              <w:top w:val="nil"/>
              <w:left w:val="nil"/>
              <w:bottom w:val="nil"/>
              <w:right w:val="nil"/>
            </w:tcBorders>
            <w:vAlign w:val="center"/>
          </w:tcPr>
          <w:p w14:paraId="1B4535AF"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26</w:t>
            </w:r>
          </w:p>
        </w:tc>
        <w:tc>
          <w:tcPr>
            <w:tcW w:w="759" w:type="dxa"/>
            <w:tcBorders>
              <w:top w:val="nil"/>
              <w:left w:val="nil"/>
              <w:bottom w:val="nil"/>
            </w:tcBorders>
            <w:shd w:val="clear" w:color="auto" w:fill="E7E6E6" w:themeFill="background2"/>
            <w:vAlign w:val="center"/>
          </w:tcPr>
          <w:p w14:paraId="49292C67"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50.98</w:t>
            </w:r>
          </w:p>
        </w:tc>
        <w:tc>
          <w:tcPr>
            <w:tcW w:w="759" w:type="dxa"/>
            <w:gridSpan w:val="2"/>
            <w:tcBorders>
              <w:top w:val="nil"/>
              <w:bottom w:val="nil"/>
              <w:right w:val="nil"/>
            </w:tcBorders>
            <w:vAlign w:val="center"/>
          </w:tcPr>
          <w:p w14:paraId="4B993D3D"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17</w:t>
            </w:r>
          </w:p>
        </w:tc>
        <w:tc>
          <w:tcPr>
            <w:tcW w:w="759" w:type="dxa"/>
            <w:tcBorders>
              <w:top w:val="nil"/>
              <w:left w:val="nil"/>
              <w:bottom w:val="nil"/>
            </w:tcBorders>
            <w:shd w:val="clear" w:color="auto" w:fill="E7E6E6" w:themeFill="background2"/>
            <w:vAlign w:val="center"/>
          </w:tcPr>
          <w:p w14:paraId="50CF347C"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33.33</w:t>
            </w:r>
          </w:p>
        </w:tc>
        <w:tc>
          <w:tcPr>
            <w:tcW w:w="759" w:type="dxa"/>
            <w:tcBorders>
              <w:right w:val="nil"/>
            </w:tcBorders>
            <w:vAlign w:val="center"/>
          </w:tcPr>
          <w:p w14:paraId="381D6565"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5</w:t>
            </w:r>
          </w:p>
        </w:tc>
        <w:tc>
          <w:tcPr>
            <w:tcW w:w="758" w:type="dxa"/>
            <w:gridSpan w:val="2"/>
            <w:tcBorders>
              <w:left w:val="nil"/>
            </w:tcBorders>
            <w:shd w:val="clear" w:color="auto" w:fill="E7E6E6" w:themeFill="background2"/>
            <w:vAlign w:val="center"/>
          </w:tcPr>
          <w:p w14:paraId="5AC7A031"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9.80</w:t>
            </w:r>
          </w:p>
        </w:tc>
        <w:tc>
          <w:tcPr>
            <w:tcW w:w="759" w:type="dxa"/>
            <w:tcBorders>
              <w:top w:val="nil"/>
              <w:bottom w:val="nil"/>
              <w:right w:val="nil"/>
            </w:tcBorders>
            <w:vAlign w:val="center"/>
          </w:tcPr>
          <w:p w14:paraId="37596319"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3</w:t>
            </w:r>
          </w:p>
        </w:tc>
        <w:tc>
          <w:tcPr>
            <w:tcW w:w="758" w:type="dxa"/>
            <w:tcBorders>
              <w:top w:val="nil"/>
              <w:left w:val="nil"/>
              <w:bottom w:val="nil"/>
            </w:tcBorders>
            <w:shd w:val="clear" w:color="auto" w:fill="E7E6E6" w:themeFill="background2"/>
            <w:vAlign w:val="center"/>
          </w:tcPr>
          <w:p w14:paraId="7B3B941D"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5.88</w:t>
            </w:r>
          </w:p>
        </w:tc>
      </w:tr>
      <w:tr w:rsidR="002426EF" w:rsidRPr="003D1F31" w14:paraId="340DC72E"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000" w:type="dxa"/>
          </w:tcPr>
          <w:p w14:paraId="2D54F333" w14:textId="77777777" w:rsidR="002426EF" w:rsidRPr="003D1F31" w:rsidRDefault="00D00E26">
            <w:pPr>
              <w:spacing w:after="0" w:line="240" w:lineRule="auto"/>
            </w:pPr>
            <w:r w:rsidRPr="003D1F31">
              <w:rPr>
                <w:rFonts w:eastAsia="Calibri"/>
              </w:rPr>
              <w:t xml:space="preserve">policy makers, public administrations, representatives from governmental agencies </w:t>
            </w:r>
            <w:r w:rsidRPr="003D1F31">
              <w:rPr>
                <w:rFonts w:eastAsia="Calibri"/>
                <w:sz w:val="20"/>
                <w:szCs w:val="20"/>
              </w:rPr>
              <w:t>(n=94)</w:t>
            </w:r>
          </w:p>
        </w:tc>
        <w:tc>
          <w:tcPr>
            <w:tcW w:w="760" w:type="dxa"/>
            <w:tcBorders>
              <w:left w:val="nil"/>
              <w:right w:val="nil"/>
            </w:tcBorders>
            <w:vAlign w:val="center"/>
          </w:tcPr>
          <w:p w14:paraId="2F02B64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49</w:t>
            </w:r>
          </w:p>
        </w:tc>
        <w:tc>
          <w:tcPr>
            <w:tcW w:w="759" w:type="dxa"/>
            <w:tcBorders>
              <w:left w:val="nil"/>
            </w:tcBorders>
            <w:shd w:val="clear" w:color="auto" w:fill="E7E6E6" w:themeFill="background2"/>
            <w:vAlign w:val="center"/>
          </w:tcPr>
          <w:p w14:paraId="1618B2D1"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52.13</w:t>
            </w:r>
          </w:p>
        </w:tc>
        <w:tc>
          <w:tcPr>
            <w:tcW w:w="759" w:type="dxa"/>
            <w:gridSpan w:val="2"/>
            <w:tcBorders>
              <w:right w:val="nil"/>
            </w:tcBorders>
            <w:vAlign w:val="center"/>
          </w:tcPr>
          <w:p w14:paraId="4C90C5A8"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33</w:t>
            </w:r>
          </w:p>
        </w:tc>
        <w:tc>
          <w:tcPr>
            <w:tcW w:w="759" w:type="dxa"/>
            <w:tcBorders>
              <w:left w:val="nil"/>
            </w:tcBorders>
            <w:shd w:val="clear" w:color="auto" w:fill="E7E6E6" w:themeFill="background2"/>
            <w:vAlign w:val="center"/>
          </w:tcPr>
          <w:p w14:paraId="68FB8DAE"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35.11</w:t>
            </w:r>
          </w:p>
        </w:tc>
        <w:tc>
          <w:tcPr>
            <w:tcW w:w="759" w:type="dxa"/>
            <w:tcBorders>
              <w:right w:val="nil"/>
            </w:tcBorders>
            <w:vAlign w:val="center"/>
          </w:tcPr>
          <w:p w14:paraId="15772946"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7</w:t>
            </w:r>
          </w:p>
        </w:tc>
        <w:tc>
          <w:tcPr>
            <w:tcW w:w="758" w:type="dxa"/>
            <w:gridSpan w:val="2"/>
            <w:tcBorders>
              <w:left w:val="nil"/>
            </w:tcBorders>
            <w:shd w:val="clear" w:color="auto" w:fill="E7E6E6" w:themeFill="background2"/>
            <w:vAlign w:val="center"/>
          </w:tcPr>
          <w:p w14:paraId="17772CD6"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7.45</w:t>
            </w:r>
          </w:p>
        </w:tc>
        <w:tc>
          <w:tcPr>
            <w:tcW w:w="759" w:type="dxa"/>
            <w:tcBorders>
              <w:right w:val="nil"/>
            </w:tcBorders>
            <w:vAlign w:val="center"/>
          </w:tcPr>
          <w:p w14:paraId="51FFCF61"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5</w:t>
            </w:r>
          </w:p>
        </w:tc>
        <w:tc>
          <w:tcPr>
            <w:tcW w:w="758" w:type="dxa"/>
            <w:tcBorders>
              <w:left w:val="nil"/>
            </w:tcBorders>
            <w:shd w:val="clear" w:color="auto" w:fill="E7E6E6" w:themeFill="background2"/>
            <w:vAlign w:val="center"/>
          </w:tcPr>
          <w:p w14:paraId="5DC39A92"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5.32</w:t>
            </w:r>
          </w:p>
        </w:tc>
      </w:tr>
      <w:tr w:rsidR="00767650" w:rsidRPr="003D1F31" w14:paraId="25005B81"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3000" w:type="dxa"/>
            <w:tcBorders>
              <w:top w:val="nil"/>
              <w:bottom w:val="nil"/>
            </w:tcBorders>
          </w:tcPr>
          <w:p w14:paraId="0F9EF805" w14:textId="77777777" w:rsidR="002426EF" w:rsidRPr="003D1F31" w:rsidRDefault="00D00E26">
            <w:pPr>
              <w:spacing w:after="0" w:line="240" w:lineRule="auto"/>
            </w:pPr>
            <w:r w:rsidRPr="003D1F31">
              <w:rPr>
                <w:rFonts w:eastAsia="Calibri"/>
              </w:rPr>
              <w:lastRenderedPageBreak/>
              <w:t xml:space="preserve">individual citizens (e. g. as beneficiaries, customers, or concerned persons) </w:t>
            </w:r>
            <w:r w:rsidRPr="003D1F31">
              <w:rPr>
                <w:rFonts w:eastAsia="Calibri"/>
                <w:sz w:val="20"/>
                <w:szCs w:val="20"/>
              </w:rPr>
              <w:t>(n=82)</w:t>
            </w:r>
          </w:p>
        </w:tc>
        <w:tc>
          <w:tcPr>
            <w:tcW w:w="760" w:type="dxa"/>
            <w:tcBorders>
              <w:top w:val="nil"/>
              <w:left w:val="nil"/>
              <w:bottom w:val="nil"/>
              <w:right w:val="nil"/>
            </w:tcBorders>
            <w:vAlign w:val="center"/>
          </w:tcPr>
          <w:p w14:paraId="609D9628"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41</w:t>
            </w:r>
          </w:p>
        </w:tc>
        <w:tc>
          <w:tcPr>
            <w:tcW w:w="759" w:type="dxa"/>
            <w:tcBorders>
              <w:top w:val="nil"/>
              <w:left w:val="nil"/>
              <w:bottom w:val="nil"/>
            </w:tcBorders>
            <w:shd w:val="clear" w:color="auto" w:fill="E7E6E6" w:themeFill="background2"/>
            <w:vAlign w:val="center"/>
          </w:tcPr>
          <w:p w14:paraId="18965B2B"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50.00</w:t>
            </w:r>
          </w:p>
        </w:tc>
        <w:tc>
          <w:tcPr>
            <w:tcW w:w="759" w:type="dxa"/>
            <w:gridSpan w:val="2"/>
            <w:tcBorders>
              <w:top w:val="nil"/>
              <w:bottom w:val="nil"/>
              <w:right w:val="nil"/>
            </w:tcBorders>
            <w:vAlign w:val="center"/>
          </w:tcPr>
          <w:p w14:paraId="5B3443E8"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26</w:t>
            </w:r>
          </w:p>
        </w:tc>
        <w:tc>
          <w:tcPr>
            <w:tcW w:w="759" w:type="dxa"/>
            <w:tcBorders>
              <w:top w:val="nil"/>
              <w:left w:val="nil"/>
              <w:bottom w:val="nil"/>
            </w:tcBorders>
            <w:shd w:val="clear" w:color="auto" w:fill="E7E6E6" w:themeFill="background2"/>
            <w:vAlign w:val="center"/>
          </w:tcPr>
          <w:p w14:paraId="7F1DF976"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31.71</w:t>
            </w:r>
          </w:p>
        </w:tc>
        <w:tc>
          <w:tcPr>
            <w:tcW w:w="759" w:type="dxa"/>
            <w:tcBorders>
              <w:right w:val="nil"/>
            </w:tcBorders>
            <w:vAlign w:val="center"/>
          </w:tcPr>
          <w:p w14:paraId="3BF8306F"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7</w:t>
            </w:r>
          </w:p>
        </w:tc>
        <w:tc>
          <w:tcPr>
            <w:tcW w:w="758" w:type="dxa"/>
            <w:gridSpan w:val="2"/>
            <w:tcBorders>
              <w:left w:val="nil"/>
            </w:tcBorders>
            <w:shd w:val="clear" w:color="auto" w:fill="E7E6E6" w:themeFill="background2"/>
            <w:vAlign w:val="center"/>
          </w:tcPr>
          <w:p w14:paraId="3B66E2DF"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8.54</w:t>
            </w:r>
          </w:p>
        </w:tc>
        <w:tc>
          <w:tcPr>
            <w:tcW w:w="759" w:type="dxa"/>
            <w:tcBorders>
              <w:top w:val="nil"/>
              <w:bottom w:val="nil"/>
              <w:right w:val="nil"/>
            </w:tcBorders>
            <w:vAlign w:val="center"/>
          </w:tcPr>
          <w:p w14:paraId="751A68F7"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8</w:t>
            </w:r>
          </w:p>
        </w:tc>
        <w:tc>
          <w:tcPr>
            <w:tcW w:w="758" w:type="dxa"/>
            <w:tcBorders>
              <w:top w:val="nil"/>
              <w:left w:val="nil"/>
              <w:bottom w:val="nil"/>
            </w:tcBorders>
            <w:shd w:val="clear" w:color="auto" w:fill="E7E6E6" w:themeFill="background2"/>
            <w:vAlign w:val="center"/>
          </w:tcPr>
          <w:p w14:paraId="1139B169"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9.76</w:t>
            </w:r>
          </w:p>
        </w:tc>
      </w:tr>
      <w:tr w:rsidR="002426EF" w:rsidRPr="003D1F31" w14:paraId="70A58F80"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000" w:type="dxa"/>
          </w:tcPr>
          <w:p w14:paraId="5CBA911A" w14:textId="77777777" w:rsidR="002426EF" w:rsidRPr="003D1F31" w:rsidRDefault="00D00E26">
            <w:pPr>
              <w:spacing w:after="0" w:line="240" w:lineRule="auto"/>
            </w:pPr>
            <w:r w:rsidRPr="003D1F31">
              <w:rPr>
                <w:rFonts w:eastAsia="Calibri"/>
              </w:rPr>
              <w:t xml:space="preserve">media representatives (traditional media, digital media (e. g. bloggers), journalists, community-led media, etc.) </w:t>
            </w:r>
            <w:r w:rsidRPr="003D1F31">
              <w:rPr>
                <w:rFonts w:eastAsia="Calibri"/>
                <w:sz w:val="20"/>
                <w:szCs w:val="20"/>
              </w:rPr>
              <w:t>(n=114)</w:t>
            </w:r>
          </w:p>
        </w:tc>
        <w:tc>
          <w:tcPr>
            <w:tcW w:w="760" w:type="dxa"/>
            <w:tcBorders>
              <w:left w:val="nil"/>
              <w:right w:val="nil"/>
            </w:tcBorders>
            <w:vAlign w:val="center"/>
          </w:tcPr>
          <w:p w14:paraId="7C5D7160"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77</w:t>
            </w:r>
          </w:p>
        </w:tc>
        <w:tc>
          <w:tcPr>
            <w:tcW w:w="759" w:type="dxa"/>
            <w:tcBorders>
              <w:left w:val="nil"/>
            </w:tcBorders>
            <w:shd w:val="clear" w:color="auto" w:fill="E7E6E6" w:themeFill="background2"/>
            <w:vAlign w:val="center"/>
          </w:tcPr>
          <w:p w14:paraId="27D37566"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67.54</w:t>
            </w:r>
          </w:p>
        </w:tc>
        <w:tc>
          <w:tcPr>
            <w:tcW w:w="759" w:type="dxa"/>
            <w:gridSpan w:val="2"/>
            <w:tcBorders>
              <w:right w:val="nil"/>
            </w:tcBorders>
            <w:vAlign w:val="center"/>
          </w:tcPr>
          <w:p w14:paraId="764B97E7"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28</w:t>
            </w:r>
          </w:p>
        </w:tc>
        <w:tc>
          <w:tcPr>
            <w:tcW w:w="759" w:type="dxa"/>
            <w:tcBorders>
              <w:left w:val="nil"/>
            </w:tcBorders>
            <w:shd w:val="clear" w:color="auto" w:fill="E7E6E6" w:themeFill="background2"/>
            <w:vAlign w:val="center"/>
          </w:tcPr>
          <w:p w14:paraId="4D0F6E8E"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24.56</w:t>
            </w:r>
          </w:p>
        </w:tc>
        <w:tc>
          <w:tcPr>
            <w:tcW w:w="759" w:type="dxa"/>
            <w:tcBorders>
              <w:right w:val="nil"/>
            </w:tcBorders>
            <w:vAlign w:val="center"/>
          </w:tcPr>
          <w:p w14:paraId="64111E51"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8</w:t>
            </w:r>
          </w:p>
        </w:tc>
        <w:tc>
          <w:tcPr>
            <w:tcW w:w="758" w:type="dxa"/>
            <w:gridSpan w:val="2"/>
            <w:tcBorders>
              <w:left w:val="nil"/>
            </w:tcBorders>
            <w:shd w:val="clear" w:color="auto" w:fill="E7E6E6" w:themeFill="background2"/>
            <w:vAlign w:val="center"/>
          </w:tcPr>
          <w:p w14:paraId="7FC4F65E"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7.02</w:t>
            </w:r>
          </w:p>
        </w:tc>
        <w:tc>
          <w:tcPr>
            <w:tcW w:w="759" w:type="dxa"/>
            <w:tcBorders>
              <w:right w:val="nil"/>
            </w:tcBorders>
            <w:vAlign w:val="center"/>
          </w:tcPr>
          <w:p w14:paraId="422C7866"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w:t>
            </w:r>
          </w:p>
        </w:tc>
        <w:tc>
          <w:tcPr>
            <w:tcW w:w="758" w:type="dxa"/>
            <w:tcBorders>
              <w:left w:val="nil"/>
            </w:tcBorders>
            <w:shd w:val="clear" w:color="auto" w:fill="E7E6E6" w:themeFill="background2"/>
            <w:vAlign w:val="center"/>
          </w:tcPr>
          <w:p w14:paraId="3F13AB75"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0.88</w:t>
            </w:r>
          </w:p>
        </w:tc>
      </w:tr>
      <w:tr w:rsidR="002426EF" w:rsidRPr="003D1F31" w14:paraId="22E8C722"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3000" w:type="dxa"/>
            <w:tcBorders>
              <w:top w:val="nil"/>
            </w:tcBorders>
          </w:tcPr>
          <w:p w14:paraId="1A7F2633" w14:textId="77777777" w:rsidR="002426EF" w:rsidRPr="003D1F31" w:rsidRDefault="00D00E26">
            <w:pPr>
              <w:spacing w:after="0" w:line="240" w:lineRule="auto"/>
            </w:pPr>
            <w:r w:rsidRPr="003D1F31">
              <w:rPr>
                <w:rFonts w:eastAsia="Calibri"/>
              </w:rPr>
              <w:t xml:space="preserve">representatives from welfare- or education-providing institutions (such as schools, kindergartens, hospitals, or care centres) </w:t>
            </w:r>
            <w:r w:rsidRPr="003D1F31">
              <w:rPr>
                <w:rFonts w:eastAsia="Calibri"/>
                <w:sz w:val="20"/>
                <w:szCs w:val="20"/>
              </w:rPr>
              <w:t>(n=74)</w:t>
            </w:r>
          </w:p>
        </w:tc>
        <w:tc>
          <w:tcPr>
            <w:tcW w:w="760" w:type="dxa"/>
            <w:tcBorders>
              <w:top w:val="nil"/>
              <w:left w:val="nil"/>
              <w:right w:val="nil"/>
            </w:tcBorders>
            <w:vAlign w:val="center"/>
          </w:tcPr>
          <w:p w14:paraId="1AE94061"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32</w:t>
            </w:r>
          </w:p>
        </w:tc>
        <w:tc>
          <w:tcPr>
            <w:tcW w:w="759" w:type="dxa"/>
            <w:tcBorders>
              <w:top w:val="nil"/>
              <w:left w:val="nil"/>
            </w:tcBorders>
            <w:shd w:val="clear" w:color="auto" w:fill="E7E6E6" w:themeFill="background2"/>
            <w:vAlign w:val="center"/>
          </w:tcPr>
          <w:p w14:paraId="01579884"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43.24</w:t>
            </w:r>
          </w:p>
        </w:tc>
        <w:tc>
          <w:tcPr>
            <w:tcW w:w="759" w:type="dxa"/>
            <w:gridSpan w:val="2"/>
            <w:tcBorders>
              <w:top w:val="nil"/>
              <w:right w:val="nil"/>
            </w:tcBorders>
            <w:vAlign w:val="center"/>
          </w:tcPr>
          <w:p w14:paraId="1882BA2D"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20</w:t>
            </w:r>
          </w:p>
        </w:tc>
        <w:tc>
          <w:tcPr>
            <w:tcW w:w="759" w:type="dxa"/>
            <w:tcBorders>
              <w:top w:val="nil"/>
              <w:left w:val="nil"/>
            </w:tcBorders>
            <w:shd w:val="clear" w:color="auto" w:fill="E7E6E6" w:themeFill="background2"/>
            <w:vAlign w:val="center"/>
          </w:tcPr>
          <w:p w14:paraId="6A2D08FE"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27.03</w:t>
            </w:r>
          </w:p>
        </w:tc>
        <w:tc>
          <w:tcPr>
            <w:tcW w:w="759" w:type="dxa"/>
            <w:tcBorders>
              <w:right w:val="nil"/>
            </w:tcBorders>
            <w:vAlign w:val="center"/>
          </w:tcPr>
          <w:p w14:paraId="5CBEE9E7"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16</w:t>
            </w:r>
          </w:p>
        </w:tc>
        <w:tc>
          <w:tcPr>
            <w:tcW w:w="758" w:type="dxa"/>
            <w:gridSpan w:val="2"/>
            <w:tcBorders>
              <w:left w:val="nil"/>
            </w:tcBorders>
            <w:shd w:val="clear" w:color="auto" w:fill="E7E6E6" w:themeFill="background2"/>
            <w:vAlign w:val="center"/>
          </w:tcPr>
          <w:p w14:paraId="23201B30"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21.62</w:t>
            </w:r>
          </w:p>
        </w:tc>
        <w:tc>
          <w:tcPr>
            <w:tcW w:w="759" w:type="dxa"/>
            <w:tcBorders>
              <w:top w:val="nil"/>
              <w:right w:val="nil"/>
            </w:tcBorders>
            <w:vAlign w:val="center"/>
          </w:tcPr>
          <w:p w14:paraId="21BFB2DE"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rPr>
              <w:t>6</w:t>
            </w:r>
          </w:p>
        </w:tc>
        <w:tc>
          <w:tcPr>
            <w:tcW w:w="758" w:type="dxa"/>
            <w:tcBorders>
              <w:top w:val="nil"/>
              <w:left w:val="nil"/>
            </w:tcBorders>
            <w:shd w:val="clear" w:color="auto" w:fill="E7E6E6" w:themeFill="background2"/>
            <w:vAlign w:val="center"/>
          </w:tcPr>
          <w:p w14:paraId="523DAB7D"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8.11</w:t>
            </w:r>
          </w:p>
        </w:tc>
      </w:tr>
    </w:tbl>
    <w:p w14:paraId="572C2C55" w14:textId="77777777" w:rsidR="002426EF" w:rsidRPr="003D1F31" w:rsidRDefault="002426EF">
      <w:pPr>
        <w:pStyle w:val="RTDBody"/>
      </w:pPr>
    </w:p>
    <w:p w14:paraId="10F1BAC5" w14:textId="77777777" w:rsidR="002426EF" w:rsidRPr="003D1F31" w:rsidRDefault="002426EF">
      <w:pPr>
        <w:sectPr w:rsidR="002426EF" w:rsidRPr="003D1F31">
          <w:headerReference w:type="default" r:id="rId62"/>
          <w:footerReference w:type="default" r:id="rId63"/>
          <w:pgSz w:w="11906" w:h="16838"/>
          <w:pgMar w:top="1417" w:right="1417" w:bottom="1134" w:left="1417" w:header="708" w:footer="708" w:gutter="0"/>
          <w:cols w:space="720"/>
          <w:formProt w:val="0"/>
          <w:docGrid w:linePitch="360" w:charSpace="4096"/>
        </w:sectPr>
      </w:pPr>
    </w:p>
    <w:p w14:paraId="2496D443" w14:textId="77777777" w:rsidR="002426EF" w:rsidRPr="003D1F31" w:rsidRDefault="002426EF">
      <w:pPr>
        <w:ind w:right="28"/>
      </w:pPr>
    </w:p>
    <w:p w14:paraId="4959C6C3" w14:textId="77777777" w:rsidR="002426EF" w:rsidRPr="003D1F31" w:rsidRDefault="002426EF">
      <w:pPr>
        <w:ind w:right="28"/>
      </w:pPr>
    </w:p>
    <w:p w14:paraId="142AF811" w14:textId="77777777" w:rsidR="002426EF" w:rsidRPr="003D1F31" w:rsidRDefault="002426EF">
      <w:pPr>
        <w:ind w:right="28"/>
      </w:pPr>
    </w:p>
    <w:p w14:paraId="4F7B53C1" w14:textId="77777777" w:rsidR="002426EF" w:rsidRPr="003D1F31" w:rsidRDefault="002426EF">
      <w:pPr>
        <w:ind w:right="28"/>
      </w:pPr>
    </w:p>
    <w:p w14:paraId="4948FA11" w14:textId="77777777" w:rsidR="002426EF" w:rsidRPr="003D1F31" w:rsidRDefault="002426EF">
      <w:pPr>
        <w:ind w:right="28"/>
      </w:pPr>
    </w:p>
    <w:p w14:paraId="0FAE27AF" w14:textId="77777777" w:rsidR="002426EF" w:rsidRPr="003D1F31" w:rsidRDefault="002426EF">
      <w:pPr>
        <w:ind w:right="28"/>
      </w:pPr>
    </w:p>
    <w:p w14:paraId="27351F52" w14:textId="77777777" w:rsidR="002426EF" w:rsidRPr="003D1F31" w:rsidRDefault="002426EF">
      <w:pPr>
        <w:pStyle w:val="RTDBackcoverSummary"/>
        <w:rPr>
          <w:color w:val="auto"/>
        </w:rPr>
      </w:pPr>
    </w:p>
    <w:p w14:paraId="3BFF4FDA" w14:textId="77777777" w:rsidR="002426EF" w:rsidRPr="003D1F31" w:rsidRDefault="002426EF">
      <w:pPr>
        <w:pStyle w:val="RTDBackcoverSummary"/>
        <w:rPr>
          <w:color w:val="auto"/>
        </w:rPr>
      </w:pPr>
    </w:p>
    <w:p w14:paraId="4CA7277A" w14:textId="77777777" w:rsidR="002426EF" w:rsidRPr="003D1F31" w:rsidRDefault="002426EF">
      <w:pPr>
        <w:pStyle w:val="RTDBackcoverSummary"/>
        <w:rPr>
          <w:color w:val="auto"/>
        </w:rPr>
      </w:pPr>
    </w:p>
    <w:p w14:paraId="43A23F86" w14:textId="77777777" w:rsidR="002426EF" w:rsidRPr="003D1F31" w:rsidRDefault="002426EF">
      <w:pPr>
        <w:ind w:right="-1"/>
        <w:rPr>
          <w:i/>
          <w:sz w:val="16"/>
          <w:szCs w:val="16"/>
        </w:rPr>
      </w:pPr>
    </w:p>
    <w:p w14:paraId="426BC71B" w14:textId="77777777" w:rsidR="002426EF" w:rsidRPr="003D1F31" w:rsidRDefault="002426EF">
      <w:pPr>
        <w:ind w:right="-1"/>
        <w:rPr>
          <w:i/>
          <w:sz w:val="16"/>
          <w:szCs w:val="16"/>
        </w:rPr>
      </w:pPr>
    </w:p>
    <w:p w14:paraId="3BC21EF7" w14:textId="77777777" w:rsidR="002426EF" w:rsidRPr="003D1F31" w:rsidRDefault="002426EF">
      <w:pPr>
        <w:ind w:right="-1"/>
        <w:rPr>
          <w:i/>
          <w:sz w:val="16"/>
          <w:szCs w:val="16"/>
        </w:rPr>
      </w:pPr>
    </w:p>
    <w:p w14:paraId="212AC080" w14:textId="77777777" w:rsidR="002426EF" w:rsidRPr="003D1F31" w:rsidRDefault="002426EF">
      <w:pPr>
        <w:ind w:right="-1"/>
        <w:rPr>
          <w:i/>
          <w:sz w:val="16"/>
          <w:szCs w:val="16"/>
        </w:rPr>
      </w:pPr>
    </w:p>
    <w:p w14:paraId="0027AF04" w14:textId="77777777" w:rsidR="002426EF" w:rsidRPr="003D1F31" w:rsidRDefault="002426EF">
      <w:pPr>
        <w:ind w:right="-1"/>
        <w:rPr>
          <w:i/>
          <w:sz w:val="16"/>
          <w:szCs w:val="16"/>
        </w:rPr>
      </w:pPr>
    </w:p>
    <w:p w14:paraId="0D71EEFE" w14:textId="77777777" w:rsidR="002426EF" w:rsidRPr="003D1F31" w:rsidRDefault="002426EF">
      <w:pPr>
        <w:ind w:right="-1"/>
        <w:rPr>
          <w:i/>
          <w:sz w:val="16"/>
          <w:szCs w:val="16"/>
        </w:rPr>
      </w:pPr>
    </w:p>
    <w:p w14:paraId="66EA4523" w14:textId="77777777" w:rsidR="002426EF" w:rsidRPr="003D1F31" w:rsidRDefault="00D00E26">
      <w:pPr>
        <w:ind w:right="-1"/>
        <w:rPr>
          <w:i/>
          <w:sz w:val="16"/>
          <w:szCs w:val="16"/>
        </w:rPr>
      </w:pPr>
      <w:r w:rsidRPr="003D1F31">
        <w:rPr>
          <w:i/>
          <w:noProof/>
          <w:sz w:val="16"/>
          <w:szCs w:val="16"/>
          <w:lang w:val="de-AT" w:eastAsia="de-AT"/>
          <w:rPrChange w:id="148" w:author="Utku B. Demir" w:date="2022-05-14T19:10:00Z">
            <w:rPr>
              <w:noProof/>
              <w:lang w:val="de-AT" w:eastAsia="de-AT"/>
            </w:rPr>
          </w:rPrChange>
        </w:rPr>
        <w:drawing>
          <wp:anchor distT="0" distB="0" distL="0" distR="0" simplePos="0" relativeHeight="32" behindDoc="1" locked="0" layoutInCell="0" allowOverlap="1" wp14:anchorId="2862B5BB" wp14:editId="6DE29A54">
            <wp:simplePos x="0" y="0"/>
            <wp:positionH relativeFrom="column">
              <wp:posOffset>4436745</wp:posOffset>
            </wp:positionH>
            <wp:positionV relativeFrom="paragraph">
              <wp:posOffset>10160</wp:posOffset>
            </wp:positionV>
            <wp:extent cx="1441450" cy="1360170"/>
            <wp:effectExtent l="0" t="0" r="0" b="0"/>
            <wp:wrapNone/>
            <wp:docPr id="33"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1"/>
                    <pic:cNvPicPr>
                      <a:picLocks noChangeAspect="1" noChangeArrowheads="1"/>
                    </pic:cNvPicPr>
                  </pic:nvPicPr>
                  <pic:blipFill>
                    <a:blip r:embed="rId64"/>
                    <a:stretch>
                      <a:fillRect/>
                    </a:stretch>
                  </pic:blipFill>
                  <pic:spPr bwMode="auto">
                    <a:xfrm>
                      <a:off x="0" y="0"/>
                      <a:ext cx="1441450" cy="1360170"/>
                    </a:xfrm>
                    <a:prstGeom prst="rect">
                      <a:avLst/>
                    </a:prstGeom>
                  </pic:spPr>
                </pic:pic>
              </a:graphicData>
            </a:graphic>
          </wp:anchor>
        </w:drawing>
      </w:r>
    </w:p>
    <w:p w14:paraId="446B4722" w14:textId="77777777" w:rsidR="002426EF" w:rsidRPr="003D1F31" w:rsidRDefault="002426EF">
      <w:pPr>
        <w:ind w:right="-1"/>
        <w:rPr>
          <w:i/>
          <w:sz w:val="16"/>
          <w:szCs w:val="16"/>
        </w:rPr>
      </w:pPr>
    </w:p>
    <w:p w14:paraId="6294B339" w14:textId="77777777" w:rsidR="002426EF" w:rsidRPr="003D1F31" w:rsidRDefault="002426EF">
      <w:pPr>
        <w:ind w:right="-1"/>
        <w:rPr>
          <w:i/>
          <w:sz w:val="16"/>
          <w:szCs w:val="16"/>
        </w:rPr>
      </w:pPr>
    </w:p>
    <w:p w14:paraId="7DAC83AB" w14:textId="77777777" w:rsidR="002426EF" w:rsidRPr="003D1F31" w:rsidRDefault="002426EF">
      <w:pPr>
        <w:ind w:right="-1"/>
        <w:rPr>
          <w:i/>
          <w:sz w:val="16"/>
          <w:szCs w:val="16"/>
        </w:rPr>
      </w:pPr>
    </w:p>
    <w:p w14:paraId="5E4441E3" w14:textId="77777777" w:rsidR="002426EF" w:rsidRPr="003D1F31" w:rsidRDefault="002426EF">
      <w:pPr>
        <w:ind w:right="-1"/>
        <w:rPr>
          <w:i/>
          <w:sz w:val="16"/>
          <w:szCs w:val="16"/>
        </w:rPr>
      </w:pPr>
    </w:p>
    <w:p w14:paraId="7BA08A96" w14:textId="77777777" w:rsidR="002426EF" w:rsidRPr="003D1F31" w:rsidRDefault="002426EF">
      <w:pPr>
        <w:ind w:right="-1"/>
        <w:rPr>
          <w:i/>
          <w:sz w:val="16"/>
          <w:szCs w:val="16"/>
        </w:rPr>
      </w:pPr>
    </w:p>
    <w:p w14:paraId="58F196A0" w14:textId="77777777" w:rsidR="002426EF" w:rsidRPr="003D1F31" w:rsidRDefault="002426EF">
      <w:pPr>
        <w:ind w:right="-1"/>
        <w:rPr>
          <w:i/>
          <w:sz w:val="16"/>
          <w:szCs w:val="16"/>
        </w:rPr>
      </w:pPr>
    </w:p>
    <w:p w14:paraId="472C54F6" w14:textId="77777777" w:rsidR="002426EF" w:rsidRPr="003D1F31" w:rsidRDefault="002426EF">
      <w:pPr>
        <w:ind w:right="-1"/>
        <w:rPr>
          <w:i/>
          <w:sz w:val="16"/>
          <w:szCs w:val="16"/>
        </w:rPr>
      </w:pPr>
    </w:p>
    <w:p w14:paraId="0AC43D3C" w14:textId="77777777" w:rsidR="002426EF" w:rsidRPr="004922E5" w:rsidRDefault="00D00E26">
      <w:pPr>
        <w:spacing w:after="120"/>
        <w:jc w:val="right"/>
        <w:rPr>
          <w:rFonts w:cs="Arial"/>
          <w:b/>
          <w:bCs/>
          <w:lang w:val="de-AT"/>
        </w:rPr>
      </w:pPr>
      <w:r w:rsidRPr="004922E5">
        <w:rPr>
          <w:rFonts w:cs="ECSquareSansPro-Bold"/>
          <w:b/>
          <w:bCs/>
          <w:lang w:val="de-AT"/>
          <w:rPrChange w:id="149" w:author="Utku B. Demir" w:date="2022-06-07T12:16:00Z">
            <w:rPr/>
          </w:rPrChange>
        </w:rPr>
        <w:t>Getting in touch with the ZSI – Zentrum für Soziale Innovation</w:t>
      </w:r>
    </w:p>
    <w:p w14:paraId="256DCE70"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Address:</w:t>
      </w:r>
    </w:p>
    <w:p w14:paraId="0095558A"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Linke Wienzeile 246</w:t>
      </w:r>
    </w:p>
    <w:p w14:paraId="7BFF411B"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1150 Vienna</w:t>
      </w:r>
    </w:p>
    <w:p w14:paraId="0A71AEEF"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Austria</w:t>
      </w:r>
    </w:p>
    <w:p w14:paraId="4650CB15" w14:textId="77777777" w:rsidR="002426EF" w:rsidRPr="003D1F31" w:rsidRDefault="002426EF">
      <w:pPr>
        <w:spacing w:after="0"/>
        <w:jc w:val="right"/>
        <w:rPr>
          <w:rFonts w:cs="ECSquareSansProMedium"/>
          <w:color w:val="000000"/>
          <w:sz w:val="16"/>
          <w:szCs w:val="16"/>
        </w:rPr>
      </w:pPr>
    </w:p>
    <w:p w14:paraId="248BD0AD"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Phone:</w:t>
      </w:r>
    </w:p>
    <w:p w14:paraId="22D153D7"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0043-1-4950442-0</w:t>
      </w:r>
    </w:p>
    <w:p w14:paraId="538A3486" w14:textId="77777777" w:rsidR="002426EF" w:rsidRPr="003D1F31" w:rsidRDefault="002426EF">
      <w:pPr>
        <w:spacing w:after="0"/>
        <w:jc w:val="right"/>
        <w:rPr>
          <w:rFonts w:cs="ECSquareSansProMedium"/>
          <w:color w:val="000000"/>
          <w:sz w:val="16"/>
          <w:szCs w:val="16"/>
        </w:rPr>
      </w:pPr>
    </w:p>
    <w:p w14:paraId="780DD537"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eMail:</w:t>
      </w:r>
    </w:p>
    <w:p w14:paraId="45B98555" w14:textId="77777777" w:rsidR="002426EF" w:rsidRPr="003D1F31" w:rsidRDefault="00000000">
      <w:pPr>
        <w:spacing w:after="0"/>
        <w:jc w:val="right"/>
        <w:rPr>
          <w:rFonts w:cs="ECSquareSansProMedium"/>
          <w:i/>
          <w:color w:val="000000"/>
          <w:sz w:val="16"/>
          <w:szCs w:val="16"/>
        </w:rPr>
      </w:pPr>
      <w:hyperlink r:id="rId65">
        <w:r w:rsidR="00D00E26" w:rsidRPr="003D1F31">
          <w:rPr>
            <w:rStyle w:val="Hyperlink"/>
            <w:rFonts w:cs="ECSquareSansProMedium"/>
            <w:i/>
            <w:sz w:val="16"/>
            <w:szCs w:val="16"/>
          </w:rPr>
          <w:t>office@zsi.at</w:t>
        </w:r>
      </w:hyperlink>
    </w:p>
    <w:p w14:paraId="793CEC83" w14:textId="77777777" w:rsidR="002426EF" w:rsidRPr="003D1F31" w:rsidRDefault="002426EF">
      <w:pPr>
        <w:spacing w:after="0"/>
        <w:jc w:val="right"/>
        <w:rPr>
          <w:rFonts w:cs="ECSquareSansProMedium"/>
          <w:color w:val="000000"/>
          <w:sz w:val="16"/>
          <w:szCs w:val="16"/>
        </w:rPr>
      </w:pPr>
    </w:p>
    <w:p w14:paraId="314A473D"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www.zsi.at</w:t>
      </w:r>
    </w:p>
    <w:p w14:paraId="099BCD80" w14:textId="77777777" w:rsidR="002426EF" w:rsidRPr="003D1F31" w:rsidRDefault="002426EF">
      <w:pPr>
        <w:spacing w:after="0"/>
        <w:jc w:val="right"/>
        <w:rPr>
          <w:rFonts w:cs="ECSquareSansProMedium"/>
          <w:color w:val="000000"/>
          <w:sz w:val="16"/>
          <w:szCs w:val="16"/>
        </w:rPr>
      </w:pPr>
    </w:p>
    <w:p w14:paraId="39274EEA" w14:textId="77777777" w:rsidR="002426EF" w:rsidRPr="003D1F31" w:rsidRDefault="002426EF">
      <w:pPr>
        <w:spacing w:after="0"/>
        <w:jc w:val="right"/>
        <w:rPr>
          <w:rFonts w:cs="ECSquareSansProMedium"/>
          <w:color w:val="000000"/>
          <w:sz w:val="16"/>
          <w:szCs w:val="16"/>
        </w:rPr>
      </w:pPr>
    </w:p>
    <w:p w14:paraId="340B2F51" w14:textId="77777777" w:rsidR="002426EF" w:rsidRPr="003D1F31" w:rsidRDefault="002426EF">
      <w:pPr>
        <w:spacing w:after="120" w:line="240" w:lineRule="atLeast"/>
        <w:jc w:val="both"/>
        <w:rPr>
          <w:rFonts w:cstheme="minorHAnsi"/>
        </w:rPr>
      </w:pPr>
    </w:p>
    <w:sectPr w:rsidR="002426EF" w:rsidRPr="003D1F31">
      <w:headerReference w:type="default" r:id="rId66"/>
      <w:footerReference w:type="default" r:id="rId67"/>
      <w:pgSz w:w="11906" w:h="16838"/>
      <w:pgMar w:top="1417" w:right="1417" w:bottom="1134" w:left="1417" w:header="708"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Utku B. Demir" w:date="2022-05-13T14:32:00Z" w:initials="ubd">
    <w:p w14:paraId="0162094C" w14:textId="77777777" w:rsidR="002F6669" w:rsidRPr="004922E5" w:rsidRDefault="002F6669">
      <w:pPr>
        <w:rPr>
          <w:lang w:val="de-AT"/>
        </w:rPr>
      </w:pPr>
      <w:r w:rsidRPr="004922E5">
        <w:rPr>
          <w:rFonts w:ascii="Carlito" w:eastAsia="DejaVu Sans" w:hAnsi="Carlito" w:cs="DejaVu Sans"/>
          <w:sz w:val="20"/>
          <w:szCs w:val="20"/>
          <w:lang w:val="de-AT" w:bidi="en-US"/>
        </w:rPr>
        <w:t>Visualise the table from MiroBoard</w:t>
      </w:r>
    </w:p>
  </w:comment>
  <w:comment w:id="15" w:author="xyz" w:date="2022-06-20T18:21:00Z" w:initials="xyz">
    <w:p w14:paraId="7E75015D" w14:textId="721739EF" w:rsidR="002F6669" w:rsidRPr="003D1F31" w:rsidRDefault="002F6669">
      <w:pPr>
        <w:pStyle w:val="CommentText"/>
        <w:rPr>
          <w:lang w:val="de-AT"/>
        </w:rPr>
      </w:pPr>
      <w:r>
        <w:rPr>
          <w:rStyle w:val="CommentReference"/>
        </w:rPr>
        <w:annotationRef/>
      </w:r>
      <w:r w:rsidRPr="003D1F31">
        <w:rPr>
          <w:lang w:val="de-AT"/>
        </w:rPr>
        <w:t xml:space="preserve">@Utku: bitte </w:t>
      </w:r>
      <w:r>
        <w:rPr>
          <w:lang w:val="de-AT"/>
        </w:rPr>
        <w:t>eine Tabelle in der die 3 Gruppen (0-3)(4-6) und (7-10) in Bezug auf experience with transdisciplinary research nach den 3 scientific domains aufgeteilt werden.</w:t>
      </w:r>
    </w:p>
  </w:comment>
  <w:comment w:id="19" w:author="xyz" w:date="2022-06-21T12:53:00Z" w:initials="xyz">
    <w:p w14:paraId="176A4F1C" w14:textId="56F90415" w:rsidR="002F6669" w:rsidRDefault="002F6669">
      <w:pPr>
        <w:pStyle w:val="CommentText"/>
        <w:rPr>
          <w:lang w:val="de-AT"/>
        </w:rPr>
      </w:pPr>
      <w:r>
        <w:rPr>
          <w:rStyle w:val="CommentReference"/>
        </w:rPr>
        <w:annotationRef/>
      </w:r>
      <w:r w:rsidRPr="0024640E">
        <w:rPr>
          <w:lang w:val="de-AT"/>
        </w:rPr>
        <w:t xml:space="preserve">@Utku: mir gefällt nicht, dass hier die Einteilung in5 und höher gemacht wurde. </w:t>
      </w:r>
      <w:r>
        <w:rPr>
          <w:lang w:val="de-AT"/>
        </w:rPr>
        <w:t>Das ist ein unnötiger und m. E. unbegründeter Bruch mit den restlichen Analysen, wo die Einteilungen immer (so weit ich dasbehirne) 0-3, 4-6 und 7-10 waren.</w:t>
      </w:r>
    </w:p>
    <w:p w14:paraId="2A1E90FE" w14:textId="0D279C10" w:rsidR="002F6669" w:rsidRPr="0024640E" w:rsidRDefault="002F6669">
      <w:pPr>
        <w:pStyle w:val="CommentText"/>
        <w:rPr>
          <w:lang w:val="de-AT"/>
        </w:rPr>
      </w:pPr>
      <w:r>
        <w:rPr>
          <w:lang w:val="de-AT"/>
        </w:rPr>
        <w:t>Kannst du daher bitte das neu berechnen, und zwar einmal mit denen die 4 und höher für contribution to SI geantwortet haben und nochmals für diejenigen, die 7 und höher contribution to SI geantwortet haben.</w:t>
      </w:r>
    </w:p>
  </w:comment>
  <w:comment w:id="20" w:author="Utku B. Demir" w:date="2022-06-24T02:21:00Z" w:initials="ubd">
    <w:p w14:paraId="698F7811" w14:textId="77777777" w:rsidR="00264E21" w:rsidRDefault="0092500A" w:rsidP="00AD24DD">
      <w:r>
        <w:rPr>
          <w:rStyle w:val="CommentReference"/>
        </w:rPr>
        <w:annotationRef/>
      </w:r>
      <w:r w:rsidR="00264E21">
        <w:rPr>
          <w:sz w:val="20"/>
          <w:szCs w:val="20"/>
        </w:rPr>
        <w:t xml:space="preserve">Wir haben diesen Absatz schon ein paar mal diskutiert. Mir wäre es auch lieber anpassen zu können aber der Wert 5 hier ist leider ein Threshold/ eine Kondition, das/die in der Implementation von der Umfrage festgestellt war. </w:t>
      </w:r>
      <w:r w:rsidR="00264E21">
        <w:rPr>
          <w:sz w:val="20"/>
          <w:szCs w:val="20"/>
        </w:rPr>
        <w:cr/>
      </w:r>
      <w:r w:rsidR="00264E21">
        <w:rPr>
          <w:sz w:val="20"/>
          <w:szCs w:val="20"/>
        </w:rPr>
        <w:cr/>
        <w:t>Wofür dient das Threshold?</w:t>
      </w:r>
      <w:r w:rsidR="00264E21">
        <w:rPr>
          <w:sz w:val="20"/>
          <w:szCs w:val="20"/>
        </w:rPr>
        <w:cr/>
        <w:t xml:space="preserve">Die Respondenten, die bei der Frage “Familiarity with SI” einen Wert niedriger als 5 ausgewählt haben, haben die Frage “contribution of their specific SNSF funded project to SI” gar nicht bekommen (hence the </w:t>
      </w:r>
      <w:r w:rsidR="00264E21">
        <w:rPr>
          <w:i/>
          <w:iCs/>
          <w:sz w:val="20"/>
          <w:szCs w:val="20"/>
        </w:rPr>
        <w:t>elligible</w:t>
      </w:r>
      <w:r w:rsidR="00264E21">
        <w:rPr>
          <w:sz w:val="20"/>
          <w:szCs w:val="20"/>
        </w:rPr>
        <w:t xml:space="preserve"> participants). </w:t>
      </w:r>
      <w:r w:rsidR="00264E21">
        <w:rPr>
          <w:sz w:val="20"/>
          <w:szCs w:val="20"/>
        </w:rPr>
        <w:cr/>
      </w:r>
      <w:r w:rsidR="00264E21">
        <w:rPr>
          <w:sz w:val="20"/>
          <w:szCs w:val="20"/>
        </w:rPr>
        <w:cr/>
        <w:t>Also, das ist eine Kondition, die inder Umfrage festgestellt war. ==&gt; Wir haben keine Daten über “contribution of their specific SNSF funded project to SI” von denjenigen Teilnehmer:innen, die ihre “Familiarity with SI” z.B. 4 bewertet haben, deswegen kann ich die Auswertung hier nicht ändern.</w:t>
      </w:r>
      <w:r w:rsidR="00264E21">
        <w:rPr>
          <w:sz w:val="20"/>
          <w:szCs w:val="20"/>
        </w:rPr>
        <w:cr/>
      </w:r>
      <w:r w:rsidR="00264E21">
        <w:rPr>
          <w:sz w:val="20"/>
          <w:szCs w:val="20"/>
        </w:rPr>
        <w:cr/>
        <w:t xml:space="preserve">Warum ist hier als Threshold 5 ausgewählt. Ich weiß nicht, ich habe diese Phase von der Umfragenvorbereitung gar nicht mitbekommen aber es macht Sinn genau den Wert in der Mitte auszuwählen. </w:t>
      </w:r>
      <w:r w:rsidR="00264E21">
        <w:rPr>
          <w:sz w:val="20"/>
          <w:szCs w:val="20"/>
        </w:rPr>
        <w:cr/>
      </w:r>
      <w:r w:rsidR="00264E21">
        <w:rPr>
          <w:sz w:val="20"/>
          <w:szCs w:val="20"/>
        </w:rPr>
        <w:cr/>
        <w:t>Sollten wir stattdessen die Segmente auf den Visualisierungen ändern und etwas wie 0 -4, 5-7, 8-10 auswählen? Denke nicht. Dann hätten wir erstens riesige roten Balken und wir verlieren den Wert 7, der meistens als ein unsicherer “10er” eingetragen wird.</w:t>
      </w:r>
      <w:r w:rsidR="00264E21">
        <w:rPr>
          <w:sz w:val="20"/>
          <w:szCs w:val="20"/>
        </w:rPr>
        <w:cr/>
        <w:t xml:space="preserve"> </w:t>
      </w:r>
      <w:r w:rsidR="00264E21">
        <w:rPr>
          <w:sz w:val="20"/>
          <w:szCs w:val="20"/>
        </w:rPr>
        <w:cr/>
      </w:r>
    </w:p>
  </w:comment>
  <w:comment w:id="23" w:author="xyz" w:date="2022-06-20T18:29:00Z" w:initials="xyz">
    <w:p w14:paraId="3857AD65" w14:textId="1A722A40" w:rsidR="002F6669" w:rsidRPr="00BE783A" w:rsidRDefault="002F6669" w:rsidP="00151791">
      <w:pPr>
        <w:pStyle w:val="CommentText"/>
        <w:jc w:val="both"/>
        <w:rPr>
          <w:lang w:val="de-AT"/>
        </w:rPr>
      </w:pPr>
      <w:r>
        <w:rPr>
          <w:rStyle w:val="CommentReference"/>
        </w:rPr>
        <w:annotationRef/>
      </w:r>
      <w:r w:rsidRPr="003D1F31">
        <w:rPr>
          <w:lang w:val="de-AT"/>
        </w:rPr>
        <w:t xml:space="preserve">@Utku: bitte </w:t>
      </w:r>
      <w:r>
        <w:rPr>
          <w:lang w:val="de-AT"/>
        </w:rPr>
        <w:t>eine Tabelle in der die 3 Gruppen (0-3)(4-6) und (7-10) in Bezug auf SI-contribution (self-assessment) nach den 3 scientific domains aufgeteilt werden.</w:t>
      </w:r>
    </w:p>
  </w:comment>
  <w:comment w:id="45" w:author="xyz" w:date="2022-06-20T21:42:00Z" w:initials="xyz">
    <w:p w14:paraId="5ACDAE7A" w14:textId="619058D2" w:rsidR="002F6669" w:rsidRPr="004922E5" w:rsidRDefault="002F6669">
      <w:pPr>
        <w:pStyle w:val="CommentText"/>
      </w:pPr>
      <w:r>
        <w:rPr>
          <w:rStyle w:val="CommentReference"/>
        </w:rPr>
        <w:annotationRef/>
      </w:r>
      <w:r w:rsidRPr="004922E5">
        <w:t>Proposal phase</w:t>
      </w:r>
    </w:p>
    <w:p w14:paraId="79AC634D" w14:textId="5A6D6A56" w:rsidR="002F6669" w:rsidRPr="004922E5" w:rsidRDefault="002F6669">
      <w:pPr>
        <w:pStyle w:val="CommentText"/>
      </w:pPr>
      <w:r w:rsidRPr="004922E5">
        <w:t>Development and implementation</w:t>
      </w:r>
    </w:p>
    <w:p w14:paraId="32955D34" w14:textId="57928A9D" w:rsidR="002F6669" w:rsidRPr="004922E5" w:rsidRDefault="002F6669">
      <w:pPr>
        <w:pStyle w:val="CommentText"/>
      </w:pPr>
      <w:r w:rsidRPr="004922E5">
        <w:t>Exploitation phase</w:t>
      </w:r>
    </w:p>
  </w:comment>
  <w:comment w:id="47" w:author="xyz" w:date="2022-06-17T09:32:00Z" w:initials="xyz">
    <w:p w14:paraId="55ABABDF" w14:textId="1C088353" w:rsidR="002F6669" w:rsidRPr="00522CD9" w:rsidRDefault="002F6669">
      <w:pPr>
        <w:pStyle w:val="CommentText"/>
        <w:rPr>
          <w:lang w:val="de-AT"/>
        </w:rPr>
      </w:pPr>
      <w:r>
        <w:rPr>
          <w:rStyle w:val="CommentReference"/>
        </w:rPr>
        <w:annotationRef/>
      </w:r>
      <w:r w:rsidRPr="003D1F31">
        <w:rPr>
          <w:lang w:val="de-AT"/>
        </w:rPr>
        <w:t xml:space="preserve">Von wem ist das? </w:t>
      </w:r>
      <w:r w:rsidRPr="00522CD9">
        <w:rPr>
          <w:lang w:val="de-AT"/>
        </w:rPr>
        <w:t>Quelle?!</w:t>
      </w:r>
    </w:p>
  </w:comment>
  <w:comment w:id="48" w:author="Utku B. Demir" w:date="2022-06-24T03:45:00Z" w:initials="ubd">
    <w:p w14:paraId="578EA566" w14:textId="77777777" w:rsidR="00026365" w:rsidRDefault="00026365" w:rsidP="00F017A9">
      <w:r>
        <w:rPr>
          <w:rStyle w:val="CommentReference"/>
        </w:rPr>
        <w:annotationRef/>
      </w:r>
      <w:r>
        <w:rPr>
          <w:sz w:val="20"/>
          <w:szCs w:val="20"/>
        </w:rPr>
        <w:t>Qualitative Ergebnisse</w:t>
      </w:r>
    </w:p>
  </w:comment>
  <w:comment w:id="78" w:author="xyz" w:date="2022-06-17T16:59:00Z" w:initials="xyz">
    <w:p w14:paraId="5315414A" w14:textId="27D03BDB" w:rsidR="002F6669" w:rsidRPr="002D0169" w:rsidRDefault="002F6669">
      <w:pPr>
        <w:pStyle w:val="CommentText"/>
        <w:rPr>
          <w:lang w:val="de-AT"/>
        </w:rPr>
      </w:pPr>
      <w:r>
        <w:rPr>
          <w:rStyle w:val="CommentReference"/>
        </w:rPr>
        <w:annotationRef/>
      </w:r>
      <w:r>
        <w:rPr>
          <w:lang w:val="de-AT"/>
        </w:rPr>
        <w:t xml:space="preserve">@Utku: </w:t>
      </w:r>
      <w:r w:rsidRPr="00AE1F75">
        <w:rPr>
          <w:lang w:val="de-AT"/>
        </w:rPr>
        <w:t>Von 361 oder einer Subgruppe</w:t>
      </w:r>
      <w:r>
        <w:rPr>
          <w:lang w:val="de-AT"/>
        </w:rPr>
        <w:t xml:space="preserve"> (Impact Target Group)</w:t>
      </w:r>
      <w:r w:rsidRPr="00AE1F75">
        <w:rPr>
          <w:lang w:val="de-AT"/>
        </w:rPr>
        <w:t xml:space="preserve">? Was ist die Basis. </w:t>
      </w:r>
      <w:r w:rsidRPr="002D0169">
        <w:rPr>
          <w:lang w:val="de-AT"/>
        </w:rPr>
        <w:t>Wie kommen wir auf die Z</w:t>
      </w:r>
      <w:r>
        <w:rPr>
          <w:lang w:val="de-AT"/>
        </w:rPr>
        <w:t xml:space="preserve">ahl. </w:t>
      </w:r>
    </w:p>
  </w:comment>
  <w:comment w:id="79" w:author="Utku B. Demir" w:date="2022-06-24T03:50:00Z" w:initials="ubd">
    <w:p w14:paraId="55B78E30" w14:textId="77777777" w:rsidR="008054E6" w:rsidRDefault="0076090D" w:rsidP="00907807">
      <w:r>
        <w:rPr>
          <w:rStyle w:val="CommentReference"/>
        </w:rPr>
        <w:annotationRef/>
      </w:r>
      <w:r w:rsidR="008054E6">
        <w:rPr>
          <w:sz w:val="20"/>
          <w:szCs w:val="20"/>
        </w:rPr>
        <w:t>Das ist nicht von mir, ich war mit dem Kap. 4 beschäftigt aber diese sind diese entsprechen die Gesamtzahlen von der Figure 17, also intended change.</w:t>
      </w:r>
      <w:r w:rsidR="008054E6">
        <w:rPr>
          <w:sz w:val="20"/>
          <w:szCs w:val="20"/>
        </w:rPr>
        <w:cr/>
      </w:r>
      <w:r w:rsidR="008054E6">
        <w:rPr>
          <w:sz w:val="20"/>
          <w:szCs w:val="20"/>
        </w:rPr>
        <w:cr/>
      </w:r>
      <w:r w:rsidR="008054E6">
        <w:rPr>
          <w:sz w:val="20"/>
          <w:szCs w:val="20"/>
        </w:rPr>
        <w:cr/>
      </w:r>
    </w:p>
  </w:comment>
  <w:comment w:id="103" w:author="xyz" w:date="2022-06-18T15:01:00Z" w:initials="xyz">
    <w:p w14:paraId="056DD12E" w14:textId="1FCA545D" w:rsidR="002F6669" w:rsidRPr="00220FA1" w:rsidRDefault="002F6669">
      <w:pPr>
        <w:pStyle w:val="CommentText"/>
        <w:rPr>
          <w:lang w:val="de-AT"/>
        </w:rPr>
      </w:pPr>
      <w:r>
        <w:rPr>
          <w:rStyle w:val="CommentReference"/>
        </w:rPr>
        <w:annotationRef/>
      </w:r>
      <w:r w:rsidRPr="00220FA1">
        <w:rPr>
          <w:lang w:val="de-AT"/>
        </w:rPr>
        <w:t xml:space="preserve">Bitte n ändern und zwar </w:t>
      </w:r>
      <w:r>
        <w:rPr>
          <w:lang w:val="de-AT"/>
        </w:rPr>
        <w:t>62/353.</w:t>
      </w:r>
    </w:p>
  </w:comment>
  <w:comment w:id="110" w:author="xyz" w:date="2022-06-21T15:28:00Z" w:initials="xyz">
    <w:p w14:paraId="3599B41C" w14:textId="4809A8B0" w:rsidR="00784F03" w:rsidRPr="00784F03" w:rsidRDefault="00784F03">
      <w:pPr>
        <w:pStyle w:val="CommentText"/>
        <w:rPr>
          <w:lang w:val="de-AT"/>
        </w:rPr>
      </w:pPr>
      <w:r>
        <w:rPr>
          <w:rStyle w:val="CommentReference"/>
        </w:rPr>
        <w:annotationRef/>
      </w:r>
      <w:r w:rsidRPr="00784F03">
        <w:rPr>
          <w:lang w:val="de-AT"/>
        </w:rPr>
        <w:t>@Utku: warum habt ihr das nur für citizens und nicht für andere non-academic groups gemacht.</w:t>
      </w:r>
    </w:p>
  </w:comment>
  <w:comment w:id="120" w:author="xyz" w:date="2022-06-19T12:57:00Z" w:initials="xyz">
    <w:p w14:paraId="0D8AA369" w14:textId="4202BF01" w:rsidR="002F6669" w:rsidRPr="00CD3C83" w:rsidRDefault="002F6669">
      <w:pPr>
        <w:pStyle w:val="CommentText"/>
        <w:rPr>
          <w:lang w:val="de-AT"/>
        </w:rPr>
      </w:pPr>
      <w:r>
        <w:rPr>
          <w:rStyle w:val="CommentReference"/>
        </w:rPr>
        <w:annotationRef/>
      </w:r>
      <w:r w:rsidRPr="00CD3C83">
        <w:rPr>
          <w:lang w:val="de-AT"/>
        </w:rPr>
        <w:t>@Utku: was ist das für eine Graphik</w:t>
      </w:r>
      <w:r>
        <w:rPr>
          <w:lang w:val="de-AT"/>
        </w:rPr>
        <w:t>? Nach was genau hast Du da diifferenziert?</w:t>
      </w:r>
    </w:p>
  </w:comment>
  <w:comment w:id="129" w:author="xyz" w:date="2022-06-19T18:02:00Z" w:initials="xyz">
    <w:p w14:paraId="457CB7F2" w14:textId="66C03011" w:rsidR="002F6669" w:rsidRDefault="002F6669">
      <w:pPr>
        <w:pStyle w:val="CommentText"/>
      </w:pPr>
      <w:r>
        <w:rPr>
          <w:rStyle w:val="CommentReference"/>
        </w:rPr>
        <w:annotationRef/>
      </w:r>
      <w:r w:rsidRPr="00522CD9">
        <w:rPr>
          <w:lang w:val="de-AT"/>
        </w:rPr>
        <w:t xml:space="preserve">Recommendation. </w:t>
      </w:r>
      <w:r>
        <w:t>Hier raus.</w:t>
      </w:r>
    </w:p>
  </w:comment>
  <w:comment w:id="133" w:author="xyz" w:date="2022-06-20T15:34:00Z" w:initials="xyz">
    <w:p w14:paraId="0A18316C" w14:textId="098672B6" w:rsidR="002F6669" w:rsidRDefault="002F6669">
      <w:pPr>
        <w:pStyle w:val="CommentText"/>
      </w:pPr>
      <w:r>
        <w:rPr>
          <w:rStyle w:val="CommentReference"/>
        </w:rPr>
        <w:annotationRef/>
      </w:r>
      <w:r>
        <w:t>Third mission - recommendation</w:t>
      </w:r>
    </w:p>
  </w:comment>
  <w:comment w:id="134" w:author="xyz" w:date="2022-06-20T16:15:00Z" w:initials="xyz">
    <w:p w14:paraId="38212898" w14:textId="14EEC5A9" w:rsidR="002F6669" w:rsidRDefault="002F6669">
      <w:pPr>
        <w:pStyle w:val="CommentText"/>
      </w:pPr>
      <w:r>
        <w:rPr>
          <w:rStyle w:val="CommentReference"/>
        </w:rPr>
        <w:annotationRef/>
      </w:r>
      <w:r>
        <w:t>Recommendation</w:t>
      </w:r>
    </w:p>
  </w:comment>
  <w:comment w:id="135" w:author="xyz" w:date="2022-06-20T16:16:00Z" w:initials="xyz">
    <w:p w14:paraId="7D8A3B0E" w14:textId="44EDA8D9" w:rsidR="002F6669" w:rsidRPr="00AA409F" w:rsidRDefault="002F6669">
      <w:pPr>
        <w:pStyle w:val="CommentText"/>
        <w:rPr>
          <w:lang w:val="de-AT"/>
        </w:rPr>
      </w:pPr>
      <w:r>
        <w:rPr>
          <w:rStyle w:val="CommentReference"/>
        </w:rPr>
        <w:annotationRef/>
      </w:r>
      <w:r w:rsidRPr="00AA409F">
        <w:rPr>
          <w:lang w:val="de-AT"/>
        </w:rPr>
        <w:t xml:space="preserve">Hier so lassen, aber in die obige </w:t>
      </w:r>
      <w:r>
        <w:rPr>
          <w:lang w:val="de-AT"/>
        </w:rPr>
        <w:t xml:space="preserve">Empfehlung miteinbeziehen.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62094C" w15:done="0"/>
  <w15:commentEx w15:paraId="7E75015D" w15:done="1"/>
  <w15:commentEx w15:paraId="2A1E90FE" w15:done="0"/>
  <w15:commentEx w15:paraId="698F7811" w15:paraIdParent="2A1E90FE" w15:done="0"/>
  <w15:commentEx w15:paraId="3857AD65" w15:done="1"/>
  <w15:commentEx w15:paraId="32955D34" w15:done="0"/>
  <w15:commentEx w15:paraId="55ABABDF" w15:done="0"/>
  <w15:commentEx w15:paraId="578EA566" w15:paraIdParent="55ABABDF" w15:done="0"/>
  <w15:commentEx w15:paraId="5315414A" w15:done="0"/>
  <w15:commentEx w15:paraId="55B78E30" w15:paraIdParent="5315414A" w15:done="0"/>
  <w15:commentEx w15:paraId="056DD12E" w15:done="0"/>
  <w15:commentEx w15:paraId="3599B41C" w15:done="0"/>
  <w15:commentEx w15:paraId="0D8AA369" w15:done="0"/>
  <w15:commentEx w15:paraId="457CB7F2" w15:done="0"/>
  <w15:commentEx w15:paraId="0A18316C" w15:done="0"/>
  <w15:commentEx w15:paraId="38212898" w15:done="0"/>
  <w15:commentEx w15:paraId="7D8A3B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F9E0E" w16cex:dateUtc="2022-06-24T00:21:00Z"/>
  <w16cex:commentExtensible w16cex:durableId="265FB1C5" w16cex:dateUtc="2022-06-24T01:45:00Z"/>
  <w16cex:commentExtensible w16cex:durableId="265FB2F8" w16cex:dateUtc="2022-06-24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62094C" w16cid:durableId="2649BFB6"/>
  <w16cid:commentId w16cid:paraId="7E75015D" w16cid:durableId="265F99A4"/>
  <w16cid:commentId w16cid:paraId="2A1E90FE" w16cid:durableId="265F99A5"/>
  <w16cid:commentId w16cid:paraId="698F7811" w16cid:durableId="265F9E0E"/>
  <w16cid:commentId w16cid:paraId="3857AD65" w16cid:durableId="265F99A6"/>
  <w16cid:commentId w16cid:paraId="32955D34" w16cid:durableId="265F99A7"/>
  <w16cid:commentId w16cid:paraId="55ABABDF" w16cid:durableId="265F99A8"/>
  <w16cid:commentId w16cid:paraId="578EA566" w16cid:durableId="265FB1C5"/>
  <w16cid:commentId w16cid:paraId="5315414A" w16cid:durableId="265F99A9"/>
  <w16cid:commentId w16cid:paraId="55B78E30" w16cid:durableId="265FB2F8"/>
  <w16cid:commentId w16cid:paraId="056DD12E" w16cid:durableId="265F99AA"/>
  <w16cid:commentId w16cid:paraId="3599B41C" w16cid:durableId="265F99AB"/>
  <w16cid:commentId w16cid:paraId="0D8AA369" w16cid:durableId="265F99AC"/>
  <w16cid:commentId w16cid:paraId="457CB7F2" w16cid:durableId="265F99AD"/>
  <w16cid:commentId w16cid:paraId="0A18316C" w16cid:durableId="265F99AE"/>
  <w16cid:commentId w16cid:paraId="38212898" w16cid:durableId="265F99AF"/>
  <w16cid:commentId w16cid:paraId="7D8A3B0E" w16cid:durableId="265F99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6F1A3" w14:textId="77777777" w:rsidR="009A64D6" w:rsidRDefault="009A64D6">
      <w:pPr>
        <w:spacing w:after="0" w:line="240" w:lineRule="auto"/>
      </w:pPr>
      <w:r>
        <w:separator/>
      </w:r>
    </w:p>
  </w:endnote>
  <w:endnote w:type="continuationSeparator" w:id="0">
    <w:p w14:paraId="17A58B28" w14:textId="77777777" w:rsidR="009A64D6" w:rsidRDefault="009A6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B0604020202020204"/>
    <w:charset w:val="00"/>
    <w:family w:val="swiss"/>
    <w:pitch w:val="variable"/>
    <w:sig w:usb0="E10002FF" w:usb1="5000ECFF" w:usb2="00000009" w:usb3="00000000" w:csb0="0000019F" w:csb1="00000000"/>
  </w:font>
  <w:font w:name="Noto Sans SC Regular">
    <w:panose1 w:val="020B0604020202020204"/>
    <w:charset w:val="00"/>
    <w:family w:val="roman"/>
    <w:notTrueType/>
    <w:pitch w:val="default"/>
  </w:font>
  <w:font w:name="Noto Sans Devanagari">
    <w:panose1 w:val="020B0502040504020204"/>
    <w:charset w:val="00"/>
    <w:family w:val="swiss"/>
    <w:pitch w:val="variable"/>
    <w:sig w:usb0="80008023" w:usb1="00002046"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ECSquareSansProMedium">
    <w:panose1 w:val="020B0604020202020204"/>
    <w:charset w:val="00"/>
    <w:family w:val="swiss"/>
    <w:notTrueType/>
    <w:pitch w:val="default"/>
    <w:sig w:usb0="00000003" w:usb1="00000000" w:usb2="00000000" w:usb3="00000000" w:csb0="00000001" w:csb1="00000000"/>
  </w:font>
  <w:font w:name="ECSquareSansPro">
    <w:panose1 w:val="020B0604020202020204"/>
    <w:charset w:val="00"/>
    <w:family w:val="swiss"/>
    <w:notTrueType/>
    <w:pitch w:val="default"/>
    <w:sig w:usb0="00000003" w:usb1="00000000" w:usb2="00000000" w:usb3="00000000" w:csb0="00000001" w:csb1="00000000"/>
  </w:font>
  <w:font w:name="DejaVu Sans">
    <w:panose1 w:val="020B0604020202020204"/>
    <w:charset w:val="00"/>
    <w:family w:val="swiss"/>
    <w:pitch w:val="variable"/>
    <w:sig w:usb0="E7002EFF" w:usb1="D200FDFF" w:usb2="0A24602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6671F" w14:textId="77777777" w:rsidR="002F6669" w:rsidRDefault="002F666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9365"/>
      <w:docPartObj>
        <w:docPartGallery w:val="Page Numbers (Bottom of Page)"/>
        <w:docPartUnique/>
      </w:docPartObj>
    </w:sdtPr>
    <w:sdtContent>
      <w:p w14:paraId="385C7F2A" w14:textId="1799F98B" w:rsidR="002F6669" w:rsidRDefault="002F6669">
        <w:pPr>
          <w:pStyle w:val="Footer"/>
          <w:jc w:val="right"/>
        </w:pPr>
        <w:r>
          <w:fldChar w:fldCharType="begin"/>
        </w:r>
        <w:r>
          <w:instrText>PAGE</w:instrText>
        </w:r>
        <w:r>
          <w:fldChar w:fldCharType="separate"/>
        </w:r>
        <w:r w:rsidR="00EC3BAB">
          <w:rPr>
            <w:noProof/>
          </w:rPr>
          <w:t>20</w:t>
        </w:r>
        <w:r>
          <w:fldChar w:fldCharType="end"/>
        </w:r>
      </w:p>
      <w:p w14:paraId="4F873464" w14:textId="77777777" w:rsidR="002F6669" w:rsidRDefault="00000000">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386769"/>
      <w:docPartObj>
        <w:docPartGallery w:val="Page Numbers (Bottom of Page)"/>
        <w:docPartUnique/>
      </w:docPartObj>
    </w:sdtPr>
    <w:sdtContent>
      <w:p w14:paraId="7536B283" w14:textId="5315E408" w:rsidR="002F6669" w:rsidRDefault="002F6669">
        <w:pPr>
          <w:pStyle w:val="Footer"/>
          <w:jc w:val="right"/>
        </w:pPr>
        <w:r>
          <w:fldChar w:fldCharType="begin"/>
        </w:r>
        <w:r>
          <w:instrText>PAGE</w:instrText>
        </w:r>
        <w:r>
          <w:fldChar w:fldCharType="separate"/>
        </w:r>
        <w:r w:rsidR="00300C47">
          <w:rPr>
            <w:noProof/>
          </w:rPr>
          <w:t>93</w:t>
        </w:r>
        <w:r>
          <w:fldChar w:fldCharType="end"/>
        </w:r>
      </w:p>
      <w:p w14:paraId="4E6B31CB" w14:textId="77777777" w:rsidR="002F6669"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04C38" w14:textId="77777777" w:rsidR="009A64D6" w:rsidRDefault="009A64D6">
      <w:pPr>
        <w:rPr>
          <w:sz w:val="12"/>
        </w:rPr>
      </w:pPr>
      <w:r>
        <w:separator/>
      </w:r>
    </w:p>
  </w:footnote>
  <w:footnote w:type="continuationSeparator" w:id="0">
    <w:p w14:paraId="188EFC12" w14:textId="77777777" w:rsidR="009A64D6" w:rsidRDefault="009A64D6">
      <w:pPr>
        <w:rPr>
          <w:sz w:val="12"/>
        </w:rPr>
      </w:pPr>
      <w:r>
        <w:continuationSeparator/>
      </w:r>
    </w:p>
  </w:footnote>
  <w:footnote w:id="1">
    <w:p w14:paraId="69AC822F" w14:textId="77777777" w:rsidR="002F6669" w:rsidRPr="00151791" w:rsidRDefault="002F6669">
      <w:pPr>
        <w:pStyle w:val="FootnoteText"/>
        <w:rPr>
          <w:rFonts w:ascii="Verdana" w:hAnsi="Verdana"/>
          <w:sz w:val="16"/>
          <w:szCs w:val="16"/>
        </w:rPr>
      </w:pPr>
      <w:r w:rsidRPr="00151791">
        <w:rPr>
          <w:rStyle w:val="FootnoteCharacters"/>
          <w:rFonts w:ascii="Verdana" w:hAnsi="Verdana"/>
          <w:sz w:val="16"/>
          <w:szCs w:val="16"/>
        </w:rPr>
        <w:footnoteRef/>
      </w:r>
      <w:r w:rsidRPr="00151791">
        <w:rPr>
          <w:rFonts w:ascii="Verdana" w:hAnsi="Verdana"/>
          <w:sz w:val="16"/>
          <w:szCs w:val="16"/>
        </w:rPr>
        <w:t xml:space="preserve"> cf. </w:t>
      </w:r>
      <w:r w:rsidRPr="00151791">
        <w:rPr>
          <w:rFonts w:ascii="Verdana" w:hAnsi="Verdana"/>
          <w:i/>
          <w:iCs/>
          <w:sz w:val="16"/>
          <w:szCs w:val="16"/>
        </w:rPr>
        <w:t>What is transdisciplinary research?</w:t>
      </w:r>
      <w:r w:rsidRPr="00151791">
        <w:rPr>
          <w:rFonts w:ascii="Verdana" w:hAnsi="Verdana"/>
          <w:sz w:val="16"/>
          <w:szCs w:val="16"/>
        </w:rPr>
        <w:t xml:space="preserve"> at </w:t>
      </w:r>
      <w:hyperlink r:id="rId1">
        <w:r w:rsidRPr="00151791">
          <w:rPr>
            <w:rStyle w:val="Hyperlink"/>
            <w:rFonts w:ascii="Verdana" w:hAnsi="Verdana"/>
            <w:sz w:val="16"/>
            <w:szCs w:val="16"/>
          </w:rPr>
          <w:t>https://naturalsciences.ch/transdisciplinarity</w:t>
        </w:r>
      </w:hyperlink>
      <w:r w:rsidRPr="00151791">
        <w:rPr>
          <w:rFonts w:ascii="Verdana" w:hAnsi="Verdana"/>
          <w:sz w:val="16"/>
          <w:szCs w:val="16"/>
        </w:rPr>
        <w:t xml:space="preserve"> [last accessed: March 2022]</w:t>
      </w:r>
    </w:p>
  </w:footnote>
  <w:footnote w:id="2">
    <w:p w14:paraId="1D9EE433" w14:textId="77777777" w:rsidR="002F6669" w:rsidRPr="001E298A" w:rsidRDefault="002F6669" w:rsidP="0091546D">
      <w:pPr>
        <w:pStyle w:val="FootnoteText"/>
        <w:spacing w:after="120"/>
      </w:pPr>
      <w:r w:rsidRPr="00151791">
        <w:rPr>
          <w:rStyle w:val="FootnoteReference"/>
          <w:rFonts w:ascii="Verdana" w:hAnsi="Verdana"/>
          <w:sz w:val="16"/>
          <w:szCs w:val="16"/>
        </w:rPr>
        <w:footnoteRef/>
      </w:r>
      <w:r w:rsidRPr="00151791">
        <w:rPr>
          <w:rFonts w:ascii="Verdana" w:hAnsi="Verdana"/>
          <w:sz w:val="16"/>
          <w:szCs w:val="16"/>
        </w:rPr>
        <w:t xml:space="preserve"> Shirk, J. L. et al. (2012). Public participation in scientific research: a framework for deliberate design. Ecology and Society 17(2).</w:t>
      </w:r>
      <w:r w:rsidRPr="001E298A">
        <w:t xml:space="preserve"> </w:t>
      </w:r>
    </w:p>
  </w:footnote>
  <w:footnote w:id="3">
    <w:p w14:paraId="52E3A782" w14:textId="77777777" w:rsidR="002F6669" w:rsidRPr="00151791" w:rsidRDefault="002F6669" w:rsidP="007A13EC">
      <w:pPr>
        <w:pStyle w:val="FootnoteText"/>
        <w:spacing w:after="120"/>
        <w:rPr>
          <w:rFonts w:ascii="Verdana" w:hAnsi="Verdana"/>
        </w:rPr>
      </w:pPr>
      <w:r w:rsidRPr="00151791">
        <w:rPr>
          <w:rStyle w:val="FootnoteReference"/>
          <w:rFonts w:ascii="Verdana" w:hAnsi="Verdana"/>
          <w:sz w:val="16"/>
          <w:szCs w:val="16"/>
        </w:rPr>
        <w:footnoteRef/>
      </w:r>
      <w:r w:rsidRPr="00151791">
        <w:rPr>
          <w:rStyle w:val="FootnoteReference"/>
          <w:rFonts w:ascii="Verdana" w:hAnsi="Verdana"/>
          <w:sz w:val="16"/>
          <w:szCs w:val="16"/>
        </w:rPr>
        <w:t xml:space="preserve"> </w:t>
      </w:r>
      <w:r w:rsidRPr="00151791">
        <w:rPr>
          <w:rFonts w:ascii="Verdana" w:hAnsi="Verdana"/>
          <w:sz w:val="16"/>
          <w:szCs w:val="16"/>
        </w:rPr>
        <w:t xml:space="preserve">Staley, K. (2009). Exploring impact: public involvement in NHS, public health and social care research. INVOLVE. NHS; </w:t>
      </w:r>
      <w:hyperlink r:id="rId2" w:history="1">
        <w:r w:rsidRPr="00151791">
          <w:rPr>
            <w:rFonts w:ascii="Verdana" w:hAnsi="Verdana"/>
            <w:sz w:val="16"/>
            <w:szCs w:val="16"/>
          </w:rPr>
          <w:t>https://www.invo.org.uk/posttypepublication/exploring-impact-public-involvement-in-nhs-public-health-and-social-care-research/</w:t>
        </w:r>
      </w:hyperlink>
      <w:r w:rsidRPr="00151791">
        <w:rPr>
          <w:rFonts w:ascii="Verdana" w:hAnsi="Verdana"/>
          <w:sz w:val="16"/>
          <w:szCs w:val="16"/>
        </w:rPr>
        <w:t>; accessed on 10 August 2020.</w:t>
      </w:r>
      <w:r w:rsidRPr="00151791">
        <w:rPr>
          <w:rStyle w:val="FootnoteReference"/>
          <w:rFonts w:ascii="Verdana" w:hAnsi="Verdana"/>
          <w:sz w:val="16"/>
          <w:szCs w:val="16"/>
        </w:rPr>
        <w:t xml:space="preserve"> </w:t>
      </w:r>
    </w:p>
  </w:footnote>
  <w:footnote w:id="4">
    <w:p w14:paraId="029E00AB" w14:textId="77777777" w:rsidR="002F6669" w:rsidRPr="00151791" w:rsidRDefault="002F6669" w:rsidP="007A13EC">
      <w:pPr>
        <w:pStyle w:val="FootnoteText"/>
        <w:spacing w:after="120"/>
        <w:rPr>
          <w:rFonts w:ascii="Verdana" w:hAnsi="Verdana"/>
          <w:sz w:val="16"/>
          <w:szCs w:val="16"/>
        </w:rPr>
      </w:pPr>
      <w:r w:rsidRPr="00151791">
        <w:rPr>
          <w:rStyle w:val="FootnoteReference"/>
          <w:rFonts w:ascii="Verdana" w:hAnsi="Verdana"/>
          <w:sz w:val="16"/>
          <w:szCs w:val="16"/>
        </w:rPr>
        <w:footnoteRef/>
      </w:r>
      <w:r w:rsidRPr="00151791">
        <w:rPr>
          <w:rFonts w:ascii="Verdana" w:hAnsi="Verdana"/>
          <w:sz w:val="16"/>
          <w:szCs w:val="16"/>
        </w:rPr>
        <w:t xml:space="preserve"> RTI abbr. Research, Technology and Innovation</w:t>
      </w:r>
    </w:p>
  </w:footnote>
  <w:footnote w:id="5">
    <w:p w14:paraId="028C5CD1" w14:textId="77777777" w:rsidR="002F6669" w:rsidRPr="001E298A" w:rsidRDefault="002F6669" w:rsidP="007A13EC">
      <w:pPr>
        <w:pStyle w:val="FootnoteText"/>
        <w:spacing w:after="120"/>
      </w:pPr>
      <w:r w:rsidRPr="00151791">
        <w:rPr>
          <w:rStyle w:val="FootnoteReference"/>
          <w:rFonts w:ascii="Verdana" w:hAnsi="Verdana"/>
        </w:rPr>
        <w:footnoteRef/>
      </w:r>
      <w:r w:rsidRPr="00151791">
        <w:rPr>
          <w:rFonts w:ascii="Verdana" w:hAnsi="Verdana"/>
          <w:lang w:val="de-AT"/>
        </w:rPr>
        <w:t xml:space="preserve"> </w:t>
      </w:r>
      <w:r w:rsidRPr="00151791">
        <w:rPr>
          <w:rFonts w:ascii="Verdana" w:hAnsi="Verdana"/>
          <w:sz w:val="16"/>
          <w:szCs w:val="16"/>
          <w:lang w:val="de-AT"/>
        </w:rPr>
        <w:t xml:space="preserve">Schuch et al. (2016). RRI in Österreich. Positionspapier ‚Verantwortungsbewusste Forschung und Innovation‘. Begriffsbestimmung, Herausforderungen, Handlungsempfehlungen. Plattform RRI Österreich. (engagement chapter written by K. Schuch). </w:t>
      </w:r>
      <w:hyperlink r:id="rId3" w:history="1">
        <w:r w:rsidRPr="00151791">
          <w:rPr>
            <w:rStyle w:val="Hyperlink"/>
            <w:rFonts w:ascii="Verdana" w:hAnsi="Verdana"/>
            <w:sz w:val="16"/>
            <w:szCs w:val="16"/>
          </w:rPr>
          <w:t>https://www.rri-plattform.at/index.php/activities/</w:t>
        </w:r>
      </w:hyperlink>
      <w:r w:rsidRPr="00151791">
        <w:rPr>
          <w:rFonts w:ascii="Verdana" w:hAnsi="Verdana"/>
          <w:sz w:val="16"/>
          <w:szCs w:val="16"/>
        </w:rPr>
        <w:t>; accessed on 11 August 2020.</w:t>
      </w:r>
    </w:p>
  </w:footnote>
  <w:footnote w:id="6">
    <w:p w14:paraId="71417E3E" w14:textId="41C7F7A4" w:rsidR="002F6669" w:rsidRPr="0078715D" w:rsidRDefault="002F6669" w:rsidP="0078715D">
      <w:pPr>
        <w:pStyle w:val="RTDBody"/>
        <w:spacing w:after="120"/>
        <w:rPr>
          <w:rFonts w:asciiTheme="minorHAnsi" w:hAnsiTheme="minorHAnsi" w:cstheme="minorHAnsi"/>
          <w:sz w:val="16"/>
          <w:szCs w:val="16"/>
        </w:rPr>
      </w:pPr>
      <w:r w:rsidRPr="0078715D">
        <w:rPr>
          <w:rStyle w:val="FootnoteReference"/>
          <w:rFonts w:asciiTheme="minorHAnsi" w:hAnsiTheme="minorHAnsi" w:cstheme="minorHAnsi"/>
          <w:sz w:val="16"/>
          <w:szCs w:val="16"/>
        </w:rPr>
        <w:footnoteRef/>
      </w:r>
      <w:r w:rsidRPr="0078715D">
        <w:rPr>
          <w:rFonts w:asciiTheme="minorHAnsi" w:hAnsiTheme="minorHAnsi" w:cstheme="minorHAnsi"/>
          <w:sz w:val="16"/>
          <w:szCs w:val="16"/>
        </w:rPr>
        <w:t xml:space="preserve"> </w:t>
      </w:r>
      <w:r>
        <w:rPr>
          <w:rFonts w:asciiTheme="minorHAnsi" w:hAnsiTheme="minorHAnsi" w:cstheme="minorHAnsi"/>
          <w:sz w:val="16"/>
          <w:szCs w:val="16"/>
        </w:rPr>
        <w:t>Pu</w:t>
      </w:r>
      <w:r w:rsidRPr="0078715D">
        <w:rPr>
          <w:rFonts w:asciiTheme="minorHAnsi" w:hAnsiTheme="minorHAnsi" w:cstheme="minorHAnsi"/>
          <w:sz w:val="16"/>
          <w:szCs w:val="16"/>
        </w:rPr>
        <w:t xml:space="preserve">blic participation i soften understood as citizen participation, which in no way means a restriction to formal representative democratic forms of participation. Participation can mean the involvement of stakeholders (e.g. interest groups), but also the participation of people who are usually not involved in RTI-relevant processes of decision-making (so-called laypersons). Such people are sometimes seen as experts in their own ‘Lebenswelt’. Different participation processes can also be classified according to other dimensions, such as the type of representation (laypersons, stakeholders, experts), the way they are addressed (value, interests, knowledge) and the form of political action (exploratory, framework-setting) (Schuch et al, 2016). </w:t>
      </w:r>
    </w:p>
  </w:footnote>
  <w:footnote w:id="7">
    <w:p w14:paraId="13F15E95" w14:textId="5E7D1503" w:rsidR="002F6669" w:rsidRPr="0078715D" w:rsidRDefault="002F6669">
      <w:pPr>
        <w:pStyle w:val="FootnoteText"/>
      </w:pPr>
      <w:r w:rsidRPr="0078715D">
        <w:rPr>
          <w:rStyle w:val="FootnoteReference"/>
          <w:rFonts w:cstheme="minorHAnsi"/>
          <w:sz w:val="16"/>
          <w:szCs w:val="16"/>
        </w:rPr>
        <w:footnoteRef/>
      </w:r>
      <w:r w:rsidRPr="0078715D">
        <w:rPr>
          <w:rFonts w:cstheme="minorHAnsi"/>
          <w:sz w:val="16"/>
          <w:szCs w:val="16"/>
        </w:rPr>
        <w:t xml:space="preserve"> Murray, R., Caulier-Grice, J. and Mulgan, G. (2010): The Open Book of Social Innovation. Ways to design, develop and grow social innovation. The Young Foundation and NESTA.</w:t>
      </w:r>
    </w:p>
  </w:footnote>
  <w:footnote w:id="8">
    <w:p w14:paraId="1A0B41AF" w14:textId="77777777" w:rsidR="002F6669" w:rsidRPr="00151791" w:rsidRDefault="002F6669">
      <w:pPr>
        <w:pStyle w:val="FootnoteText"/>
        <w:jc w:val="both"/>
        <w:rPr>
          <w:rFonts w:ascii="Verdana" w:hAnsi="Verdana"/>
          <w:sz w:val="16"/>
          <w:szCs w:val="16"/>
        </w:rPr>
      </w:pPr>
      <w:r w:rsidRPr="00151791">
        <w:rPr>
          <w:rStyle w:val="FootnoteCharacters"/>
          <w:rFonts w:ascii="Verdana" w:hAnsi="Verdana"/>
          <w:sz w:val="16"/>
          <w:szCs w:val="16"/>
        </w:rPr>
        <w:footnoteRef/>
      </w:r>
      <w:r w:rsidRPr="00151791">
        <w:rPr>
          <w:rFonts w:ascii="Verdana" w:hAnsi="Verdana"/>
          <w:sz w:val="16"/>
          <w:szCs w:val="16"/>
        </w:rPr>
        <w:t xml:space="preserve"> To reduce the overall time needed to fill in the online questionnaire, filters based on responses to previous questions were used. This is an example of such a filter – only those participants would actually get to self-assess their project’s contribution to SI who were at least moderately familiar with the concept of SI (5 or higher).</w:t>
      </w:r>
    </w:p>
  </w:footnote>
  <w:footnote w:id="9">
    <w:p w14:paraId="5B5E77A6" w14:textId="77777777" w:rsidR="002F6669" w:rsidRPr="0073224E" w:rsidRDefault="002F6669" w:rsidP="00A976C1">
      <w:pPr>
        <w:pStyle w:val="FootnoteText"/>
        <w:rPr>
          <w:sz w:val="18"/>
          <w:szCs w:val="18"/>
        </w:rPr>
      </w:pPr>
      <w:r w:rsidRPr="0073224E">
        <w:rPr>
          <w:rStyle w:val="FootnoteReference"/>
          <w:sz w:val="18"/>
          <w:szCs w:val="18"/>
        </w:rPr>
        <w:footnoteRef/>
      </w:r>
      <w:r w:rsidRPr="0073224E">
        <w:rPr>
          <w:sz w:val="18"/>
          <w:szCs w:val="18"/>
        </w:rPr>
        <w:t xml:space="preserve"> See </w:t>
      </w:r>
      <w:r w:rsidRPr="0073224E">
        <w:rPr>
          <w:i/>
          <w:iCs/>
          <w:sz w:val="18"/>
          <w:szCs w:val="18"/>
        </w:rPr>
        <w:fldChar w:fldCharType="begin"/>
      </w:r>
      <w:r w:rsidRPr="0073224E">
        <w:rPr>
          <w:i/>
          <w:iCs/>
          <w:sz w:val="18"/>
          <w:szCs w:val="18"/>
        </w:rPr>
        <w:instrText xml:space="preserve"> ADDIN ZOTERO_ITEM CSL_CITATION {"citationID":"anm5hfrm4t","properties":{"formattedCitation":"Klaus Schuch, \\uc0\\u8216{}The Contribution of Social Sciences and Humanities to Social Innovation.\\uc0\\u8217{}, in {\\i{}Atlas of Social Innovation \\uc0\\u8211{} 2nd Volume: A World of New Practices.}, by J\\uc0\\u252{}rgen Howaldt et al. (M\\uc0\\u252{}nchen: oekoem verlag, 2019), 94\\uc0\\u8211{}97.","plainCitation":"Klaus Schuch, ‘The Contribution of Social Sciences and Humanities to Social Innovation.’, in Atlas of Social Innovation – 2nd Volume: A World of New Practices., by Jürgen Howaldt et al. (München: oekoem verlag, 2019), 94–97.","noteIndex":20},"citationItems":[{"id":12262,"uris":["http://zotero.org/users/4645365/items/784PC9DL"],"uri":["http://zotero.org/users/4645365/items/784PC9DL"],"itemData":{"id":12262,"type":"chapter","container-title":"Atlas of Social Innovation – 2nd Volume: A World of New Practices.","event-place":"München","ISBN":"978-3-96238-157-8","page":"94-97","publisher":"oekoem verlag","publisher-place":"München","title":"The contribution of social sciences and humanities to social innovation.","author":[{"family":"Schuch","given":"Klaus"}],"container-author":[{"family":"Howaldt","given":"Jürgen"},{"family":"Kaletka","given":"Christoph"},{"family":"Schröder","given":"Antonius"},{"family":"Zirngiebl","given":"Marthe"}],"issued":{"date-parts":[["2019"]]},"citation-key":"schuch2019"}}],"schema":"https://github.com/citation-style-language/schema/raw/master/csl-citation.json"} </w:instrText>
      </w:r>
      <w:r w:rsidRPr="0073224E">
        <w:rPr>
          <w:i/>
          <w:iCs/>
          <w:sz w:val="18"/>
          <w:szCs w:val="18"/>
        </w:rPr>
        <w:fldChar w:fldCharType="separate"/>
      </w:r>
      <w:r>
        <w:rPr>
          <w:rFonts w:ascii="Calibri" w:cs="Calibri"/>
          <w:sz w:val="18"/>
          <w:szCs w:val="18"/>
        </w:rPr>
        <w:t>Schuch (2019</w:t>
      </w:r>
      <w:r w:rsidRPr="0073224E">
        <w:rPr>
          <w:rFonts w:ascii="Calibri" w:cs="Calibri"/>
          <w:sz w:val="18"/>
          <w:szCs w:val="18"/>
        </w:rPr>
        <w:t>), 94–97.</w:t>
      </w:r>
      <w:r w:rsidRPr="0073224E">
        <w:rPr>
          <w:i/>
          <w:iCs/>
          <w:sz w:val="18"/>
          <w:szCs w:val="18"/>
        </w:rPr>
        <w:fldChar w:fldCharType="end"/>
      </w:r>
      <w:r w:rsidRPr="0073224E">
        <w:rPr>
          <w:sz w:val="18"/>
          <w:szCs w:val="18"/>
        </w:rPr>
        <w:t xml:space="preserve"> for an analysis of the contribution SSH fields offer to SI and</w:t>
      </w:r>
      <w:r>
        <w:rPr>
          <w:sz w:val="18"/>
          <w:szCs w:val="18"/>
        </w:rPr>
        <w:t xml:space="preserve"> Paunov et al. (2017) </w:t>
      </w:r>
      <w:r w:rsidRPr="0073224E">
        <w:rPr>
          <w:sz w:val="18"/>
          <w:szCs w:val="18"/>
        </w:rPr>
        <w:t>for different types of contributions from different disciplines to innovation in a broader sense.</w:t>
      </w:r>
    </w:p>
  </w:footnote>
  <w:footnote w:id="10">
    <w:p w14:paraId="5220F5F8" w14:textId="77777777" w:rsidR="002F6669" w:rsidRPr="0073224E" w:rsidRDefault="002F6669" w:rsidP="00A976C1">
      <w:pPr>
        <w:pStyle w:val="FootnoteText"/>
        <w:rPr>
          <w:sz w:val="18"/>
          <w:szCs w:val="18"/>
        </w:rPr>
      </w:pPr>
      <w:r w:rsidRPr="0073224E">
        <w:rPr>
          <w:rStyle w:val="FootnoteReference"/>
          <w:sz w:val="18"/>
          <w:szCs w:val="18"/>
        </w:rPr>
        <w:footnoteRef/>
      </w:r>
      <w:r w:rsidRPr="0073224E">
        <w:rPr>
          <w:sz w:val="18"/>
          <w:szCs w:val="18"/>
        </w:rPr>
        <w:t xml:space="preserve"> The Kruskal-Wallis method is a non-parametric alternative to ANOVA</w:t>
      </w:r>
    </w:p>
  </w:footnote>
  <w:footnote w:id="11">
    <w:p w14:paraId="5588FCB1" w14:textId="77777777" w:rsidR="002F6669" w:rsidRPr="008D1AD7" w:rsidRDefault="002F6669" w:rsidP="00A976C1">
      <w:pPr>
        <w:pStyle w:val="FootnoteText"/>
        <w:rPr>
          <w:sz w:val="16"/>
          <w:szCs w:val="16"/>
        </w:rPr>
      </w:pPr>
      <w:r w:rsidRPr="0073224E">
        <w:rPr>
          <w:rStyle w:val="FootnoteReference"/>
          <w:sz w:val="18"/>
          <w:szCs w:val="18"/>
        </w:rPr>
        <w:footnoteRef/>
      </w:r>
      <w:r w:rsidRPr="0073224E">
        <w:rPr>
          <w:sz w:val="18"/>
          <w:szCs w:val="18"/>
        </w:rPr>
        <w:t xml:space="preserve"> Pairwise Wilcoxon rank sum test is a non-parametric substitute to the pairwise t-test.</w:t>
      </w:r>
    </w:p>
  </w:footnote>
  <w:footnote w:id="12">
    <w:p w14:paraId="5A1E87F3" w14:textId="5857E8C1" w:rsidR="002F6669" w:rsidRPr="00151791" w:rsidRDefault="002F6669" w:rsidP="00375CC2">
      <w:pPr>
        <w:pStyle w:val="FootnoteText"/>
        <w:rPr>
          <w:rFonts w:ascii="Verdana" w:hAnsi="Verdana"/>
          <w:sz w:val="16"/>
          <w:szCs w:val="16"/>
        </w:rPr>
      </w:pPr>
      <w:r w:rsidRPr="00151791">
        <w:rPr>
          <w:rStyle w:val="FootnoteReference"/>
          <w:rFonts w:ascii="Verdana" w:hAnsi="Verdana"/>
          <w:sz w:val="16"/>
          <w:szCs w:val="16"/>
        </w:rPr>
        <w:footnoteRef/>
      </w:r>
      <w:r w:rsidRPr="00151791">
        <w:rPr>
          <w:rFonts w:ascii="Verdana" w:hAnsi="Verdana"/>
          <w:sz w:val="16"/>
          <w:szCs w:val="16"/>
        </w:rPr>
        <w:t xml:space="preserve"> Note that an interview bias exists, because we selected potential interviews based on their proximity to familiarity with understanding the concept of social innovation and/or transdisciplinary research experience to harvest information from those who have the deepest record of understand of these two items. </w:t>
      </w:r>
    </w:p>
  </w:footnote>
  <w:footnote w:id="13">
    <w:p w14:paraId="46C22F5D" w14:textId="77777777" w:rsidR="002F6669" w:rsidRPr="009156EC" w:rsidRDefault="002F6669" w:rsidP="00273A89">
      <w:pPr>
        <w:pStyle w:val="FootnoteText"/>
        <w:rPr>
          <w:rFonts w:ascii="Verdana" w:hAnsi="Verdana"/>
          <w:sz w:val="18"/>
          <w:szCs w:val="18"/>
        </w:rPr>
      </w:pPr>
      <w:r w:rsidRPr="009156EC">
        <w:rPr>
          <w:rStyle w:val="FootnoteReference"/>
          <w:rFonts w:ascii="Verdana" w:hAnsi="Verdana"/>
          <w:sz w:val="18"/>
          <w:szCs w:val="18"/>
        </w:rPr>
        <w:footnoteRef/>
      </w:r>
      <w:r w:rsidRPr="009156EC">
        <w:rPr>
          <w:rFonts w:ascii="Verdana" w:hAnsi="Verdana"/>
          <w:sz w:val="18"/>
          <w:szCs w:val="18"/>
        </w:rPr>
        <w:t xml:space="preserve"> Research programmes, for instance, allow only a certain corridor for action; some call for more applied research, while others derive their justification from publishing as many papers as possible in highly ranked journals.</w:t>
      </w:r>
    </w:p>
  </w:footnote>
  <w:footnote w:id="14">
    <w:p w14:paraId="66EA9814" w14:textId="77777777" w:rsidR="002F6669" w:rsidRPr="009156EC" w:rsidRDefault="002F6669" w:rsidP="001A5DEC">
      <w:pPr>
        <w:pStyle w:val="FootnoteText"/>
        <w:rPr>
          <w:rFonts w:ascii="Verdana" w:hAnsi="Verdana"/>
          <w:sz w:val="16"/>
          <w:szCs w:val="16"/>
        </w:rPr>
      </w:pPr>
      <w:r w:rsidRPr="009156EC">
        <w:rPr>
          <w:rStyle w:val="FootnoteReference"/>
          <w:rFonts w:ascii="Verdana" w:hAnsi="Verdana"/>
          <w:sz w:val="16"/>
          <w:szCs w:val="16"/>
        </w:rPr>
        <w:footnoteRef/>
      </w:r>
      <w:r w:rsidRPr="009156EC">
        <w:rPr>
          <w:rFonts w:ascii="Verdana" w:hAnsi="Verdana"/>
          <w:sz w:val="16"/>
          <w:szCs w:val="16"/>
        </w:rPr>
        <w:t xml:space="preserve"> After the consideration of dominant variable types and distributions, as well as the often non-linear relationship between variables, the Spearman correlation method was chosen to test for correlations. The </w:t>
      </w:r>
      <w:r w:rsidRPr="009156EC">
        <w:rPr>
          <w:rFonts w:ascii="Verdana" w:hAnsi="Verdana"/>
          <w:i/>
          <w:iCs/>
          <w:sz w:val="16"/>
          <w:szCs w:val="16"/>
        </w:rPr>
        <w:t>correlation coefficient</w:t>
      </w:r>
      <w:r w:rsidRPr="009156EC">
        <w:rPr>
          <w:rFonts w:ascii="Verdana" w:hAnsi="Verdana"/>
          <w:sz w:val="16"/>
          <w:szCs w:val="16"/>
        </w:rPr>
        <w:t xml:space="preserve"> is indicated by the English spelling of the common symbol of Spearman’s rank correlation coefficient symbol </w:t>
      </w:r>
      <w:r w:rsidRPr="009156EC">
        <w:rPr>
          <w:rFonts w:ascii="Verdana" w:hAnsi="Verdana"/>
          <w:b/>
          <w:bCs/>
          <w:sz w:val="16"/>
          <w:szCs w:val="16"/>
        </w:rPr>
        <w:t>ρ</w:t>
      </w:r>
      <w:r w:rsidRPr="009156EC">
        <w:rPr>
          <w:rFonts w:ascii="Verdana" w:hAnsi="Verdana"/>
          <w:sz w:val="16"/>
          <w:szCs w:val="16"/>
        </w:rPr>
        <w:t xml:space="preserve">, i. e. </w:t>
      </w:r>
      <w:r w:rsidRPr="009156EC">
        <w:rPr>
          <w:rFonts w:ascii="Verdana" w:hAnsi="Verdana"/>
          <w:b/>
          <w:bCs/>
          <w:sz w:val="16"/>
          <w:szCs w:val="16"/>
        </w:rPr>
        <w:t>rho</w:t>
      </w:r>
      <w:r w:rsidRPr="009156EC">
        <w:rPr>
          <w:rFonts w:ascii="Verdana" w:hAnsi="Verdana"/>
          <w:sz w:val="16"/>
          <w:szCs w:val="16"/>
        </w:rPr>
        <w:t xml:space="preserve">. The reason for this is to clearly distinguish between the very similar-looking </w:t>
      </w:r>
      <w:r w:rsidRPr="009156EC">
        <w:rPr>
          <w:rFonts w:ascii="Verdana" w:hAnsi="Verdana"/>
          <w:b/>
          <w:bCs/>
          <w:sz w:val="16"/>
          <w:szCs w:val="16"/>
        </w:rPr>
        <w:t xml:space="preserve">ρ (rho) </w:t>
      </w:r>
      <w:r w:rsidRPr="009156EC">
        <w:rPr>
          <w:rFonts w:ascii="Verdana" w:hAnsi="Verdana"/>
          <w:sz w:val="16"/>
          <w:szCs w:val="16"/>
        </w:rPr>
        <w:t xml:space="preserve">and </w:t>
      </w:r>
      <w:r w:rsidRPr="009156EC">
        <w:rPr>
          <w:rFonts w:ascii="Verdana" w:hAnsi="Verdana"/>
          <w:b/>
          <w:bCs/>
          <w:sz w:val="16"/>
          <w:szCs w:val="16"/>
        </w:rPr>
        <w:t>p</w:t>
      </w:r>
      <w:r w:rsidRPr="009156EC">
        <w:rPr>
          <w:rFonts w:ascii="Verdana" w:hAnsi="Verdana"/>
          <w:sz w:val="16"/>
          <w:szCs w:val="16"/>
        </w:rPr>
        <w:t xml:space="preserve">, as in the </w:t>
      </w:r>
      <w:r w:rsidRPr="009156EC">
        <w:rPr>
          <w:rFonts w:ascii="Verdana" w:hAnsi="Verdana"/>
          <w:b/>
          <w:bCs/>
          <w:sz w:val="16"/>
          <w:szCs w:val="16"/>
        </w:rPr>
        <w:t>p-value</w:t>
      </w:r>
      <w:r w:rsidRPr="009156EC">
        <w:rPr>
          <w:rFonts w:ascii="Verdana" w:hAnsi="Verdana"/>
          <w:sz w:val="16"/>
          <w:szCs w:val="16"/>
        </w:rPr>
        <w:t xml:space="preserve"> that is often shown in parentheses.</w:t>
      </w:r>
    </w:p>
  </w:footnote>
  <w:footnote w:id="15">
    <w:p w14:paraId="50D936DE" w14:textId="77777777" w:rsidR="002F6669" w:rsidRPr="009156EC" w:rsidRDefault="002F6669" w:rsidP="001A5DEC">
      <w:pPr>
        <w:pStyle w:val="FootnoteText"/>
        <w:rPr>
          <w:sz w:val="16"/>
          <w:szCs w:val="16"/>
        </w:rPr>
      </w:pPr>
      <w:r w:rsidRPr="009156EC">
        <w:rPr>
          <w:rStyle w:val="FootnoteReference"/>
          <w:rFonts w:ascii="Verdana" w:hAnsi="Verdana"/>
          <w:sz w:val="16"/>
          <w:szCs w:val="16"/>
        </w:rPr>
        <w:footnoteRef/>
      </w:r>
      <w:r w:rsidRPr="009156EC">
        <w:rPr>
          <w:rFonts w:ascii="Verdana" w:hAnsi="Verdana"/>
          <w:sz w:val="16"/>
          <w:szCs w:val="16"/>
        </w:rPr>
        <w:t xml:space="preserve"> Study-wide, the </w:t>
      </w:r>
      <w:r w:rsidRPr="009156EC">
        <w:rPr>
          <w:rFonts w:ascii="Verdana" w:hAnsi="Verdana"/>
          <w:sz w:val="16"/>
          <w:szCs w:val="16"/>
          <w:lang w:val="de-DE"/>
        </w:rPr>
        <w:t>α</w:t>
      </w:r>
      <w:r w:rsidRPr="009156EC">
        <w:rPr>
          <w:rFonts w:ascii="Verdana" w:hAnsi="Verdana"/>
          <w:sz w:val="16"/>
          <w:szCs w:val="16"/>
        </w:rPr>
        <w:t xml:space="preserve"> value is 0.05.</w:t>
      </w:r>
    </w:p>
  </w:footnote>
  <w:footnote w:id="16">
    <w:p w14:paraId="38B434AF" w14:textId="7340711D" w:rsidR="002F6669" w:rsidRPr="009351DE" w:rsidRDefault="002F6669">
      <w:pPr>
        <w:pStyle w:val="FootnoteText"/>
        <w:rPr>
          <w:rFonts w:ascii="Verdana" w:hAnsi="Verdana"/>
          <w:sz w:val="16"/>
          <w:szCs w:val="16"/>
        </w:rPr>
      </w:pPr>
      <w:r w:rsidRPr="009351DE">
        <w:rPr>
          <w:rStyle w:val="FootnoteReference"/>
          <w:rFonts w:ascii="Verdana" w:hAnsi="Verdana"/>
          <w:sz w:val="16"/>
          <w:szCs w:val="16"/>
        </w:rPr>
        <w:footnoteRef/>
      </w:r>
      <w:r w:rsidRPr="009351DE">
        <w:rPr>
          <w:rFonts w:ascii="Verdana" w:hAnsi="Verdana"/>
          <w:sz w:val="16"/>
          <w:szCs w:val="16"/>
        </w:rPr>
        <w:t xml:space="preserve"> Please tak</w:t>
      </w:r>
      <w:r>
        <w:rPr>
          <w:rFonts w:ascii="Verdana" w:hAnsi="Verdana"/>
          <w:sz w:val="16"/>
          <w:szCs w:val="16"/>
        </w:rPr>
        <w:t>e not of the interview bias caused by the selection of interviewees (i.e. those with a high familiarity with SI or transdisciplinary research).</w:t>
      </w:r>
    </w:p>
  </w:footnote>
  <w:footnote w:id="17">
    <w:p w14:paraId="337C8DF3" w14:textId="77777777" w:rsidR="002F6669" w:rsidRPr="00333F62" w:rsidRDefault="002F6669" w:rsidP="00CD5934">
      <w:pPr>
        <w:pStyle w:val="FootnoteText"/>
        <w:rPr>
          <w:rFonts w:ascii="Verdana" w:hAnsi="Verdana"/>
          <w:sz w:val="16"/>
          <w:szCs w:val="16"/>
        </w:rPr>
      </w:pPr>
      <w:r w:rsidRPr="00333F62">
        <w:rPr>
          <w:rStyle w:val="FootnoteReference"/>
          <w:rFonts w:ascii="Verdana" w:hAnsi="Verdana"/>
          <w:sz w:val="16"/>
          <w:szCs w:val="16"/>
        </w:rPr>
        <w:footnoteRef/>
      </w:r>
      <w:r w:rsidRPr="00333F62">
        <w:rPr>
          <w:rFonts w:ascii="Verdana" w:hAnsi="Verdana"/>
          <w:sz w:val="16"/>
          <w:szCs w:val="16"/>
        </w:rPr>
        <w:t xml:space="preserve"> The target groups were “welfare and educational institutions”, “specific social groups”, “the general population”, “policy-makers and public administration”, “NGOs, civil society groups” and “businesses”.</w:t>
      </w:r>
    </w:p>
  </w:footnote>
  <w:footnote w:id="18">
    <w:p w14:paraId="009881DF" w14:textId="77777777" w:rsidR="002F6669" w:rsidRPr="009B2D99" w:rsidRDefault="002F6669">
      <w:pPr>
        <w:pStyle w:val="FootnoteText"/>
        <w:rPr>
          <w:rFonts w:ascii="Verdana" w:hAnsi="Verdana"/>
          <w:sz w:val="16"/>
          <w:szCs w:val="16"/>
        </w:rPr>
      </w:pPr>
      <w:r w:rsidRPr="009B2D99">
        <w:rPr>
          <w:rStyle w:val="FootnoteCharacters"/>
          <w:rFonts w:ascii="Verdana" w:hAnsi="Verdana"/>
          <w:sz w:val="16"/>
          <w:szCs w:val="16"/>
        </w:rPr>
        <w:footnoteRef/>
      </w:r>
      <w:r w:rsidRPr="009B2D99">
        <w:rPr>
          <w:rFonts w:ascii="Verdana" w:hAnsi="Verdana"/>
          <w:sz w:val="16"/>
          <w:szCs w:val="16"/>
        </w:rPr>
        <w:t xml:space="preserve"> </w:t>
      </w:r>
      <w:hyperlink r:id="rId4">
        <w:r w:rsidRPr="009B2D99">
          <w:rPr>
            <w:rStyle w:val="Hyperlink"/>
            <w:rFonts w:ascii="Verdana" w:hAnsi="Verdana"/>
            <w:color w:val="auto"/>
            <w:sz w:val="16"/>
            <w:szCs w:val="16"/>
          </w:rPr>
          <w:t>https://www.merriam-webster.com/dictionary/practice</w:t>
        </w:r>
      </w:hyperlink>
      <w:r w:rsidRPr="009B2D99">
        <w:rPr>
          <w:rFonts w:ascii="Verdana" w:hAnsi="Verdana"/>
          <w:sz w:val="16"/>
          <w:szCs w:val="16"/>
        </w:rPr>
        <w:t xml:space="preserve"> </w:t>
      </w:r>
    </w:p>
  </w:footnote>
  <w:footnote w:id="19">
    <w:p w14:paraId="75BB0440" w14:textId="77777777" w:rsidR="002F6669" w:rsidRDefault="002F6669">
      <w:pPr>
        <w:pStyle w:val="FootnoteText"/>
      </w:pPr>
      <w:r w:rsidRPr="009B2D99">
        <w:rPr>
          <w:rStyle w:val="FootnoteCharacters"/>
          <w:rFonts w:ascii="Verdana" w:hAnsi="Verdana"/>
          <w:sz w:val="16"/>
          <w:szCs w:val="16"/>
        </w:rPr>
        <w:footnoteRef/>
      </w:r>
      <w:r w:rsidRPr="009B2D99">
        <w:rPr>
          <w:rFonts w:ascii="Verdana" w:hAnsi="Verdana"/>
          <w:sz w:val="16"/>
          <w:szCs w:val="16"/>
        </w:rPr>
        <w:t xml:space="preserve"> </w:t>
      </w:r>
      <w:hyperlink r:id="rId5">
        <w:r w:rsidRPr="009B2D99">
          <w:rPr>
            <w:rStyle w:val="Hyperlink"/>
            <w:rFonts w:ascii="Verdana" w:hAnsi="Verdana"/>
            <w:color w:val="auto"/>
            <w:sz w:val="16"/>
            <w:szCs w:val="16"/>
          </w:rPr>
          <w:t>https://www.merriam-webster.com/dictionary/behavior</w:t>
        </w:r>
      </w:hyperlink>
      <w:r w:rsidRPr="009B2D99">
        <w:t xml:space="preserve"> </w:t>
      </w:r>
    </w:p>
  </w:footnote>
  <w:footnote w:id="20">
    <w:p w14:paraId="7C74602B" w14:textId="45C6289F" w:rsidR="002F6669" w:rsidRPr="001F57C9" w:rsidRDefault="002F6669">
      <w:pPr>
        <w:pStyle w:val="FootnoteText"/>
        <w:rPr>
          <w:rFonts w:ascii="Verdana" w:hAnsi="Verdana"/>
          <w:sz w:val="16"/>
          <w:szCs w:val="16"/>
        </w:rPr>
      </w:pPr>
      <w:r w:rsidRPr="001F57C9">
        <w:rPr>
          <w:rStyle w:val="FootnoteReference"/>
          <w:rFonts w:ascii="Verdana" w:hAnsi="Verdana"/>
          <w:sz w:val="16"/>
          <w:szCs w:val="16"/>
        </w:rPr>
        <w:footnoteRef/>
      </w:r>
      <w:r w:rsidRPr="001F57C9">
        <w:rPr>
          <w:rFonts w:ascii="Verdana" w:hAnsi="Verdana"/>
          <w:sz w:val="16"/>
          <w:szCs w:val="16"/>
        </w:rPr>
        <w:t xml:space="preserve"> The exact question in the survey was “To what degree has your project directly contributed to new or better services, products, processes or ways of doing things that were targeted towards …. (i) the general population, (ii) businesses, (iii) specific social groups (e.g. women/men/non-binary; youth/elderly; migrants; or minorities/indigenous people); (iv) welfare- and education providing institutions (such as schools, kindergartens, hospitals, or care centres); NGOs, advocacy or other civil society groups; policy-making, public administration, governmental agencies; academia). </w:t>
      </w:r>
    </w:p>
  </w:footnote>
  <w:footnote w:id="21">
    <w:p w14:paraId="229F0CF4" w14:textId="77777777" w:rsidR="002F6669" w:rsidRPr="001F57C9" w:rsidRDefault="002F6669">
      <w:pPr>
        <w:pStyle w:val="FootnoteText"/>
        <w:widowControl w:val="0"/>
        <w:rPr>
          <w:rFonts w:ascii="Verdana" w:hAnsi="Verdana"/>
          <w:sz w:val="16"/>
          <w:szCs w:val="16"/>
        </w:rPr>
      </w:pPr>
      <w:r w:rsidRPr="001F57C9">
        <w:rPr>
          <w:rStyle w:val="FootnoteCharacters"/>
          <w:rFonts w:ascii="Verdana" w:hAnsi="Verdana"/>
          <w:sz w:val="16"/>
          <w:szCs w:val="16"/>
        </w:rPr>
        <w:footnoteRef/>
      </w:r>
      <w:r w:rsidRPr="001F57C9">
        <w:rPr>
          <w:rFonts w:ascii="Verdana" w:hAnsi="Verdana"/>
          <w:sz w:val="16"/>
          <w:szCs w:val="16"/>
        </w:rPr>
        <w:t xml:space="preserve"> e. g. women/men/non-binary, youth/elderly; migrants; or minorities/indigenous people</w:t>
      </w:r>
    </w:p>
  </w:footnote>
  <w:footnote w:id="22">
    <w:p w14:paraId="4AC0BBD7" w14:textId="77777777" w:rsidR="002F6669" w:rsidRDefault="002F6669">
      <w:pPr>
        <w:pStyle w:val="FootnoteText"/>
        <w:widowControl w:val="0"/>
      </w:pPr>
      <w:r w:rsidRPr="001F57C9">
        <w:rPr>
          <w:rStyle w:val="FootnoteCharacters"/>
          <w:rFonts w:ascii="Verdana" w:hAnsi="Verdana"/>
          <w:sz w:val="16"/>
          <w:szCs w:val="16"/>
        </w:rPr>
        <w:footnoteRef/>
      </w:r>
      <w:r w:rsidRPr="001F57C9">
        <w:rPr>
          <w:rFonts w:ascii="Verdana" w:hAnsi="Verdana"/>
          <w:sz w:val="16"/>
          <w:szCs w:val="16"/>
        </w:rPr>
        <w:t xml:space="preserve"> such as schools, kindergartens, hospitals, or care centres</w:t>
      </w:r>
    </w:p>
  </w:footnote>
  <w:footnote w:id="23">
    <w:p w14:paraId="260F085A" w14:textId="77777777" w:rsidR="002F6669" w:rsidRPr="00D17BB8" w:rsidRDefault="002F6669" w:rsidP="007B67D2">
      <w:pPr>
        <w:pStyle w:val="FootnoteText"/>
        <w:rPr>
          <w:rFonts w:ascii="Verdana" w:hAnsi="Verdana"/>
          <w:sz w:val="16"/>
          <w:szCs w:val="16"/>
        </w:rPr>
      </w:pPr>
      <w:r w:rsidRPr="00D17BB8">
        <w:rPr>
          <w:rStyle w:val="FootnoteReference"/>
          <w:rFonts w:ascii="Verdana" w:hAnsi="Verdana"/>
          <w:sz w:val="16"/>
          <w:szCs w:val="16"/>
        </w:rPr>
        <w:footnoteRef/>
      </w:r>
      <w:r w:rsidRPr="00D17BB8">
        <w:rPr>
          <w:rFonts w:ascii="Verdana" w:hAnsi="Verdana"/>
          <w:sz w:val="16"/>
          <w:szCs w:val="16"/>
        </w:rPr>
        <w:t xml:space="preserve"> We suspect that the relatively high significant association between motivation to improve the human condition/welfare and the general population has to do with the contribution of medical research in addition to SSH.</w:t>
      </w:r>
    </w:p>
  </w:footnote>
  <w:footnote w:id="24">
    <w:p w14:paraId="2FB0FE10" w14:textId="77777777" w:rsidR="002F6669" w:rsidRPr="00784F03" w:rsidRDefault="002F6669" w:rsidP="00432A5D">
      <w:pPr>
        <w:pStyle w:val="FootnoteText"/>
        <w:rPr>
          <w:rFonts w:ascii="Verdana" w:hAnsi="Verdana"/>
          <w:sz w:val="16"/>
          <w:szCs w:val="16"/>
        </w:rPr>
      </w:pPr>
      <w:r w:rsidRPr="00784F03">
        <w:rPr>
          <w:rStyle w:val="FootnoteReference"/>
          <w:rFonts w:ascii="Verdana" w:hAnsi="Verdana"/>
          <w:sz w:val="16"/>
          <w:szCs w:val="16"/>
        </w:rPr>
        <w:footnoteRef/>
      </w:r>
      <w:r w:rsidRPr="00784F03">
        <w:rPr>
          <w:rFonts w:ascii="Verdana" w:hAnsi="Verdana"/>
          <w:sz w:val="16"/>
          <w:szCs w:val="16"/>
        </w:rPr>
        <w:t xml:space="preserve"> For a brief discussion about the scale of the research and scalability of the research results in the context of citizen participation, see P. 56 in </w:t>
      </w:r>
      <w:r w:rsidRPr="00784F03">
        <w:rPr>
          <w:rFonts w:ascii="Verdana" w:hAnsi="Verdana"/>
          <w:sz w:val="16"/>
          <w:szCs w:val="16"/>
        </w:rPr>
        <w:fldChar w:fldCharType="begin"/>
      </w:r>
      <w:r w:rsidRPr="00784F03">
        <w:rPr>
          <w:rFonts w:ascii="Verdana" w:hAnsi="Verdana"/>
          <w:sz w:val="16"/>
          <w:szCs w:val="16"/>
        </w:rPr>
        <w:instrText xml:space="preserve"> ADDIN ZOTERO_ITEM CSL_CITATION {"citationID":"a111cdaqok9","properties":{"formattedCitation":"Svidro\\uc0\\u328{}ov\\uc0\\u225{} et al., {\\i{}Co-Creation and Citizen Involvement in Social Innovation: A Comparative Case Study across 7 EU-Countries}.","plainCitation":"Svidroňová et al., Co-Creation and Citizen Involvement in Social Innovation: A Comparative Case Study across 7 EU-Countries.","noteIndex":30},"citationItems":[{"id":12270,"uris":["http://zotero.org/groups/551660/items/M8UAZEBI"],"uri":["http://zotero.org/groups/551660/items/M8UAZEBI"],"itemData":{"id":12270,"type":"book","title":"Co-creation and citizen involvement in social innovation: A comparative case study across 7 EU-countries","author":[{"family":"Svidroňová","given":"Mária"},{"family":"Voorberg","given":"William"},{"family":"Tummers","given":"Lars"},{"family":"Bekkers","given":"V."},{"family":"Torfing","given":"Jakob"},{"family":"Tõnurist","given":"Piret"},{"family":"Kattel","given":"Rainer"},{"family":"Lember","given":"Veiko"},{"family":"Timeus","given":"Krista"},{"family":"Nemec","given":"Juraj"},{"family":"Svidroňová","given":"Mária"},{"family":"Merickova","given":"Beata"},{"family":"Gascó","given":"Mila"},{"family":"Flemig","given":"Sophie"},{"family":"Osborne","given":"Stephen"}],"issued":{"date-parts":[["2015",1,23]]},"citation-key":"svidronova2015"}}],"schema":"https://github.com/citation-style-language/schema/raw/master/csl-citation.json"} </w:instrText>
      </w:r>
      <w:r w:rsidRPr="00784F03">
        <w:rPr>
          <w:rFonts w:ascii="Verdana" w:hAnsi="Verdana"/>
          <w:sz w:val="16"/>
          <w:szCs w:val="16"/>
        </w:rPr>
        <w:fldChar w:fldCharType="separate"/>
      </w:r>
      <w:r w:rsidRPr="00784F03">
        <w:rPr>
          <w:rFonts w:ascii="Verdana" w:hAnsi="Verdana" w:cs="Calibri"/>
          <w:sz w:val="16"/>
          <w:szCs w:val="16"/>
        </w:rPr>
        <w:t xml:space="preserve">Svidroňová et al., </w:t>
      </w:r>
      <w:r w:rsidRPr="00784F03">
        <w:rPr>
          <w:rFonts w:ascii="Verdana" w:hAnsi="Verdana" w:cs="Calibri"/>
          <w:i/>
          <w:iCs/>
          <w:sz w:val="16"/>
          <w:szCs w:val="16"/>
        </w:rPr>
        <w:t>Co-Creation and Citizen Involvement in Social Innovation: A Comparative Case Study across 7 EU-Countries</w:t>
      </w:r>
      <w:r w:rsidRPr="00784F03">
        <w:rPr>
          <w:rFonts w:ascii="Verdana" w:hAnsi="Verdana" w:cs="Calibri"/>
          <w:sz w:val="16"/>
          <w:szCs w:val="16"/>
        </w:rPr>
        <w:t>.</w:t>
      </w:r>
      <w:r w:rsidRPr="00784F03">
        <w:rPr>
          <w:rFonts w:ascii="Verdana" w:hAnsi="Verdana"/>
          <w:sz w:val="16"/>
          <w:szCs w:val="16"/>
        </w:rPr>
        <w:fldChar w:fldCharType="end"/>
      </w:r>
    </w:p>
  </w:footnote>
  <w:footnote w:id="25">
    <w:p w14:paraId="340F705F" w14:textId="77777777" w:rsidR="002F6669" w:rsidRPr="00E34561" w:rsidRDefault="002F6669" w:rsidP="00432A5D">
      <w:pPr>
        <w:pStyle w:val="FootnoteText"/>
      </w:pPr>
      <w:r w:rsidRPr="00784F03">
        <w:rPr>
          <w:rStyle w:val="FootnoteReference"/>
          <w:rFonts w:ascii="Verdana" w:hAnsi="Verdana"/>
          <w:sz w:val="16"/>
          <w:szCs w:val="16"/>
        </w:rPr>
        <w:footnoteRef/>
      </w:r>
      <w:r w:rsidRPr="00784F03">
        <w:rPr>
          <w:rFonts w:ascii="Verdana" w:hAnsi="Verdana"/>
          <w:sz w:val="16"/>
          <w:szCs w:val="16"/>
        </w:rPr>
        <w:t xml:space="preserve"> The concept of scalability has been operationalised under 3 different categories in the survey (deep -, out -, and up scalability). However, after a dimension reduction process in the analysis (explanatory and confirmatory factor analysis), it has been decided to compile the sub-variables of scalability into one single scalability variable because of the similarity of their explained variances. Either because of the similarity of concepts or because of the lack of the knowledge on different forms of scalability the responses under different categories were highly similar (or because of common method bias).</w:t>
      </w:r>
    </w:p>
  </w:footnote>
  <w:footnote w:id="26">
    <w:p w14:paraId="5EF300B8" w14:textId="77777777" w:rsidR="002F6669" w:rsidRDefault="002F6669">
      <w:pPr>
        <w:pStyle w:val="FootnoteText"/>
        <w:widowControl w:val="0"/>
      </w:pPr>
      <w:r>
        <w:rPr>
          <w:rStyle w:val="FootnoteCharacters"/>
        </w:rPr>
        <w:footnoteRef/>
      </w:r>
      <w:r>
        <w:t xml:space="preserve"> provide information via interviews, online questionnaires, etc.</w:t>
      </w:r>
    </w:p>
  </w:footnote>
  <w:footnote w:id="27">
    <w:p w14:paraId="2B6F75FA" w14:textId="77777777" w:rsidR="002F6669" w:rsidRDefault="002F6669">
      <w:pPr>
        <w:pStyle w:val="FootnoteText"/>
        <w:widowControl w:val="0"/>
      </w:pPr>
      <w:r>
        <w:rPr>
          <w:rStyle w:val="FootnoteCharacters"/>
        </w:rPr>
        <w:footnoteRef/>
      </w:r>
      <w:r>
        <w:t xml:space="preserve"> consultative + contributing through collecting data, validating data, disseminating results, etc.</w:t>
      </w:r>
    </w:p>
  </w:footnote>
  <w:footnote w:id="28">
    <w:p w14:paraId="6E0DB735" w14:textId="77777777" w:rsidR="002F6669" w:rsidRDefault="002F6669">
      <w:pPr>
        <w:pStyle w:val="FootnoteText"/>
        <w:widowControl w:val="0"/>
      </w:pPr>
      <w:r>
        <w:rPr>
          <w:rStyle w:val="FootnoteCharacters"/>
        </w:rPr>
        <w:footnoteRef/>
      </w:r>
      <w:r>
        <w:t xml:space="preserve"> contributory + interpreting data and/or drawing conclusions</w:t>
      </w:r>
    </w:p>
  </w:footnote>
  <w:footnote w:id="29">
    <w:p w14:paraId="1F3A5FB9" w14:textId="77777777" w:rsidR="002F6669" w:rsidRDefault="002F6669">
      <w:pPr>
        <w:pStyle w:val="FootnoteText"/>
        <w:widowControl w:val="0"/>
      </w:pPr>
      <w:r>
        <w:rPr>
          <w:rStyle w:val="FootnoteCharacters"/>
        </w:rPr>
        <w:footnoteRef/>
      </w:r>
      <w:r>
        <w:t xml:space="preserve"> collaborative + participated in designing study and/or determining objectives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09126" w14:textId="77777777" w:rsidR="002F6669" w:rsidRDefault="002F6669">
    <w:pPr>
      <w:pStyle w:val="Header"/>
      <w:tabs>
        <w:tab w:val="left" w:pos="7513"/>
      </w:tabs>
      <w:spacing w:after="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0F18" w14:textId="77777777" w:rsidR="002F6669" w:rsidRDefault="002F66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E1D6" w14:textId="77777777" w:rsidR="002F6669" w:rsidRDefault="002F66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F1C"/>
    <w:multiLevelType w:val="multilevel"/>
    <w:tmpl w:val="FF8A1B44"/>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3E35D58"/>
    <w:multiLevelType w:val="multilevel"/>
    <w:tmpl w:val="AC60648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9276068"/>
    <w:multiLevelType w:val="multilevel"/>
    <w:tmpl w:val="62D610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9936ABE"/>
    <w:multiLevelType w:val="hybridMultilevel"/>
    <w:tmpl w:val="9668C18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0D97048C"/>
    <w:multiLevelType w:val="hybridMultilevel"/>
    <w:tmpl w:val="A0B4C9C0"/>
    <w:lvl w:ilvl="0" w:tplc="A48067B2">
      <w:start w:val="16"/>
      <w:numFmt w:val="bullet"/>
      <w:lvlText w:val=""/>
      <w:lvlJc w:val="left"/>
      <w:pPr>
        <w:ind w:left="720" w:hanging="360"/>
      </w:pPr>
      <w:rPr>
        <w:rFonts w:ascii="Symbol" w:eastAsiaTheme="majorEastAsia" w:hAnsi="Symbol" w:cs="Courier New" w:hint="default"/>
        <w:color w:val="333333"/>
        <w:sz w:val="18"/>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1EC2D65"/>
    <w:multiLevelType w:val="hybridMultilevel"/>
    <w:tmpl w:val="6D4204BA"/>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25621D2"/>
    <w:multiLevelType w:val="multilevel"/>
    <w:tmpl w:val="3990CFDC"/>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3015463"/>
    <w:multiLevelType w:val="multilevel"/>
    <w:tmpl w:val="1F7C51B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3EA1CFE"/>
    <w:multiLevelType w:val="multilevel"/>
    <w:tmpl w:val="DE6C97E0"/>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3F00C93"/>
    <w:multiLevelType w:val="multilevel"/>
    <w:tmpl w:val="0EC63D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5C5662E"/>
    <w:multiLevelType w:val="hybridMultilevel"/>
    <w:tmpl w:val="7A3A7F76"/>
    <w:lvl w:ilvl="0" w:tplc="0C07000F">
      <w:start w:val="1"/>
      <w:numFmt w:val="decimal"/>
      <w:lvlText w:val="%1."/>
      <w:lvlJc w:val="left"/>
      <w:pPr>
        <w:ind w:left="1400" w:hanging="360"/>
      </w:pPr>
    </w:lvl>
    <w:lvl w:ilvl="1" w:tplc="0C070019" w:tentative="1">
      <w:start w:val="1"/>
      <w:numFmt w:val="lowerLetter"/>
      <w:lvlText w:val="%2."/>
      <w:lvlJc w:val="left"/>
      <w:pPr>
        <w:ind w:left="2120" w:hanging="360"/>
      </w:pPr>
    </w:lvl>
    <w:lvl w:ilvl="2" w:tplc="0C07001B" w:tentative="1">
      <w:start w:val="1"/>
      <w:numFmt w:val="lowerRoman"/>
      <w:lvlText w:val="%3."/>
      <w:lvlJc w:val="right"/>
      <w:pPr>
        <w:ind w:left="2840" w:hanging="180"/>
      </w:pPr>
    </w:lvl>
    <w:lvl w:ilvl="3" w:tplc="0C07000F" w:tentative="1">
      <w:start w:val="1"/>
      <w:numFmt w:val="decimal"/>
      <w:lvlText w:val="%4."/>
      <w:lvlJc w:val="left"/>
      <w:pPr>
        <w:ind w:left="3560" w:hanging="360"/>
      </w:pPr>
    </w:lvl>
    <w:lvl w:ilvl="4" w:tplc="0C070019" w:tentative="1">
      <w:start w:val="1"/>
      <w:numFmt w:val="lowerLetter"/>
      <w:lvlText w:val="%5."/>
      <w:lvlJc w:val="left"/>
      <w:pPr>
        <w:ind w:left="4280" w:hanging="360"/>
      </w:pPr>
    </w:lvl>
    <w:lvl w:ilvl="5" w:tplc="0C07001B" w:tentative="1">
      <w:start w:val="1"/>
      <w:numFmt w:val="lowerRoman"/>
      <w:lvlText w:val="%6."/>
      <w:lvlJc w:val="right"/>
      <w:pPr>
        <w:ind w:left="5000" w:hanging="180"/>
      </w:pPr>
    </w:lvl>
    <w:lvl w:ilvl="6" w:tplc="0C07000F" w:tentative="1">
      <w:start w:val="1"/>
      <w:numFmt w:val="decimal"/>
      <w:lvlText w:val="%7."/>
      <w:lvlJc w:val="left"/>
      <w:pPr>
        <w:ind w:left="5720" w:hanging="360"/>
      </w:pPr>
    </w:lvl>
    <w:lvl w:ilvl="7" w:tplc="0C070019" w:tentative="1">
      <w:start w:val="1"/>
      <w:numFmt w:val="lowerLetter"/>
      <w:lvlText w:val="%8."/>
      <w:lvlJc w:val="left"/>
      <w:pPr>
        <w:ind w:left="6440" w:hanging="360"/>
      </w:pPr>
    </w:lvl>
    <w:lvl w:ilvl="8" w:tplc="0C07001B" w:tentative="1">
      <w:start w:val="1"/>
      <w:numFmt w:val="lowerRoman"/>
      <w:lvlText w:val="%9."/>
      <w:lvlJc w:val="right"/>
      <w:pPr>
        <w:ind w:left="7160" w:hanging="180"/>
      </w:pPr>
    </w:lvl>
  </w:abstractNum>
  <w:abstractNum w:abstractNumId="11" w15:restartNumberingAfterBreak="0">
    <w:nsid w:val="17D914EC"/>
    <w:multiLevelType w:val="hybridMultilevel"/>
    <w:tmpl w:val="DF94E61E"/>
    <w:lvl w:ilvl="0" w:tplc="949833A6">
      <w:start w:val="16"/>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9015F9B"/>
    <w:multiLevelType w:val="multilevel"/>
    <w:tmpl w:val="1102F726"/>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3" w15:restartNumberingAfterBreak="0">
    <w:nsid w:val="196B6441"/>
    <w:multiLevelType w:val="hybridMultilevel"/>
    <w:tmpl w:val="9342F79A"/>
    <w:lvl w:ilvl="0" w:tplc="32761EB8">
      <w:numFmt w:val="bullet"/>
      <w:lvlText w:val=""/>
      <w:lvlJc w:val="left"/>
      <w:pPr>
        <w:ind w:left="720" w:hanging="360"/>
      </w:pPr>
      <w:rPr>
        <w:rFonts w:ascii="Symbol" w:eastAsiaTheme="minorHAnsi" w:hAnsi="Symbol" w:cstheme="minorBidi" w:hint="default"/>
      </w:rPr>
    </w:lvl>
    <w:lvl w:ilvl="1" w:tplc="08090017">
      <w:start w:val="1"/>
      <w:numFmt w:val="lowerLetter"/>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CF441A"/>
    <w:multiLevelType w:val="multilevel"/>
    <w:tmpl w:val="A262397E"/>
    <w:lvl w:ilvl="0">
      <w:start w:val="1"/>
      <w:numFmt w:val="lowerLetter"/>
      <w:lvlText w:val="%1."/>
      <w:lvlJc w:val="left"/>
      <w:pPr>
        <w:tabs>
          <w:tab w:val="num" w:pos="0"/>
        </w:tabs>
        <w:ind w:left="1068" w:hanging="360"/>
      </w:pPr>
      <w:rPr>
        <w:rFonts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1A160284"/>
    <w:multiLevelType w:val="multilevel"/>
    <w:tmpl w:val="59C671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1E056C86"/>
    <w:multiLevelType w:val="multilevel"/>
    <w:tmpl w:val="3F922D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1ECA7380"/>
    <w:multiLevelType w:val="multilevel"/>
    <w:tmpl w:val="79065A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203A07FC"/>
    <w:multiLevelType w:val="multilevel"/>
    <w:tmpl w:val="FE5A88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777"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211130BA"/>
    <w:multiLevelType w:val="multilevel"/>
    <w:tmpl w:val="3C8C5B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1C2442F"/>
    <w:multiLevelType w:val="multilevel"/>
    <w:tmpl w:val="078E14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25B96749"/>
    <w:multiLevelType w:val="multilevel"/>
    <w:tmpl w:val="3C7A7ED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283E1ED5"/>
    <w:multiLevelType w:val="multilevel"/>
    <w:tmpl w:val="27EE513A"/>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3" w15:restartNumberingAfterBreak="0">
    <w:nsid w:val="2B313723"/>
    <w:multiLevelType w:val="hybridMultilevel"/>
    <w:tmpl w:val="DBD03BF4"/>
    <w:lvl w:ilvl="0" w:tplc="0C07000F">
      <w:start w:val="1"/>
      <w:numFmt w:val="decimal"/>
      <w:lvlText w:val="%1."/>
      <w:lvlJc w:val="left"/>
      <w:pPr>
        <w:ind w:left="1429" w:hanging="360"/>
      </w:pPr>
    </w:lvl>
    <w:lvl w:ilvl="1" w:tplc="0C070019" w:tentative="1">
      <w:start w:val="1"/>
      <w:numFmt w:val="lowerLetter"/>
      <w:lvlText w:val="%2."/>
      <w:lvlJc w:val="left"/>
      <w:pPr>
        <w:ind w:left="2149" w:hanging="360"/>
      </w:pPr>
    </w:lvl>
    <w:lvl w:ilvl="2" w:tplc="0C07001B" w:tentative="1">
      <w:start w:val="1"/>
      <w:numFmt w:val="lowerRoman"/>
      <w:lvlText w:val="%3."/>
      <w:lvlJc w:val="right"/>
      <w:pPr>
        <w:ind w:left="2869" w:hanging="180"/>
      </w:pPr>
    </w:lvl>
    <w:lvl w:ilvl="3" w:tplc="0C07000F" w:tentative="1">
      <w:start w:val="1"/>
      <w:numFmt w:val="decimal"/>
      <w:lvlText w:val="%4."/>
      <w:lvlJc w:val="left"/>
      <w:pPr>
        <w:ind w:left="3589" w:hanging="360"/>
      </w:pPr>
    </w:lvl>
    <w:lvl w:ilvl="4" w:tplc="0C070019" w:tentative="1">
      <w:start w:val="1"/>
      <w:numFmt w:val="lowerLetter"/>
      <w:lvlText w:val="%5."/>
      <w:lvlJc w:val="left"/>
      <w:pPr>
        <w:ind w:left="4309" w:hanging="360"/>
      </w:pPr>
    </w:lvl>
    <w:lvl w:ilvl="5" w:tplc="0C07001B" w:tentative="1">
      <w:start w:val="1"/>
      <w:numFmt w:val="lowerRoman"/>
      <w:lvlText w:val="%6."/>
      <w:lvlJc w:val="right"/>
      <w:pPr>
        <w:ind w:left="5029" w:hanging="180"/>
      </w:pPr>
    </w:lvl>
    <w:lvl w:ilvl="6" w:tplc="0C07000F" w:tentative="1">
      <w:start w:val="1"/>
      <w:numFmt w:val="decimal"/>
      <w:lvlText w:val="%7."/>
      <w:lvlJc w:val="left"/>
      <w:pPr>
        <w:ind w:left="5749" w:hanging="360"/>
      </w:pPr>
    </w:lvl>
    <w:lvl w:ilvl="7" w:tplc="0C070019" w:tentative="1">
      <w:start w:val="1"/>
      <w:numFmt w:val="lowerLetter"/>
      <w:lvlText w:val="%8."/>
      <w:lvlJc w:val="left"/>
      <w:pPr>
        <w:ind w:left="6469" w:hanging="360"/>
      </w:pPr>
    </w:lvl>
    <w:lvl w:ilvl="8" w:tplc="0C07001B" w:tentative="1">
      <w:start w:val="1"/>
      <w:numFmt w:val="lowerRoman"/>
      <w:lvlText w:val="%9."/>
      <w:lvlJc w:val="right"/>
      <w:pPr>
        <w:ind w:left="7189" w:hanging="180"/>
      </w:pPr>
    </w:lvl>
  </w:abstractNum>
  <w:abstractNum w:abstractNumId="24" w15:restartNumberingAfterBreak="0">
    <w:nsid w:val="2C4C0E97"/>
    <w:multiLevelType w:val="multilevel"/>
    <w:tmpl w:val="F4B467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2CCC58E2"/>
    <w:multiLevelType w:val="multilevel"/>
    <w:tmpl w:val="2D44F4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2E4B213E"/>
    <w:multiLevelType w:val="multilevel"/>
    <w:tmpl w:val="0422051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2F4C2100"/>
    <w:multiLevelType w:val="multilevel"/>
    <w:tmpl w:val="6672824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2F800394"/>
    <w:multiLevelType w:val="hybridMultilevel"/>
    <w:tmpl w:val="D0E2085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300278EB"/>
    <w:multiLevelType w:val="hybridMultilevel"/>
    <w:tmpl w:val="EC4A7CA2"/>
    <w:lvl w:ilvl="0" w:tplc="B7DE73F4">
      <w:start w:val="1"/>
      <w:numFmt w:val="lowerRoman"/>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334F25F9"/>
    <w:multiLevelType w:val="multilevel"/>
    <w:tmpl w:val="DE6C97E0"/>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33ED37B4"/>
    <w:multiLevelType w:val="multilevel"/>
    <w:tmpl w:val="7A06A32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346F523F"/>
    <w:multiLevelType w:val="hybridMultilevel"/>
    <w:tmpl w:val="3FFC35E8"/>
    <w:lvl w:ilvl="0" w:tplc="47863846">
      <w:start w:val="104"/>
      <w:numFmt w:val="bullet"/>
      <w:lvlText w:val=""/>
      <w:lvlJc w:val="left"/>
      <w:pPr>
        <w:ind w:left="720" w:hanging="360"/>
      </w:pPr>
      <w:rPr>
        <w:rFonts w:ascii="Symbol" w:eastAsiaTheme="majorEastAsia" w:hAnsi="Symbol"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35E144B8"/>
    <w:multiLevelType w:val="multilevel"/>
    <w:tmpl w:val="38824D3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377123F4"/>
    <w:multiLevelType w:val="multilevel"/>
    <w:tmpl w:val="DB0CEEA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37F456D8"/>
    <w:multiLevelType w:val="multilevel"/>
    <w:tmpl w:val="D5C6A940"/>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6" w15:restartNumberingAfterBreak="0">
    <w:nsid w:val="3C1A60D7"/>
    <w:multiLevelType w:val="hybridMultilevel"/>
    <w:tmpl w:val="E8102D9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D12109B"/>
    <w:multiLevelType w:val="multilevel"/>
    <w:tmpl w:val="8C90F35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8" w15:restartNumberingAfterBreak="0">
    <w:nsid w:val="408325A3"/>
    <w:multiLevelType w:val="multilevel"/>
    <w:tmpl w:val="62D610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41325C55"/>
    <w:multiLevelType w:val="multilevel"/>
    <w:tmpl w:val="C56433EC"/>
    <w:lvl w:ilvl="0">
      <w:start w:val="1"/>
      <w:numFmt w:val="decimal"/>
      <w:lvlText w:val="%1."/>
      <w:lvlJc w:val="left"/>
      <w:pPr>
        <w:tabs>
          <w:tab w:val="num" w:pos="0"/>
        </w:tabs>
        <w:ind w:left="720" w:hanging="360"/>
      </w:pPr>
      <w:rPr>
        <w:rFonts w:ascii="Times New Roman" w:hAnsi="Times New Roman" w:cs="Times New Roman"/>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415066F5"/>
    <w:multiLevelType w:val="multilevel"/>
    <w:tmpl w:val="10C0168A"/>
    <w:lvl w:ilvl="0">
      <w:start w:val="1"/>
      <w:numFmt w:val="decimal"/>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43C52CD8"/>
    <w:multiLevelType w:val="multilevel"/>
    <w:tmpl w:val="35DEF6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15:restartNumberingAfterBreak="0">
    <w:nsid w:val="4817667A"/>
    <w:multiLevelType w:val="multilevel"/>
    <w:tmpl w:val="2B2A49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4831479D"/>
    <w:multiLevelType w:val="hybridMultilevel"/>
    <w:tmpl w:val="ADD2CFD2"/>
    <w:lvl w:ilvl="0" w:tplc="C6F0952E">
      <w:start w:val="104"/>
      <w:numFmt w:val="bullet"/>
      <w:lvlText w:val=""/>
      <w:lvlJc w:val="left"/>
      <w:pPr>
        <w:ind w:left="720" w:hanging="360"/>
      </w:pPr>
      <w:rPr>
        <w:rFonts w:ascii="Symbol" w:eastAsia="Times New Roman" w:hAnsi="Symbol" w:cs="Courier New" w:hint="default"/>
        <w:color w:val="auto"/>
        <w:sz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499B7603"/>
    <w:multiLevelType w:val="multilevel"/>
    <w:tmpl w:val="58FE8CB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15:restartNumberingAfterBreak="0">
    <w:nsid w:val="4B59590F"/>
    <w:multiLevelType w:val="multilevel"/>
    <w:tmpl w:val="DF0C57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15:restartNumberingAfterBreak="0">
    <w:nsid w:val="4CF816C1"/>
    <w:multiLevelType w:val="multilevel"/>
    <w:tmpl w:val="5420D3D2"/>
    <w:lvl w:ilvl="0">
      <w:start w:val="1"/>
      <w:numFmt w:val="decimal"/>
      <w:lvlText w:val="%1."/>
      <w:lvlJc w:val="left"/>
      <w:pPr>
        <w:tabs>
          <w:tab w:val="num" w:pos="0"/>
        </w:tabs>
        <w:ind w:left="720" w:hanging="360"/>
      </w:pPr>
      <w:rPr>
        <w:b/>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7" w15:restartNumberingAfterBreak="0">
    <w:nsid w:val="4D6A1D11"/>
    <w:multiLevelType w:val="multilevel"/>
    <w:tmpl w:val="76A407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15:restartNumberingAfterBreak="0">
    <w:nsid w:val="4DF8704A"/>
    <w:multiLevelType w:val="multilevel"/>
    <w:tmpl w:val="298670E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9" w15:restartNumberingAfterBreak="0">
    <w:nsid w:val="4E572CD8"/>
    <w:multiLevelType w:val="multilevel"/>
    <w:tmpl w:val="451822E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0" w15:restartNumberingAfterBreak="0">
    <w:nsid w:val="4F4D74E9"/>
    <w:multiLevelType w:val="multilevel"/>
    <w:tmpl w:val="A8C4D6F8"/>
    <w:lvl w:ilvl="0">
      <w:start w:val="3"/>
      <w:numFmt w:val="lowerLetter"/>
      <w:lvlText w:val="%1."/>
      <w:lvlJc w:val="left"/>
      <w:pPr>
        <w:tabs>
          <w:tab w:val="num" w:pos="0"/>
        </w:tabs>
        <w:ind w:left="1068" w:hanging="360"/>
      </w:pPr>
      <w:rPr>
        <w:rFonts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1" w15:restartNumberingAfterBreak="0">
    <w:nsid w:val="502A123F"/>
    <w:multiLevelType w:val="multilevel"/>
    <w:tmpl w:val="583EBF4C"/>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2" w15:restartNumberingAfterBreak="0">
    <w:nsid w:val="50A47A78"/>
    <w:multiLevelType w:val="multilevel"/>
    <w:tmpl w:val="602254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3" w15:restartNumberingAfterBreak="0">
    <w:nsid w:val="50B752CF"/>
    <w:multiLevelType w:val="multilevel"/>
    <w:tmpl w:val="FF8A1B44"/>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15:restartNumberingAfterBreak="0">
    <w:nsid w:val="514E6EF9"/>
    <w:multiLevelType w:val="multilevel"/>
    <w:tmpl w:val="194CFA86"/>
    <w:lvl w:ilvl="0">
      <w:start w:val="1"/>
      <w:numFmt w:val="decimal"/>
      <w:lvlText w:val="%1."/>
      <w:lvlJc w:val="left"/>
      <w:pPr>
        <w:tabs>
          <w:tab w:val="num" w:pos="0"/>
        </w:tabs>
        <w:ind w:left="360" w:hanging="360"/>
      </w:pPr>
    </w:lvl>
    <w:lvl w:ilvl="1">
      <w:start w:val="1"/>
      <w:numFmt w:val="bullet"/>
      <w:lvlText w:val=""/>
      <w:lvlJc w:val="left"/>
      <w:pPr>
        <w:tabs>
          <w:tab w:val="num" w:pos="0"/>
        </w:tabs>
        <w:ind w:left="1080" w:hanging="360"/>
      </w:pPr>
      <w:rPr>
        <w:rFonts w:ascii="Symbol" w:hAnsi="Symbol" w:cs="Symbol" w:hint="default"/>
      </w:r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55" w15:restartNumberingAfterBreak="0">
    <w:nsid w:val="52072B09"/>
    <w:multiLevelType w:val="multilevel"/>
    <w:tmpl w:val="F43E8CE4"/>
    <w:lvl w:ilvl="0">
      <w:start w:val="1"/>
      <w:numFmt w:val="decimal"/>
      <w:lvlText w:val="%1."/>
      <w:lvlJc w:val="left"/>
      <w:pPr>
        <w:tabs>
          <w:tab w:val="num" w:pos="-76"/>
        </w:tabs>
        <w:ind w:left="644" w:hanging="360"/>
      </w:pPr>
      <w:rPr>
        <w:b/>
        <w:sz w:val="19"/>
        <w:szCs w:val="19"/>
      </w:rPr>
    </w:lvl>
    <w:lvl w:ilvl="1">
      <w:start w:val="1"/>
      <w:numFmt w:val="lowerLetter"/>
      <w:lvlText w:val="%2."/>
      <w:lvlJc w:val="left"/>
      <w:pPr>
        <w:tabs>
          <w:tab w:val="num" w:pos="-76"/>
        </w:tabs>
        <w:ind w:left="1364" w:hanging="360"/>
      </w:pPr>
    </w:lvl>
    <w:lvl w:ilvl="2">
      <w:start w:val="1"/>
      <w:numFmt w:val="lowerRoman"/>
      <w:lvlText w:val="%3."/>
      <w:lvlJc w:val="right"/>
      <w:pPr>
        <w:tabs>
          <w:tab w:val="num" w:pos="-76"/>
        </w:tabs>
        <w:ind w:left="2084" w:hanging="180"/>
      </w:pPr>
    </w:lvl>
    <w:lvl w:ilvl="3">
      <w:start w:val="1"/>
      <w:numFmt w:val="decimal"/>
      <w:lvlText w:val="%4."/>
      <w:lvlJc w:val="left"/>
      <w:pPr>
        <w:tabs>
          <w:tab w:val="num" w:pos="-76"/>
        </w:tabs>
        <w:ind w:left="2804" w:hanging="360"/>
      </w:pPr>
    </w:lvl>
    <w:lvl w:ilvl="4">
      <w:start w:val="1"/>
      <w:numFmt w:val="lowerLetter"/>
      <w:lvlText w:val="%5."/>
      <w:lvlJc w:val="left"/>
      <w:pPr>
        <w:tabs>
          <w:tab w:val="num" w:pos="-76"/>
        </w:tabs>
        <w:ind w:left="3524" w:hanging="360"/>
      </w:pPr>
    </w:lvl>
    <w:lvl w:ilvl="5">
      <w:start w:val="1"/>
      <w:numFmt w:val="lowerRoman"/>
      <w:lvlText w:val="%6."/>
      <w:lvlJc w:val="right"/>
      <w:pPr>
        <w:tabs>
          <w:tab w:val="num" w:pos="-76"/>
        </w:tabs>
        <w:ind w:left="4244" w:hanging="180"/>
      </w:pPr>
    </w:lvl>
    <w:lvl w:ilvl="6">
      <w:start w:val="1"/>
      <w:numFmt w:val="decimal"/>
      <w:lvlText w:val="%7."/>
      <w:lvlJc w:val="left"/>
      <w:pPr>
        <w:tabs>
          <w:tab w:val="num" w:pos="-76"/>
        </w:tabs>
        <w:ind w:left="4964" w:hanging="360"/>
      </w:pPr>
    </w:lvl>
    <w:lvl w:ilvl="7">
      <w:start w:val="1"/>
      <w:numFmt w:val="lowerLetter"/>
      <w:lvlText w:val="%8."/>
      <w:lvlJc w:val="left"/>
      <w:pPr>
        <w:tabs>
          <w:tab w:val="num" w:pos="-76"/>
        </w:tabs>
        <w:ind w:left="5684" w:hanging="360"/>
      </w:pPr>
    </w:lvl>
    <w:lvl w:ilvl="8">
      <w:start w:val="1"/>
      <w:numFmt w:val="lowerRoman"/>
      <w:lvlText w:val="%9."/>
      <w:lvlJc w:val="right"/>
      <w:pPr>
        <w:tabs>
          <w:tab w:val="num" w:pos="-76"/>
        </w:tabs>
        <w:ind w:left="6404" w:hanging="180"/>
      </w:pPr>
    </w:lvl>
  </w:abstractNum>
  <w:abstractNum w:abstractNumId="56" w15:restartNumberingAfterBreak="0">
    <w:nsid w:val="52747C45"/>
    <w:multiLevelType w:val="multilevel"/>
    <w:tmpl w:val="9B8E03B0"/>
    <w:lvl w:ilvl="0">
      <w:start w:val="2"/>
      <w:numFmt w:val="lowerLetter"/>
      <w:lvlText w:val="%1."/>
      <w:lvlJc w:val="left"/>
      <w:pPr>
        <w:tabs>
          <w:tab w:val="num" w:pos="0"/>
        </w:tabs>
        <w:ind w:left="1068" w:hanging="360"/>
      </w:pPr>
      <w:rPr>
        <w:rFonts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7" w15:restartNumberingAfterBreak="0">
    <w:nsid w:val="53EE06C8"/>
    <w:multiLevelType w:val="multilevel"/>
    <w:tmpl w:val="8A043FD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8" w15:restartNumberingAfterBreak="0">
    <w:nsid w:val="565658B7"/>
    <w:multiLevelType w:val="multilevel"/>
    <w:tmpl w:val="58B8E79C"/>
    <w:lvl w:ilvl="0">
      <w:start w:val="4"/>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15:restartNumberingAfterBreak="0">
    <w:nsid w:val="57506EC8"/>
    <w:multiLevelType w:val="multilevel"/>
    <w:tmpl w:val="74625E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0" w15:restartNumberingAfterBreak="0">
    <w:nsid w:val="59706BCD"/>
    <w:multiLevelType w:val="multilevel"/>
    <w:tmpl w:val="D996F168"/>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1" w15:restartNumberingAfterBreak="0">
    <w:nsid w:val="598F1B05"/>
    <w:multiLevelType w:val="multilevel"/>
    <w:tmpl w:val="A290096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2" w15:restartNumberingAfterBreak="0">
    <w:nsid w:val="5A6640D7"/>
    <w:multiLevelType w:val="multilevel"/>
    <w:tmpl w:val="63ECE7E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3" w15:restartNumberingAfterBreak="0">
    <w:nsid w:val="5A746AD9"/>
    <w:multiLevelType w:val="multilevel"/>
    <w:tmpl w:val="AA4CC78E"/>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4" w15:restartNumberingAfterBreak="0">
    <w:nsid w:val="5A7D38E8"/>
    <w:multiLevelType w:val="multilevel"/>
    <w:tmpl w:val="948C2BF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5" w15:restartNumberingAfterBreak="0">
    <w:nsid w:val="5AC7440A"/>
    <w:multiLevelType w:val="multilevel"/>
    <w:tmpl w:val="FDF89A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6" w15:restartNumberingAfterBreak="0">
    <w:nsid w:val="5B076657"/>
    <w:multiLevelType w:val="multilevel"/>
    <w:tmpl w:val="AACCFA20"/>
    <w:lvl w:ilvl="0">
      <w:start w:val="1"/>
      <w:numFmt w:val="decimal"/>
      <w:lvlText w:val="%1."/>
      <w:lvlJc w:val="left"/>
      <w:pPr>
        <w:tabs>
          <w:tab w:val="num" w:pos="0"/>
        </w:tabs>
        <w:ind w:left="720" w:hanging="360"/>
      </w:pPr>
      <w:rPr>
        <w:rFonts w:ascii="Times New Roman" w:hAnsi="Times New Roman" w:cs="Times New Roman"/>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7" w15:restartNumberingAfterBreak="0">
    <w:nsid w:val="5C2B2291"/>
    <w:multiLevelType w:val="multilevel"/>
    <w:tmpl w:val="8EBC6B6C"/>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8" w15:restartNumberingAfterBreak="0">
    <w:nsid w:val="5C3C3F09"/>
    <w:multiLevelType w:val="multilevel"/>
    <w:tmpl w:val="14C41D8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9" w15:restartNumberingAfterBreak="0">
    <w:nsid w:val="5EAE0188"/>
    <w:multiLevelType w:val="multilevel"/>
    <w:tmpl w:val="E89A0C7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0" w15:restartNumberingAfterBreak="0">
    <w:nsid w:val="607367E9"/>
    <w:multiLevelType w:val="multilevel"/>
    <w:tmpl w:val="5118696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1" w15:restartNumberingAfterBreak="0">
    <w:nsid w:val="631C73F7"/>
    <w:multiLevelType w:val="multilevel"/>
    <w:tmpl w:val="4CFCAF7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72" w15:restartNumberingAfterBreak="0">
    <w:nsid w:val="63BF5A62"/>
    <w:multiLevelType w:val="multilevel"/>
    <w:tmpl w:val="6692605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73" w15:restartNumberingAfterBreak="0">
    <w:nsid w:val="664A7048"/>
    <w:multiLevelType w:val="multilevel"/>
    <w:tmpl w:val="A9107D2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4" w15:restartNumberingAfterBreak="0">
    <w:nsid w:val="67946030"/>
    <w:multiLevelType w:val="multilevel"/>
    <w:tmpl w:val="987671A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5" w15:restartNumberingAfterBreak="0">
    <w:nsid w:val="68596A4E"/>
    <w:multiLevelType w:val="multilevel"/>
    <w:tmpl w:val="04E073E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6" w15:restartNumberingAfterBreak="0">
    <w:nsid w:val="68677371"/>
    <w:multiLevelType w:val="multilevel"/>
    <w:tmpl w:val="1088A1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7" w15:restartNumberingAfterBreak="0">
    <w:nsid w:val="69621CCB"/>
    <w:multiLevelType w:val="hybridMultilevel"/>
    <w:tmpl w:val="7478ADB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8" w15:restartNumberingAfterBreak="0">
    <w:nsid w:val="6A383F1D"/>
    <w:multiLevelType w:val="multilevel"/>
    <w:tmpl w:val="DF2E6B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9" w15:restartNumberingAfterBreak="0">
    <w:nsid w:val="6B487C2B"/>
    <w:multiLevelType w:val="multilevel"/>
    <w:tmpl w:val="87E496A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0" w15:restartNumberingAfterBreak="0">
    <w:nsid w:val="6C8F6AF1"/>
    <w:multiLevelType w:val="multilevel"/>
    <w:tmpl w:val="C7661A6C"/>
    <w:lvl w:ilvl="0">
      <w:start w:val="1"/>
      <w:numFmt w:val="decimal"/>
      <w:lvlText w:val="%1."/>
      <w:lvlJc w:val="left"/>
      <w:pPr>
        <w:tabs>
          <w:tab w:val="num" w:pos="0"/>
        </w:tabs>
        <w:ind w:left="720" w:hanging="360"/>
      </w:pPr>
      <w:rPr>
        <w:rFonts w:ascii="Times New Roman" w:hAnsi="Times New Roman" w:cs="Times New Roman"/>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1" w15:restartNumberingAfterBreak="0">
    <w:nsid w:val="6D4C3BDA"/>
    <w:multiLevelType w:val="multilevel"/>
    <w:tmpl w:val="CB482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2" w15:restartNumberingAfterBreak="0">
    <w:nsid w:val="6E2F61FC"/>
    <w:multiLevelType w:val="multilevel"/>
    <w:tmpl w:val="A3E65ED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3" w15:restartNumberingAfterBreak="0">
    <w:nsid w:val="71AA53AA"/>
    <w:multiLevelType w:val="multilevel"/>
    <w:tmpl w:val="DB8C45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4" w15:restartNumberingAfterBreak="0">
    <w:nsid w:val="73A54B79"/>
    <w:multiLevelType w:val="multilevel"/>
    <w:tmpl w:val="52B41D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5" w15:restartNumberingAfterBreak="0">
    <w:nsid w:val="767E10DF"/>
    <w:multiLevelType w:val="multilevel"/>
    <w:tmpl w:val="E8EADB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6" w15:restartNumberingAfterBreak="0">
    <w:nsid w:val="78AB1CD2"/>
    <w:multiLevelType w:val="multilevel"/>
    <w:tmpl w:val="9416B68A"/>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7" w15:restartNumberingAfterBreak="0">
    <w:nsid w:val="78C573B1"/>
    <w:multiLevelType w:val="multilevel"/>
    <w:tmpl w:val="1654FFE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8" w15:restartNumberingAfterBreak="0">
    <w:nsid w:val="7A043FE8"/>
    <w:multiLevelType w:val="multilevel"/>
    <w:tmpl w:val="E6945DFA"/>
    <w:lvl w:ilvl="0">
      <w:start w:val="1"/>
      <w:numFmt w:val="decimal"/>
      <w:lvlText w:val="%1."/>
      <w:lvlJc w:val="left"/>
      <w:pPr>
        <w:tabs>
          <w:tab w:val="num" w:pos="0"/>
        </w:tabs>
        <w:ind w:left="360" w:hanging="360"/>
      </w:pPr>
    </w:lvl>
    <w:lvl w:ilvl="1">
      <w:start w:val="1"/>
      <w:numFmt w:val="bullet"/>
      <w:lvlText w:val=""/>
      <w:lvlJc w:val="left"/>
      <w:pPr>
        <w:tabs>
          <w:tab w:val="num" w:pos="0"/>
        </w:tabs>
        <w:ind w:left="1080" w:hanging="360"/>
      </w:pPr>
      <w:rPr>
        <w:rFonts w:ascii="Symbol" w:hAnsi="Symbol" w:cs="Symbol" w:hint="default"/>
      </w:r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89" w15:restartNumberingAfterBreak="0">
    <w:nsid w:val="7B3C6EBD"/>
    <w:multiLevelType w:val="multilevel"/>
    <w:tmpl w:val="27D6BA8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0" w15:restartNumberingAfterBreak="0">
    <w:nsid w:val="7C017420"/>
    <w:multiLevelType w:val="multilevel"/>
    <w:tmpl w:val="82A0B08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1" w15:restartNumberingAfterBreak="0">
    <w:nsid w:val="7D00300D"/>
    <w:multiLevelType w:val="multilevel"/>
    <w:tmpl w:val="5F8C0A6C"/>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92" w15:restartNumberingAfterBreak="0">
    <w:nsid w:val="7DAE44BF"/>
    <w:multiLevelType w:val="multilevel"/>
    <w:tmpl w:val="694C0FCA"/>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15:restartNumberingAfterBreak="0">
    <w:nsid w:val="7E0F5E26"/>
    <w:multiLevelType w:val="hybridMultilevel"/>
    <w:tmpl w:val="C98A3804"/>
    <w:lvl w:ilvl="0" w:tplc="B288B546">
      <w:start w:val="16"/>
      <w:numFmt w:val="bullet"/>
      <w:lvlText w:val=""/>
      <w:lvlJc w:val="left"/>
      <w:pPr>
        <w:ind w:left="720" w:hanging="360"/>
      </w:pPr>
      <w:rPr>
        <w:rFonts w:ascii="Symbol" w:eastAsiaTheme="majorEastAsia" w:hAnsi="Symbol"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16cid:durableId="1540822901">
    <w:abstractNumId w:val="33"/>
  </w:num>
  <w:num w:numId="2" w16cid:durableId="718820491">
    <w:abstractNumId w:val="40"/>
  </w:num>
  <w:num w:numId="3" w16cid:durableId="566498640">
    <w:abstractNumId w:val="45"/>
  </w:num>
  <w:num w:numId="4" w16cid:durableId="50429371">
    <w:abstractNumId w:val="35"/>
  </w:num>
  <w:num w:numId="5" w16cid:durableId="225261131">
    <w:abstractNumId w:val="91"/>
  </w:num>
  <w:num w:numId="6" w16cid:durableId="931164654">
    <w:abstractNumId w:val="63"/>
  </w:num>
  <w:num w:numId="7" w16cid:durableId="1579749436">
    <w:abstractNumId w:val="72"/>
  </w:num>
  <w:num w:numId="8" w16cid:durableId="1382485824">
    <w:abstractNumId w:val="26"/>
  </w:num>
  <w:num w:numId="9" w16cid:durableId="1239948477">
    <w:abstractNumId w:val="6"/>
  </w:num>
  <w:num w:numId="10" w16cid:durableId="1120997893">
    <w:abstractNumId w:val="46"/>
  </w:num>
  <w:num w:numId="11" w16cid:durableId="1021859682">
    <w:abstractNumId w:val="49"/>
  </w:num>
  <w:num w:numId="12" w16cid:durableId="1834030683">
    <w:abstractNumId w:val="48"/>
  </w:num>
  <w:num w:numId="13" w16cid:durableId="623921322">
    <w:abstractNumId w:val="83"/>
  </w:num>
  <w:num w:numId="14" w16cid:durableId="1563370247">
    <w:abstractNumId w:val="75"/>
  </w:num>
  <w:num w:numId="15" w16cid:durableId="1728989462">
    <w:abstractNumId w:val="2"/>
  </w:num>
  <w:num w:numId="16" w16cid:durableId="900477772">
    <w:abstractNumId w:val="1"/>
  </w:num>
  <w:num w:numId="17" w16cid:durableId="601300190">
    <w:abstractNumId w:val="78"/>
  </w:num>
  <w:num w:numId="18" w16cid:durableId="982546740">
    <w:abstractNumId w:val="18"/>
  </w:num>
  <w:num w:numId="19" w16cid:durableId="263655269">
    <w:abstractNumId w:val="9"/>
  </w:num>
  <w:num w:numId="20" w16cid:durableId="579870932">
    <w:abstractNumId w:val="70"/>
  </w:num>
  <w:num w:numId="21" w16cid:durableId="1878740560">
    <w:abstractNumId w:val="22"/>
  </w:num>
  <w:num w:numId="22" w16cid:durableId="555974135">
    <w:abstractNumId w:val="82"/>
  </w:num>
  <w:num w:numId="23" w16cid:durableId="102114495">
    <w:abstractNumId w:val="24"/>
  </w:num>
  <w:num w:numId="24" w16cid:durableId="1855071243">
    <w:abstractNumId w:val="89"/>
  </w:num>
  <w:num w:numId="25" w16cid:durableId="652947483">
    <w:abstractNumId w:val="34"/>
  </w:num>
  <w:num w:numId="26" w16cid:durableId="1446071115">
    <w:abstractNumId w:val="15"/>
  </w:num>
  <w:num w:numId="27" w16cid:durableId="393282355">
    <w:abstractNumId w:val="27"/>
  </w:num>
  <w:num w:numId="28" w16cid:durableId="1080711440">
    <w:abstractNumId w:val="54"/>
  </w:num>
  <w:num w:numId="29" w16cid:durableId="689377360">
    <w:abstractNumId w:val="61"/>
  </w:num>
  <w:num w:numId="30" w16cid:durableId="633679738">
    <w:abstractNumId w:val="87"/>
  </w:num>
  <w:num w:numId="31" w16cid:durableId="1943801288">
    <w:abstractNumId w:val="79"/>
  </w:num>
  <w:num w:numId="32" w16cid:durableId="36781622">
    <w:abstractNumId w:val="68"/>
  </w:num>
  <w:num w:numId="33" w16cid:durableId="434443748">
    <w:abstractNumId w:val="60"/>
  </w:num>
  <w:num w:numId="34" w16cid:durableId="1332028134">
    <w:abstractNumId w:val="37"/>
  </w:num>
  <w:num w:numId="35" w16cid:durableId="1734546974">
    <w:abstractNumId w:val="52"/>
  </w:num>
  <w:num w:numId="36" w16cid:durableId="1838376014">
    <w:abstractNumId w:val="39"/>
  </w:num>
  <w:num w:numId="37" w16cid:durableId="628168608">
    <w:abstractNumId w:val="20"/>
  </w:num>
  <w:num w:numId="38" w16cid:durableId="1277325985">
    <w:abstractNumId w:val="84"/>
  </w:num>
  <w:num w:numId="39" w16cid:durableId="409422540">
    <w:abstractNumId w:val="85"/>
  </w:num>
  <w:num w:numId="40" w16cid:durableId="1292250984">
    <w:abstractNumId w:val="59"/>
  </w:num>
  <w:num w:numId="41" w16cid:durableId="2028939531">
    <w:abstractNumId w:val="88"/>
  </w:num>
  <w:num w:numId="42" w16cid:durableId="1805191959">
    <w:abstractNumId w:val="74"/>
  </w:num>
  <w:num w:numId="43" w16cid:durableId="331418419">
    <w:abstractNumId w:val="76"/>
  </w:num>
  <w:num w:numId="44" w16cid:durableId="276330400">
    <w:abstractNumId w:val="21"/>
  </w:num>
  <w:num w:numId="45" w16cid:durableId="1426458941">
    <w:abstractNumId w:val="86"/>
  </w:num>
  <w:num w:numId="46" w16cid:durableId="1437217108">
    <w:abstractNumId w:val="12"/>
  </w:num>
  <w:num w:numId="47" w16cid:durableId="806364163">
    <w:abstractNumId w:val="71"/>
  </w:num>
  <w:num w:numId="48" w16cid:durableId="595019719">
    <w:abstractNumId w:val="7"/>
  </w:num>
  <w:num w:numId="49" w16cid:durableId="947855997">
    <w:abstractNumId w:val="66"/>
  </w:num>
  <w:num w:numId="50" w16cid:durableId="2076278438">
    <w:abstractNumId w:val="41"/>
  </w:num>
  <w:num w:numId="51" w16cid:durableId="992879902">
    <w:abstractNumId w:val="81"/>
  </w:num>
  <w:num w:numId="52" w16cid:durableId="825978560">
    <w:abstractNumId w:val="53"/>
  </w:num>
  <w:num w:numId="53" w16cid:durableId="669065838">
    <w:abstractNumId w:val="57"/>
  </w:num>
  <w:num w:numId="54" w16cid:durableId="2137134658">
    <w:abstractNumId w:val="92"/>
  </w:num>
  <w:num w:numId="55" w16cid:durableId="147290251">
    <w:abstractNumId w:val="19"/>
  </w:num>
  <w:num w:numId="56" w16cid:durableId="1355619565">
    <w:abstractNumId w:val="62"/>
  </w:num>
  <w:num w:numId="57" w16cid:durableId="2010209122">
    <w:abstractNumId w:val="69"/>
  </w:num>
  <w:num w:numId="58" w16cid:durableId="921791799">
    <w:abstractNumId w:val="16"/>
  </w:num>
  <w:num w:numId="59" w16cid:durableId="237636147">
    <w:abstractNumId w:val="65"/>
  </w:num>
  <w:num w:numId="60" w16cid:durableId="1321887165">
    <w:abstractNumId w:val="44"/>
  </w:num>
  <w:num w:numId="61" w16cid:durableId="341516181">
    <w:abstractNumId w:val="64"/>
  </w:num>
  <w:num w:numId="62" w16cid:durableId="599875309">
    <w:abstractNumId w:val="47"/>
  </w:num>
  <w:num w:numId="63" w16cid:durableId="271479233">
    <w:abstractNumId w:val="58"/>
  </w:num>
  <w:num w:numId="64" w16cid:durableId="1260723119">
    <w:abstractNumId w:val="73"/>
  </w:num>
  <w:num w:numId="65" w16cid:durableId="1654137652">
    <w:abstractNumId w:val="28"/>
  </w:num>
  <w:num w:numId="66" w16cid:durableId="695350821">
    <w:abstractNumId w:val="13"/>
  </w:num>
  <w:num w:numId="67" w16cid:durableId="42365816">
    <w:abstractNumId w:val="93"/>
  </w:num>
  <w:num w:numId="68" w16cid:durableId="1246038007">
    <w:abstractNumId w:val="31"/>
  </w:num>
  <w:num w:numId="69" w16cid:durableId="1136604959">
    <w:abstractNumId w:val="23"/>
  </w:num>
  <w:num w:numId="70" w16cid:durableId="1718239744">
    <w:abstractNumId w:val="77"/>
  </w:num>
  <w:num w:numId="71" w16cid:durableId="600450578">
    <w:abstractNumId w:val="67"/>
  </w:num>
  <w:num w:numId="72" w16cid:durableId="656416685">
    <w:abstractNumId w:val="50"/>
  </w:num>
  <w:num w:numId="73" w16cid:durableId="1573737006">
    <w:abstractNumId w:val="51"/>
  </w:num>
  <w:num w:numId="74" w16cid:durableId="2078936001">
    <w:abstractNumId w:val="17"/>
  </w:num>
  <w:num w:numId="75" w16cid:durableId="2091809948">
    <w:abstractNumId w:val="8"/>
  </w:num>
  <w:num w:numId="76" w16cid:durableId="639650025">
    <w:abstractNumId w:val="30"/>
  </w:num>
  <w:num w:numId="77" w16cid:durableId="1840265454">
    <w:abstractNumId w:val="14"/>
  </w:num>
  <w:num w:numId="78" w16cid:durableId="404424039">
    <w:abstractNumId w:val="56"/>
  </w:num>
  <w:num w:numId="79" w16cid:durableId="1845785038">
    <w:abstractNumId w:val="90"/>
  </w:num>
  <w:num w:numId="80" w16cid:durableId="425227535">
    <w:abstractNumId w:val="55"/>
  </w:num>
  <w:num w:numId="81" w16cid:durableId="603462195">
    <w:abstractNumId w:val="5"/>
  </w:num>
  <w:num w:numId="82" w16cid:durableId="21057300">
    <w:abstractNumId w:val="42"/>
  </w:num>
  <w:num w:numId="83" w16cid:durableId="1575433321">
    <w:abstractNumId w:val="29"/>
  </w:num>
  <w:num w:numId="84" w16cid:durableId="1583954733">
    <w:abstractNumId w:val="36"/>
  </w:num>
  <w:num w:numId="85" w16cid:durableId="607011523">
    <w:abstractNumId w:val="11"/>
  </w:num>
  <w:num w:numId="86" w16cid:durableId="824666194">
    <w:abstractNumId w:val="32"/>
  </w:num>
  <w:num w:numId="87" w16cid:durableId="1771117418">
    <w:abstractNumId w:val="4"/>
  </w:num>
  <w:num w:numId="88" w16cid:durableId="1389036913">
    <w:abstractNumId w:val="25"/>
  </w:num>
  <w:num w:numId="89" w16cid:durableId="1711028237">
    <w:abstractNumId w:val="0"/>
  </w:num>
  <w:num w:numId="90" w16cid:durableId="1535925371">
    <w:abstractNumId w:val="80"/>
  </w:num>
  <w:num w:numId="91" w16cid:durableId="536815385">
    <w:abstractNumId w:val="10"/>
  </w:num>
  <w:num w:numId="92" w16cid:durableId="1049035409">
    <w:abstractNumId w:val="3"/>
  </w:num>
  <w:num w:numId="93" w16cid:durableId="1715540146">
    <w:abstractNumId w:val="38"/>
  </w:num>
  <w:num w:numId="94" w16cid:durableId="1898319459">
    <w:abstractNumId w:val="43"/>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yz">
    <w15:presenceInfo w15:providerId="None" w15:userId="xy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EF"/>
    <w:rsid w:val="0000348A"/>
    <w:rsid w:val="00007C0F"/>
    <w:rsid w:val="00025DA3"/>
    <w:rsid w:val="00026365"/>
    <w:rsid w:val="00045D6E"/>
    <w:rsid w:val="00064C6A"/>
    <w:rsid w:val="0007084D"/>
    <w:rsid w:val="00082765"/>
    <w:rsid w:val="000939A9"/>
    <w:rsid w:val="0009433B"/>
    <w:rsid w:val="00096D52"/>
    <w:rsid w:val="000A117A"/>
    <w:rsid w:val="000A2BA4"/>
    <w:rsid w:val="000A33FF"/>
    <w:rsid w:val="000B0D6E"/>
    <w:rsid w:val="000B2F24"/>
    <w:rsid w:val="000C5356"/>
    <w:rsid w:val="000C6415"/>
    <w:rsid w:val="000D7A4D"/>
    <w:rsid w:val="000F4CAC"/>
    <w:rsid w:val="000F7FDD"/>
    <w:rsid w:val="0011015B"/>
    <w:rsid w:val="00112797"/>
    <w:rsid w:val="001228F4"/>
    <w:rsid w:val="00132BB1"/>
    <w:rsid w:val="001379A4"/>
    <w:rsid w:val="00137D25"/>
    <w:rsid w:val="00151791"/>
    <w:rsid w:val="00177A90"/>
    <w:rsid w:val="001818C7"/>
    <w:rsid w:val="00186E82"/>
    <w:rsid w:val="00191F39"/>
    <w:rsid w:val="001A5DEC"/>
    <w:rsid w:val="001F06C1"/>
    <w:rsid w:val="001F52FB"/>
    <w:rsid w:val="001F57C9"/>
    <w:rsid w:val="00207139"/>
    <w:rsid w:val="00220FA1"/>
    <w:rsid w:val="002426EF"/>
    <w:rsid w:val="00242A5F"/>
    <w:rsid w:val="00242FDF"/>
    <w:rsid w:val="0024640E"/>
    <w:rsid w:val="00246F5C"/>
    <w:rsid w:val="00252D93"/>
    <w:rsid w:val="00254C15"/>
    <w:rsid w:val="00264E21"/>
    <w:rsid w:val="00272E9B"/>
    <w:rsid w:val="00273A89"/>
    <w:rsid w:val="0028118F"/>
    <w:rsid w:val="0028177F"/>
    <w:rsid w:val="00284864"/>
    <w:rsid w:val="00284A12"/>
    <w:rsid w:val="002925AC"/>
    <w:rsid w:val="002D0169"/>
    <w:rsid w:val="002D4EBF"/>
    <w:rsid w:val="002F01F3"/>
    <w:rsid w:val="002F6669"/>
    <w:rsid w:val="002F77DB"/>
    <w:rsid w:val="002F7A86"/>
    <w:rsid w:val="00300C47"/>
    <w:rsid w:val="00300CBD"/>
    <w:rsid w:val="003013E9"/>
    <w:rsid w:val="00301403"/>
    <w:rsid w:val="00310BFD"/>
    <w:rsid w:val="003305D0"/>
    <w:rsid w:val="00333F62"/>
    <w:rsid w:val="00336280"/>
    <w:rsid w:val="00340FD5"/>
    <w:rsid w:val="00342B0E"/>
    <w:rsid w:val="00344163"/>
    <w:rsid w:val="00373EB0"/>
    <w:rsid w:val="00375CC2"/>
    <w:rsid w:val="0037669C"/>
    <w:rsid w:val="00385ADB"/>
    <w:rsid w:val="00387276"/>
    <w:rsid w:val="00390D5F"/>
    <w:rsid w:val="003B7875"/>
    <w:rsid w:val="003D1F31"/>
    <w:rsid w:val="003D216D"/>
    <w:rsid w:val="003D4ADE"/>
    <w:rsid w:val="003D4DDB"/>
    <w:rsid w:val="003E6F27"/>
    <w:rsid w:val="004238E2"/>
    <w:rsid w:val="00423D18"/>
    <w:rsid w:val="00432A5D"/>
    <w:rsid w:val="004331C4"/>
    <w:rsid w:val="00436DD4"/>
    <w:rsid w:val="00442C16"/>
    <w:rsid w:val="004644DD"/>
    <w:rsid w:val="00486F9B"/>
    <w:rsid w:val="004922E5"/>
    <w:rsid w:val="00494BDC"/>
    <w:rsid w:val="004A129B"/>
    <w:rsid w:val="004B6612"/>
    <w:rsid w:val="004C4826"/>
    <w:rsid w:val="004E35A9"/>
    <w:rsid w:val="00514689"/>
    <w:rsid w:val="005170CD"/>
    <w:rsid w:val="00522CD9"/>
    <w:rsid w:val="00525419"/>
    <w:rsid w:val="00532180"/>
    <w:rsid w:val="00582CD6"/>
    <w:rsid w:val="00583ADD"/>
    <w:rsid w:val="005A4EEF"/>
    <w:rsid w:val="005B7791"/>
    <w:rsid w:val="005C27D0"/>
    <w:rsid w:val="005C2AD0"/>
    <w:rsid w:val="005D22F1"/>
    <w:rsid w:val="005E01B5"/>
    <w:rsid w:val="005E7523"/>
    <w:rsid w:val="00624E5A"/>
    <w:rsid w:val="0065690C"/>
    <w:rsid w:val="006C0683"/>
    <w:rsid w:val="006C3BDD"/>
    <w:rsid w:val="006F7192"/>
    <w:rsid w:val="00701884"/>
    <w:rsid w:val="007026F1"/>
    <w:rsid w:val="007259CF"/>
    <w:rsid w:val="00731AD4"/>
    <w:rsid w:val="00733367"/>
    <w:rsid w:val="00734234"/>
    <w:rsid w:val="00742CB8"/>
    <w:rsid w:val="0074400C"/>
    <w:rsid w:val="00744110"/>
    <w:rsid w:val="0076090D"/>
    <w:rsid w:val="00760B31"/>
    <w:rsid w:val="00762550"/>
    <w:rsid w:val="00767650"/>
    <w:rsid w:val="00776E1C"/>
    <w:rsid w:val="00784F03"/>
    <w:rsid w:val="0078715D"/>
    <w:rsid w:val="007975F5"/>
    <w:rsid w:val="007A13EC"/>
    <w:rsid w:val="007A5824"/>
    <w:rsid w:val="007B67D2"/>
    <w:rsid w:val="007C69C4"/>
    <w:rsid w:val="007C7D52"/>
    <w:rsid w:val="007D24A1"/>
    <w:rsid w:val="007E7230"/>
    <w:rsid w:val="007F523B"/>
    <w:rsid w:val="00802C9D"/>
    <w:rsid w:val="008054E6"/>
    <w:rsid w:val="00813D06"/>
    <w:rsid w:val="00823409"/>
    <w:rsid w:val="0083100B"/>
    <w:rsid w:val="00831FCB"/>
    <w:rsid w:val="0084548E"/>
    <w:rsid w:val="00853AF5"/>
    <w:rsid w:val="008648CC"/>
    <w:rsid w:val="00870DE9"/>
    <w:rsid w:val="00880096"/>
    <w:rsid w:val="0089456B"/>
    <w:rsid w:val="008A5904"/>
    <w:rsid w:val="008B1627"/>
    <w:rsid w:val="008B79B0"/>
    <w:rsid w:val="008C4439"/>
    <w:rsid w:val="008D3304"/>
    <w:rsid w:val="008F46F5"/>
    <w:rsid w:val="00915360"/>
    <w:rsid w:val="0091546D"/>
    <w:rsid w:val="009156EC"/>
    <w:rsid w:val="0092500A"/>
    <w:rsid w:val="00930934"/>
    <w:rsid w:val="00930D73"/>
    <w:rsid w:val="009351DE"/>
    <w:rsid w:val="0094341B"/>
    <w:rsid w:val="009811EE"/>
    <w:rsid w:val="009933BE"/>
    <w:rsid w:val="00994D7F"/>
    <w:rsid w:val="009A64D6"/>
    <w:rsid w:val="009B2D99"/>
    <w:rsid w:val="009C168E"/>
    <w:rsid w:val="009C5651"/>
    <w:rsid w:val="009D2D72"/>
    <w:rsid w:val="009F1D63"/>
    <w:rsid w:val="00A20FE4"/>
    <w:rsid w:val="00A23A27"/>
    <w:rsid w:val="00A36B52"/>
    <w:rsid w:val="00A55EE3"/>
    <w:rsid w:val="00A605F1"/>
    <w:rsid w:val="00A700BC"/>
    <w:rsid w:val="00A7732F"/>
    <w:rsid w:val="00A81CCF"/>
    <w:rsid w:val="00A976C1"/>
    <w:rsid w:val="00AA0416"/>
    <w:rsid w:val="00AA409F"/>
    <w:rsid w:val="00AA51EE"/>
    <w:rsid w:val="00AD6D07"/>
    <w:rsid w:val="00AD7771"/>
    <w:rsid w:val="00AE1F75"/>
    <w:rsid w:val="00AF3AEB"/>
    <w:rsid w:val="00B46A2B"/>
    <w:rsid w:val="00B71AA3"/>
    <w:rsid w:val="00B912D6"/>
    <w:rsid w:val="00BA3E0C"/>
    <w:rsid w:val="00BC2D07"/>
    <w:rsid w:val="00BE783A"/>
    <w:rsid w:val="00BF75BB"/>
    <w:rsid w:val="00C05DC3"/>
    <w:rsid w:val="00C06DAC"/>
    <w:rsid w:val="00C23E1B"/>
    <w:rsid w:val="00C41ABA"/>
    <w:rsid w:val="00C8361B"/>
    <w:rsid w:val="00CD3C83"/>
    <w:rsid w:val="00CD5934"/>
    <w:rsid w:val="00D00E26"/>
    <w:rsid w:val="00D03E58"/>
    <w:rsid w:val="00D17BB8"/>
    <w:rsid w:val="00D33F9C"/>
    <w:rsid w:val="00D44B30"/>
    <w:rsid w:val="00D45A4B"/>
    <w:rsid w:val="00D4605C"/>
    <w:rsid w:val="00D46495"/>
    <w:rsid w:val="00D51F61"/>
    <w:rsid w:val="00D55DF7"/>
    <w:rsid w:val="00D725C3"/>
    <w:rsid w:val="00D83DFF"/>
    <w:rsid w:val="00D87ED7"/>
    <w:rsid w:val="00DA7D51"/>
    <w:rsid w:val="00DB04F1"/>
    <w:rsid w:val="00DC67DA"/>
    <w:rsid w:val="00DD371F"/>
    <w:rsid w:val="00DD4340"/>
    <w:rsid w:val="00DF48BD"/>
    <w:rsid w:val="00E020DA"/>
    <w:rsid w:val="00E04DC7"/>
    <w:rsid w:val="00E12DB3"/>
    <w:rsid w:val="00E22D71"/>
    <w:rsid w:val="00E25F14"/>
    <w:rsid w:val="00E523D4"/>
    <w:rsid w:val="00E82F1B"/>
    <w:rsid w:val="00E93E70"/>
    <w:rsid w:val="00EB2296"/>
    <w:rsid w:val="00EB415A"/>
    <w:rsid w:val="00EC3BAB"/>
    <w:rsid w:val="00EC44C4"/>
    <w:rsid w:val="00ED009A"/>
    <w:rsid w:val="00ED0EA0"/>
    <w:rsid w:val="00ED1812"/>
    <w:rsid w:val="00ED269A"/>
    <w:rsid w:val="00EE3B32"/>
    <w:rsid w:val="00F002DF"/>
    <w:rsid w:val="00F20523"/>
    <w:rsid w:val="00F23322"/>
    <w:rsid w:val="00F40BAF"/>
    <w:rsid w:val="00F67F4B"/>
    <w:rsid w:val="00F7062E"/>
    <w:rsid w:val="00F97735"/>
    <w:rsid w:val="00FA1E0E"/>
    <w:rsid w:val="00FA5B95"/>
    <w:rsid w:val="00FB5B0E"/>
    <w:rsid w:val="00FC266D"/>
    <w:rsid w:val="00FD0211"/>
    <w:rsid w:val="00FD0983"/>
  </w:rsids>
  <m:mathPr>
    <m:mathFont m:val="Cambria Math"/>
    <m:brkBin m:val="before"/>
    <m:brkBinSub m:val="--"/>
    <m:smallFrac m:val="0"/>
    <m:dispDef/>
    <m:lMargin m:val="0"/>
    <m:rMargin m:val="0"/>
    <m:defJc m:val="centerGroup"/>
    <m:wrapIndent m:val="1440"/>
    <m:intLim m:val="subSup"/>
    <m:naryLim m:val="undOvr"/>
  </m:mathPr>
  <w:themeFontLang w:val="de-A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B7485"/>
  <w15:docId w15:val="{06433409-6051-344D-A46E-474DDC8C3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1EE"/>
    <w:pPr>
      <w:spacing w:after="160" w:line="259" w:lineRule="auto"/>
    </w:pPr>
    <w:rPr>
      <w:lang w:val="en-GB"/>
    </w:rPr>
  </w:style>
  <w:style w:type="paragraph" w:styleId="Heading1">
    <w:name w:val="heading 1"/>
    <w:basedOn w:val="Normal"/>
    <w:next w:val="Normal"/>
    <w:link w:val="Heading1Char"/>
    <w:uiPriority w:val="9"/>
    <w:qFormat/>
    <w:rsid w:val="00F055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6E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55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0174"/>
    <w:pPr>
      <w:keepNext/>
      <w:keepLines/>
      <w:spacing w:before="40" w:after="0"/>
      <w:outlineLvl w:val="3"/>
    </w:pPr>
    <w:rPr>
      <w:rFonts w:asciiTheme="majorHAnsi" w:eastAsiaTheme="majorEastAsia" w:hAnsiTheme="majorHAnsi" w:cstheme="majorBidi"/>
      <w:i/>
      <w:iCs/>
      <w:color w:val="2E74B5" w:themeColor="accent1" w:themeShade="BF"/>
      <w:sz w:val="24"/>
      <w:lang w:val="de-DE"/>
    </w:rPr>
  </w:style>
  <w:style w:type="paragraph" w:styleId="Heading5">
    <w:name w:val="heading 5"/>
    <w:basedOn w:val="Normal"/>
    <w:next w:val="Normal"/>
    <w:link w:val="Heading5Char"/>
    <w:uiPriority w:val="9"/>
    <w:semiHidden/>
    <w:unhideWhenUsed/>
    <w:qFormat/>
    <w:rsid w:val="00F0552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F656C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05529"/>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qFormat/>
    <w:rsid w:val="00656E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qFormat/>
    <w:rsid w:val="00F05529"/>
    <w:rPr>
      <w:rFonts w:asciiTheme="majorHAnsi" w:eastAsiaTheme="majorEastAsia" w:hAnsiTheme="majorHAnsi" w:cstheme="majorBidi"/>
      <w:color w:val="1F4D78" w:themeColor="accent1" w:themeShade="7F"/>
      <w:sz w:val="24"/>
      <w:szCs w:val="24"/>
      <w:lang w:val="en-GB"/>
    </w:rPr>
  </w:style>
  <w:style w:type="character" w:customStyle="1" w:styleId="Heading5Char">
    <w:name w:val="Heading 5 Char"/>
    <w:basedOn w:val="DefaultParagraphFont"/>
    <w:link w:val="Heading5"/>
    <w:uiPriority w:val="9"/>
    <w:semiHidden/>
    <w:qFormat/>
    <w:rsid w:val="00F05529"/>
    <w:rPr>
      <w:rFonts w:asciiTheme="majorHAnsi" w:eastAsiaTheme="majorEastAsia" w:hAnsiTheme="majorHAnsi" w:cstheme="majorBidi"/>
      <w:color w:val="2E74B5" w:themeColor="accent1" w:themeShade="BF"/>
      <w:lang w:val="en-GB"/>
    </w:rPr>
  </w:style>
  <w:style w:type="character" w:customStyle="1" w:styleId="Heading8Char">
    <w:name w:val="Heading 8 Char"/>
    <w:basedOn w:val="DefaultParagraphFont"/>
    <w:link w:val="Heading8"/>
    <w:uiPriority w:val="9"/>
    <w:semiHidden/>
    <w:qFormat/>
    <w:rsid w:val="00F656C9"/>
    <w:rPr>
      <w:rFonts w:asciiTheme="majorHAnsi" w:eastAsiaTheme="majorEastAsia" w:hAnsiTheme="majorHAnsi" w:cstheme="majorBidi"/>
      <w:color w:val="272727" w:themeColor="text1" w:themeTint="D8"/>
      <w:sz w:val="21"/>
      <w:szCs w:val="21"/>
      <w:lang w:val="en-GB"/>
    </w:rPr>
  </w:style>
  <w:style w:type="character" w:customStyle="1" w:styleId="jlqj4b">
    <w:name w:val="jlqj4b"/>
    <w:basedOn w:val="DefaultParagraphFont"/>
    <w:qFormat/>
    <w:rsid w:val="003261C3"/>
  </w:style>
  <w:style w:type="character" w:customStyle="1" w:styleId="FootnoteTextChar">
    <w:name w:val="Footnote Text Char"/>
    <w:basedOn w:val="DefaultParagraphFont"/>
    <w:link w:val="FootnoteText"/>
    <w:uiPriority w:val="9"/>
    <w:qFormat/>
    <w:rsid w:val="003261C3"/>
    <w:rPr>
      <w:sz w:val="20"/>
      <w:szCs w:val="20"/>
      <w:lang w:val="en-GB"/>
    </w:rPr>
  </w:style>
  <w:style w:type="character" w:customStyle="1" w:styleId="FootnoteCharacters">
    <w:name w:val="Footnote Characters"/>
    <w:basedOn w:val="DefaultParagraphFont"/>
    <w:uiPriority w:val="99"/>
    <w:semiHidden/>
    <w:unhideWhenUsed/>
    <w:qFormat/>
    <w:rsid w:val="00004A09"/>
    <w:rPr>
      <w:vertAlign w:val="superscript"/>
    </w:rPr>
  </w:style>
  <w:style w:type="character" w:customStyle="1" w:styleId="FootnoteAnchor">
    <w:name w:val="Footnote Anchor"/>
    <w:rsid w:val="00004A09"/>
    <w:rPr>
      <w:vertAlign w:val="superscript"/>
    </w:rPr>
  </w:style>
  <w:style w:type="character" w:styleId="Hyperlink">
    <w:name w:val="Hyperlink"/>
    <w:basedOn w:val="DefaultParagraphFont"/>
    <w:uiPriority w:val="99"/>
    <w:unhideWhenUsed/>
    <w:rsid w:val="003261C3"/>
    <w:rPr>
      <w:color w:val="0563C1" w:themeColor="hyperlink"/>
      <w:u w:val="single"/>
    </w:rPr>
  </w:style>
  <w:style w:type="character" w:styleId="Emphasis">
    <w:name w:val="Emphasis"/>
    <w:basedOn w:val="DefaultParagraphFont"/>
    <w:uiPriority w:val="20"/>
    <w:qFormat/>
    <w:rsid w:val="003261C3"/>
    <w:rPr>
      <w:i/>
      <w:iCs/>
    </w:rPr>
  </w:style>
  <w:style w:type="character" w:customStyle="1" w:styleId="tlid-translation">
    <w:name w:val="tlid-translation"/>
    <w:basedOn w:val="DefaultParagraphFont"/>
    <w:qFormat/>
    <w:rsid w:val="00CE38ED"/>
  </w:style>
  <w:style w:type="character" w:customStyle="1" w:styleId="viiyi">
    <w:name w:val="viiyi"/>
    <w:basedOn w:val="DefaultParagraphFont"/>
    <w:qFormat/>
    <w:rsid w:val="00CE38ED"/>
  </w:style>
  <w:style w:type="character" w:customStyle="1" w:styleId="ListParagraphChar">
    <w:name w:val="List Paragraph Char"/>
    <w:aliases w:val="Bullet Points Char,Liste Paragraf Char,Paragraphe de liste PBLH Char,Graph &amp; Table tite Char,Llista Nivell1 Char,Lista de nivel 1 Char,Table of contents numbered Char,Bullet list Char,Lista vistosa - Énfasis 11 Char,Titre1 Char"/>
    <w:link w:val="ListParagraph"/>
    <w:uiPriority w:val="34"/>
    <w:qFormat/>
    <w:locked/>
    <w:rsid w:val="0027493E"/>
    <w:rPr>
      <w:lang w:val="en-GB"/>
    </w:rPr>
  </w:style>
  <w:style w:type="character" w:customStyle="1" w:styleId="FooterChar">
    <w:name w:val="Footer Char"/>
    <w:basedOn w:val="DefaultParagraphFont"/>
    <w:link w:val="Footer"/>
    <w:uiPriority w:val="99"/>
    <w:qFormat/>
    <w:rsid w:val="00F05529"/>
    <w:rPr>
      <w:rFonts w:ascii="Verdana" w:eastAsia="Times New Roman" w:hAnsi="Verdana" w:cs="Times New Roman"/>
      <w:sz w:val="16"/>
      <w:szCs w:val="18"/>
      <w:lang w:val="en-GB" w:eastAsia="nl-BE"/>
    </w:rPr>
  </w:style>
  <w:style w:type="character" w:customStyle="1" w:styleId="HeaderChar">
    <w:name w:val="Header Char"/>
    <w:basedOn w:val="DefaultParagraphFont"/>
    <w:link w:val="Header"/>
    <w:uiPriority w:val="99"/>
    <w:qFormat/>
    <w:rsid w:val="00F05529"/>
    <w:rPr>
      <w:rFonts w:ascii="Verdana" w:eastAsia="Times New Roman" w:hAnsi="Verdana" w:cs="Times New Roman"/>
      <w:sz w:val="18"/>
      <w:szCs w:val="18"/>
      <w:lang w:val="en-GB" w:eastAsia="nl-BE"/>
    </w:rPr>
  </w:style>
  <w:style w:type="character" w:customStyle="1" w:styleId="RTDBodyChar">
    <w:name w:val="RTD Body Char"/>
    <w:link w:val="RTDBody"/>
    <w:qFormat/>
    <w:rsid w:val="00F05529"/>
    <w:rPr>
      <w:rFonts w:ascii="Verdana" w:eastAsia="Times New Roman" w:hAnsi="Verdana" w:cs="Times New Roman"/>
      <w:sz w:val="19"/>
      <w:szCs w:val="19"/>
      <w:lang w:val="en-GB" w:eastAsia="nl-BE"/>
    </w:rPr>
  </w:style>
  <w:style w:type="character" w:customStyle="1" w:styleId="TOC1Char">
    <w:name w:val="TOC 1 Char"/>
    <w:basedOn w:val="DefaultParagraphFont"/>
    <w:link w:val="TOC1"/>
    <w:uiPriority w:val="39"/>
    <w:qFormat/>
    <w:rsid w:val="00F05529"/>
    <w:rPr>
      <w:rFonts w:ascii="Verdana" w:eastAsia="Times New Roman" w:hAnsi="Verdana" w:cs="Times New Roman"/>
      <w:caps/>
      <w:sz w:val="18"/>
      <w:szCs w:val="18"/>
      <w:lang w:val="en-GB" w:eastAsia="nl-BE"/>
    </w:rPr>
  </w:style>
  <w:style w:type="character" w:customStyle="1" w:styleId="RTDHeading01Char">
    <w:name w:val="RTD Heading 01 Char"/>
    <w:link w:val="RTDHeading01"/>
    <w:qFormat/>
    <w:rsid w:val="00F05529"/>
    <w:rPr>
      <w:rFonts w:ascii="Verdana" w:eastAsia="Times New Roman" w:hAnsi="Verdana" w:cs="Times New Roman"/>
      <w:b/>
      <w:caps/>
      <w:sz w:val="24"/>
      <w:szCs w:val="24"/>
      <w:lang w:val="en-GB" w:eastAsia="nl-BE"/>
    </w:rPr>
  </w:style>
  <w:style w:type="character" w:customStyle="1" w:styleId="RTDHeading02Char">
    <w:name w:val="RTD_Heading_02 Char"/>
    <w:basedOn w:val="DefaultParagraphFont"/>
    <w:link w:val="RTDHeading02"/>
    <w:qFormat/>
    <w:rsid w:val="00B7306E"/>
    <w:rPr>
      <w:rFonts w:ascii="Verdana" w:eastAsia="Times New Roman" w:hAnsi="Verdana" w:cs="Times New Roman"/>
      <w:b/>
      <w:caps/>
      <w:sz w:val="20"/>
      <w:szCs w:val="18"/>
      <w:lang w:val="en-GB" w:eastAsia="nl-BE"/>
    </w:rPr>
  </w:style>
  <w:style w:type="character" w:styleId="PageNumber">
    <w:name w:val="page number"/>
    <w:basedOn w:val="DefaultParagraphFont"/>
    <w:semiHidden/>
    <w:unhideWhenUsed/>
    <w:qFormat/>
    <w:rsid w:val="00F05529"/>
  </w:style>
  <w:style w:type="character" w:customStyle="1" w:styleId="NoSpacingChar">
    <w:name w:val="No Spacing Char"/>
    <w:basedOn w:val="DefaultParagraphFont"/>
    <w:link w:val="NoSpacing"/>
    <w:uiPriority w:val="1"/>
    <w:qFormat/>
    <w:rsid w:val="00F05529"/>
    <w:rPr>
      <w:rFonts w:eastAsiaTheme="minorEastAsia"/>
      <w:lang w:eastAsia="de-AT"/>
    </w:rPr>
  </w:style>
  <w:style w:type="character" w:customStyle="1" w:styleId="BalloonTextChar">
    <w:name w:val="Balloon Text Char"/>
    <w:basedOn w:val="DefaultParagraphFont"/>
    <w:link w:val="BalloonText"/>
    <w:uiPriority w:val="99"/>
    <w:semiHidden/>
    <w:qFormat/>
    <w:rsid w:val="00F05529"/>
    <w:rPr>
      <w:rFonts w:ascii="Segoe UI" w:hAnsi="Segoe UI" w:cs="Segoe UI"/>
      <w:sz w:val="18"/>
      <w:szCs w:val="18"/>
      <w:lang w:val="en-GB"/>
    </w:rPr>
  </w:style>
  <w:style w:type="character" w:customStyle="1" w:styleId="BodyTextChar">
    <w:name w:val="Body Text Char"/>
    <w:basedOn w:val="DefaultParagraphFont"/>
    <w:link w:val="BodyText"/>
    <w:qFormat/>
    <w:rsid w:val="00004A09"/>
    <w:rPr>
      <w:lang w:val="en-US"/>
    </w:rPr>
  </w:style>
  <w:style w:type="character" w:customStyle="1" w:styleId="CommentTextChar">
    <w:name w:val="Comment Text Char"/>
    <w:basedOn w:val="DefaultParagraphFont"/>
    <w:link w:val="CommentText"/>
    <w:uiPriority w:val="99"/>
    <w:semiHidden/>
    <w:qFormat/>
    <w:rsid w:val="00B52DFB"/>
    <w:rPr>
      <w:sz w:val="20"/>
      <w:szCs w:val="20"/>
      <w:lang w:val="en-GB"/>
    </w:rPr>
  </w:style>
  <w:style w:type="character" w:styleId="CommentReference">
    <w:name w:val="annotation reference"/>
    <w:basedOn w:val="DefaultParagraphFont"/>
    <w:uiPriority w:val="99"/>
    <w:semiHidden/>
    <w:unhideWhenUsed/>
    <w:qFormat/>
    <w:rsid w:val="00B45325"/>
    <w:rPr>
      <w:sz w:val="16"/>
      <w:szCs w:val="16"/>
    </w:rPr>
  </w:style>
  <w:style w:type="character" w:customStyle="1" w:styleId="CommentSubjectChar">
    <w:name w:val="Comment Subject Char"/>
    <w:basedOn w:val="CommentTextChar"/>
    <w:link w:val="CommentSubject"/>
    <w:uiPriority w:val="99"/>
    <w:semiHidden/>
    <w:qFormat/>
    <w:rsid w:val="00B45325"/>
    <w:rPr>
      <w:b/>
      <w:bCs/>
      <w:sz w:val="20"/>
      <w:szCs w:val="20"/>
      <w:lang w:val="en-GB"/>
    </w:rPr>
  </w:style>
  <w:style w:type="character" w:customStyle="1" w:styleId="itemteaser">
    <w:name w:val="item_teaser"/>
    <w:basedOn w:val="DefaultParagraphFont"/>
    <w:qFormat/>
    <w:rsid w:val="004C5B9E"/>
  </w:style>
  <w:style w:type="character" w:styleId="Strong">
    <w:name w:val="Strong"/>
    <w:uiPriority w:val="22"/>
    <w:qFormat/>
    <w:rsid w:val="003C2142"/>
    <w:rPr>
      <w:b/>
      <w:bCs/>
    </w:rPr>
  </w:style>
  <w:style w:type="character" w:customStyle="1" w:styleId="blacktxt">
    <w:name w:val="black_txt"/>
    <w:basedOn w:val="DefaultParagraphFont"/>
    <w:qFormat/>
    <w:rsid w:val="008B3D7C"/>
  </w:style>
  <w:style w:type="character" w:customStyle="1" w:styleId="WW8Num1z5">
    <w:name w:val="WW8Num1z5"/>
    <w:qFormat/>
    <w:rsid w:val="004308BD"/>
  </w:style>
  <w:style w:type="character" w:customStyle="1" w:styleId="RTDBackcoverSummaryChar">
    <w:name w:val="RTD_Backcover_Summary Char"/>
    <w:basedOn w:val="DefaultParagraphFont"/>
    <w:link w:val="RTDBackcoverSummary"/>
    <w:qFormat/>
    <w:rsid w:val="00351A03"/>
    <w:rPr>
      <w:rFonts w:ascii="Verdana" w:eastAsia="Times New Roman" w:hAnsi="Verdana" w:cs="Times New Roman"/>
      <w:color w:val="FF0000"/>
      <w:sz w:val="18"/>
      <w:szCs w:val="18"/>
      <w:lang w:val="en-GB" w:eastAsia="nl-BE"/>
    </w:rPr>
  </w:style>
  <w:style w:type="character" w:customStyle="1" w:styleId="Heading4Char">
    <w:name w:val="Heading 4 Char"/>
    <w:basedOn w:val="DefaultParagraphFont"/>
    <w:link w:val="Heading4"/>
    <w:uiPriority w:val="9"/>
    <w:qFormat/>
    <w:rsid w:val="00B70174"/>
    <w:rPr>
      <w:rFonts w:asciiTheme="majorHAnsi" w:eastAsiaTheme="majorEastAsia" w:hAnsiTheme="majorHAnsi" w:cstheme="majorBidi"/>
      <w:i/>
      <w:iCs/>
      <w:color w:val="2E74B5" w:themeColor="accent1" w:themeShade="BF"/>
      <w:sz w:val="24"/>
      <w:lang w:val="de-DE"/>
    </w:rPr>
  </w:style>
  <w:style w:type="character" w:customStyle="1" w:styleId="IndexLink">
    <w:name w:val="Index Link"/>
    <w:qFormat/>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Carlito" w:eastAsia="Noto Sans SC Regular" w:hAnsi="Carlito" w:cs="Noto Sans Devanagari"/>
      <w:sz w:val="28"/>
      <w:szCs w:val="28"/>
    </w:rPr>
  </w:style>
  <w:style w:type="paragraph" w:styleId="BodyText">
    <w:name w:val="Body Text"/>
    <w:basedOn w:val="Normal"/>
    <w:link w:val="BodyTextChar"/>
    <w:rsid w:val="00004A09"/>
    <w:pPr>
      <w:spacing w:after="140" w:line="276" w:lineRule="auto"/>
    </w:pPr>
    <w:rPr>
      <w:lang w:val="en-US"/>
    </w:r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452E0F"/>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customStyle="1" w:styleId="Default">
    <w:name w:val="Default"/>
    <w:qFormat/>
    <w:rsid w:val="00A508D4"/>
    <w:rPr>
      <w:rFonts w:ascii="Verdana" w:eastAsia="Calibri" w:hAnsi="Verdana" w:cs="Verdana"/>
      <w:color w:val="000000"/>
      <w:sz w:val="24"/>
      <w:szCs w:val="24"/>
    </w:rPr>
  </w:style>
  <w:style w:type="paragraph" w:styleId="FootnoteText">
    <w:name w:val="footnote text"/>
    <w:basedOn w:val="Normal"/>
    <w:link w:val="FootnoteTextChar"/>
    <w:uiPriority w:val="9"/>
    <w:unhideWhenUsed/>
    <w:qFormat/>
    <w:rsid w:val="003261C3"/>
    <w:pPr>
      <w:spacing w:after="0" w:line="240" w:lineRule="auto"/>
    </w:pPr>
    <w:rPr>
      <w:sz w:val="20"/>
      <w:szCs w:val="20"/>
    </w:rPr>
  </w:style>
  <w:style w:type="paragraph" w:styleId="ListParagraph">
    <w:name w:val="List Paragraph"/>
    <w:aliases w:val="Bullet Points,Liste Paragraf,Paragraphe de liste PBLH,Graph &amp; Table tite,Llista Nivell1,Lista de nivel 1,Table of contents numbered,Bullet list,Lista vistosa - Énfasis 11,List Paragraph-level 2,List Paragraph1,Listenabsatz1,Titre1"/>
    <w:basedOn w:val="Normal"/>
    <w:link w:val="ListParagraphChar"/>
    <w:uiPriority w:val="34"/>
    <w:qFormat/>
    <w:rsid w:val="00CE38ED"/>
    <w:pPr>
      <w:ind w:left="720"/>
      <w:contextualSpacing/>
    </w:pPr>
  </w:style>
  <w:style w:type="paragraph" w:customStyle="1" w:styleId="HeaderandFooter">
    <w:name w:val="Header and Footer"/>
    <w:basedOn w:val="Normal"/>
    <w:qFormat/>
  </w:style>
  <w:style w:type="paragraph" w:styleId="Footer">
    <w:name w:val="footer"/>
    <w:basedOn w:val="FootnoteText"/>
    <w:link w:val="FooterChar"/>
    <w:uiPriority w:val="99"/>
    <w:rsid w:val="00F05529"/>
    <w:pPr>
      <w:spacing w:after="240"/>
      <w:ind w:left="357" w:hanging="357"/>
      <w:jc w:val="both"/>
    </w:pPr>
    <w:rPr>
      <w:rFonts w:ascii="Verdana" w:eastAsia="Times New Roman" w:hAnsi="Verdana" w:cs="Times New Roman"/>
      <w:sz w:val="16"/>
      <w:szCs w:val="18"/>
      <w:lang w:eastAsia="nl-BE"/>
    </w:rPr>
  </w:style>
  <w:style w:type="paragraph" w:styleId="Header">
    <w:name w:val="header"/>
    <w:basedOn w:val="Normal"/>
    <w:link w:val="HeaderChar"/>
    <w:uiPriority w:val="99"/>
    <w:rsid w:val="00F05529"/>
    <w:pPr>
      <w:tabs>
        <w:tab w:val="center" w:pos="4153"/>
        <w:tab w:val="right" w:pos="8306"/>
      </w:tabs>
      <w:spacing w:after="240" w:line="240" w:lineRule="auto"/>
      <w:jc w:val="both"/>
    </w:pPr>
    <w:rPr>
      <w:rFonts w:ascii="Verdana" w:eastAsia="Times New Roman" w:hAnsi="Verdana" w:cs="Times New Roman"/>
      <w:sz w:val="18"/>
      <w:szCs w:val="18"/>
      <w:lang w:eastAsia="nl-BE"/>
    </w:rPr>
  </w:style>
  <w:style w:type="paragraph" w:styleId="TableofFigures">
    <w:name w:val="table of figures"/>
    <w:basedOn w:val="Normal"/>
    <w:next w:val="RTDBody"/>
    <w:uiPriority w:val="99"/>
    <w:qFormat/>
    <w:rsid w:val="00F05529"/>
    <w:pPr>
      <w:tabs>
        <w:tab w:val="right" w:leader="dot" w:pos="7655"/>
      </w:tabs>
      <w:spacing w:after="240" w:line="240" w:lineRule="auto"/>
      <w:ind w:left="482" w:hanging="482"/>
      <w:jc w:val="both"/>
    </w:pPr>
    <w:rPr>
      <w:rFonts w:ascii="Verdana" w:eastAsia="Times New Roman" w:hAnsi="Verdana" w:cs="Times New Roman"/>
      <w:sz w:val="18"/>
      <w:szCs w:val="18"/>
      <w:lang w:eastAsia="nl-BE"/>
    </w:rPr>
  </w:style>
  <w:style w:type="paragraph" w:customStyle="1" w:styleId="RTDBody">
    <w:name w:val="RTD Body"/>
    <w:basedOn w:val="Normal"/>
    <w:link w:val="RTDBodyChar"/>
    <w:qFormat/>
    <w:rsid w:val="00F05529"/>
    <w:pPr>
      <w:spacing w:after="240" w:line="240" w:lineRule="auto"/>
      <w:jc w:val="both"/>
    </w:pPr>
    <w:rPr>
      <w:rFonts w:ascii="Verdana" w:eastAsia="Times New Roman" w:hAnsi="Verdana" w:cs="Times New Roman"/>
      <w:sz w:val="19"/>
      <w:szCs w:val="19"/>
      <w:lang w:eastAsia="nl-BE"/>
    </w:rPr>
  </w:style>
  <w:style w:type="paragraph" w:styleId="TOC1">
    <w:name w:val="toc 1"/>
    <w:basedOn w:val="Normal"/>
    <w:next w:val="Normal"/>
    <w:link w:val="TOC1Char"/>
    <w:uiPriority w:val="39"/>
    <w:rsid w:val="00F05529"/>
    <w:pPr>
      <w:tabs>
        <w:tab w:val="right" w:leader="dot" w:pos="7655"/>
      </w:tabs>
      <w:spacing w:before="120" w:after="120" w:line="240" w:lineRule="auto"/>
      <w:ind w:left="482" w:right="720" w:hanging="482"/>
      <w:jc w:val="both"/>
    </w:pPr>
    <w:rPr>
      <w:rFonts w:ascii="Verdana" w:eastAsia="Times New Roman" w:hAnsi="Verdana" w:cs="Times New Roman"/>
      <w:caps/>
      <w:sz w:val="18"/>
      <w:szCs w:val="18"/>
      <w:lang w:eastAsia="nl-BE"/>
    </w:rPr>
  </w:style>
  <w:style w:type="paragraph" w:styleId="TOC2">
    <w:name w:val="toc 2"/>
    <w:basedOn w:val="Normal"/>
    <w:next w:val="Normal"/>
    <w:uiPriority w:val="39"/>
    <w:rsid w:val="00F05529"/>
    <w:pPr>
      <w:tabs>
        <w:tab w:val="left" w:pos="1077"/>
        <w:tab w:val="right" w:leader="dot" w:pos="7655"/>
      </w:tabs>
      <w:spacing w:before="60" w:after="60" w:line="240" w:lineRule="auto"/>
      <w:ind w:left="709" w:right="720" w:hanging="283"/>
      <w:jc w:val="both"/>
    </w:pPr>
    <w:rPr>
      <w:rFonts w:ascii="Verdana" w:eastAsia="Times New Roman" w:hAnsi="Verdana" w:cs="Times New Roman"/>
      <w:caps/>
      <w:sz w:val="18"/>
      <w:szCs w:val="18"/>
      <w:lang w:eastAsia="nl-BE"/>
    </w:rPr>
  </w:style>
  <w:style w:type="paragraph" w:styleId="TOC3">
    <w:name w:val="toc 3"/>
    <w:basedOn w:val="Normal"/>
    <w:next w:val="Normal"/>
    <w:uiPriority w:val="39"/>
    <w:rsid w:val="00F05529"/>
    <w:pPr>
      <w:tabs>
        <w:tab w:val="left" w:pos="1916"/>
        <w:tab w:val="right" w:leader="dot" w:pos="7655"/>
      </w:tabs>
      <w:spacing w:before="60" w:after="60" w:line="240" w:lineRule="auto"/>
      <w:ind w:left="1276" w:right="720" w:hanging="498"/>
      <w:jc w:val="both"/>
    </w:pPr>
    <w:rPr>
      <w:rFonts w:ascii="Verdana" w:eastAsia="Times New Roman" w:hAnsi="Verdana" w:cs="Times New Roman"/>
      <w:sz w:val="18"/>
      <w:szCs w:val="18"/>
      <w:lang w:eastAsia="nl-BE"/>
    </w:rPr>
  </w:style>
  <w:style w:type="paragraph" w:customStyle="1" w:styleId="RTDHeading01">
    <w:name w:val="RTD Heading 01"/>
    <w:basedOn w:val="TOC1"/>
    <w:next w:val="RTDBody"/>
    <w:link w:val="RTDHeading01Char"/>
    <w:qFormat/>
    <w:rsid w:val="00F05529"/>
    <w:pPr>
      <w:widowControl w:val="0"/>
      <w:spacing w:after="0" w:line="480" w:lineRule="auto"/>
      <w:ind w:left="0" w:firstLine="0"/>
      <w:jc w:val="left"/>
    </w:pPr>
    <w:rPr>
      <w:b/>
      <w:sz w:val="24"/>
      <w:szCs w:val="24"/>
    </w:rPr>
  </w:style>
  <w:style w:type="paragraph" w:styleId="TOCHeading">
    <w:name w:val="TOC Heading"/>
    <w:basedOn w:val="Heading1"/>
    <w:next w:val="Normal"/>
    <w:uiPriority w:val="39"/>
    <w:unhideWhenUsed/>
    <w:qFormat/>
    <w:rsid w:val="00F05529"/>
    <w:pPr>
      <w:spacing w:before="480" w:line="276" w:lineRule="auto"/>
    </w:pPr>
    <w:rPr>
      <w:b/>
      <w:bCs/>
      <w:sz w:val="28"/>
      <w:szCs w:val="28"/>
      <w:lang w:val="en-US" w:eastAsia="nl-BE"/>
    </w:rPr>
  </w:style>
  <w:style w:type="paragraph" w:customStyle="1" w:styleId="RTDHeading02">
    <w:name w:val="RTD_Heading_02"/>
    <w:basedOn w:val="Normal"/>
    <w:next w:val="RTDBody"/>
    <w:link w:val="RTDHeading02Char"/>
    <w:qFormat/>
    <w:rsid w:val="00F05529"/>
    <w:pPr>
      <w:spacing w:before="240" w:after="240" w:line="276" w:lineRule="auto"/>
      <w:jc w:val="both"/>
      <w:outlineLvl w:val="1"/>
    </w:pPr>
    <w:rPr>
      <w:rFonts w:ascii="Verdana" w:eastAsia="Times New Roman" w:hAnsi="Verdana" w:cs="Times New Roman"/>
      <w:b/>
      <w:caps/>
      <w:sz w:val="20"/>
      <w:szCs w:val="18"/>
      <w:lang w:eastAsia="nl-BE"/>
    </w:rPr>
  </w:style>
  <w:style w:type="paragraph" w:customStyle="1" w:styleId="RTDHeading03">
    <w:name w:val="RTD_Heading_03"/>
    <w:basedOn w:val="RTDBody"/>
    <w:next w:val="ListParagraph"/>
    <w:qFormat/>
    <w:rsid w:val="00F05529"/>
    <w:pPr>
      <w:spacing w:before="240" w:after="120"/>
      <w:outlineLvl w:val="2"/>
    </w:pPr>
    <w:rPr>
      <w:b/>
      <w:i/>
      <w:sz w:val="20"/>
      <w:szCs w:val="20"/>
    </w:rPr>
  </w:style>
  <w:style w:type="paragraph" w:customStyle="1" w:styleId="RTDHeading04">
    <w:name w:val="RTD_Heading_04"/>
    <w:basedOn w:val="Heading3"/>
    <w:next w:val="RTDBody"/>
    <w:qFormat/>
    <w:rsid w:val="00F05529"/>
    <w:pPr>
      <w:keepLines w:val="0"/>
      <w:tabs>
        <w:tab w:val="right" w:pos="8280"/>
      </w:tabs>
      <w:spacing w:before="240" w:after="120" w:line="240" w:lineRule="auto"/>
      <w:ind w:right="-23"/>
    </w:pPr>
    <w:rPr>
      <w:rFonts w:ascii="Verdana" w:eastAsia="Times New Roman" w:hAnsi="Verdana" w:cs="Times New Roman"/>
      <w:i/>
      <w:color w:val="auto"/>
      <w:sz w:val="20"/>
      <w:szCs w:val="18"/>
      <w:lang w:eastAsia="nl-BE"/>
    </w:rPr>
  </w:style>
  <w:style w:type="paragraph" w:customStyle="1" w:styleId="RTDHeading05">
    <w:name w:val="RTD_Heading_05"/>
    <w:basedOn w:val="Heading5"/>
    <w:next w:val="RTDBody"/>
    <w:qFormat/>
    <w:rsid w:val="00F05529"/>
    <w:pPr>
      <w:keepNext w:val="0"/>
      <w:keepLines w:val="0"/>
      <w:spacing w:before="240" w:after="60" w:line="240" w:lineRule="auto"/>
      <w:jc w:val="both"/>
    </w:pPr>
    <w:rPr>
      <w:rFonts w:ascii="Verdana" w:eastAsia="Times New Roman" w:hAnsi="Verdana" w:cs="Times New Roman"/>
      <w:b/>
      <w:color w:val="auto"/>
      <w:sz w:val="19"/>
      <w:szCs w:val="18"/>
      <w:lang w:eastAsia="nl-BE"/>
    </w:rPr>
  </w:style>
  <w:style w:type="paragraph" w:styleId="NoSpacing">
    <w:name w:val="No Spacing"/>
    <w:link w:val="NoSpacingChar"/>
    <w:uiPriority w:val="1"/>
    <w:qFormat/>
    <w:rsid w:val="00F05529"/>
    <w:rPr>
      <w:rFonts w:ascii="Calibri" w:eastAsiaTheme="minorEastAsia" w:hAnsi="Calibri"/>
      <w:lang w:eastAsia="de-AT"/>
    </w:rPr>
  </w:style>
  <w:style w:type="paragraph" w:styleId="BalloonText">
    <w:name w:val="Balloon Text"/>
    <w:basedOn w:val="Normal"/>
    <w:link w:val="BalloonTextChar"/>
    <w:uiPriority w:val="99"/>
    <w:semiHidden/>
    <w:unhideWhenUsed/>
    <w:qFormat/>
    <w:rsid w:val="00F05529"/>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B52DFB"/>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B45325"/>
    <w:rPr>
      <w:b/>
      <w:bCs/>
    </w:rPr>
  </w:style>
  <w:style w:type="paragraph" w:styleId="NormalWeb">
    <w:name w:val="Normal (Web)"/>
    <w:basedOn w:val="Normal"/>
    <w:qFormat/>
    <w:rsid w:val="00F656C9"/>
    <w:pPr>
      <w:spacing w:beforeAutospacing="1" w:afterAutospacing="1" w:line="240" w:lineRule="auto"/>
    </w:pPr>
    <w:rPr>
      <w:rFonts w:ascii="Arial Unicode MS" w:eastAsia="Arial Unicode MS" w:hAnsi="Arial Unicode MS" w:cs="Arial Unicode MS"/>
      <w:sz w:val="24"/>
      <w:szCs w:val="24"/>
      <w:lang w:val="de-AT" w:eastAsia="de-DE"/>
    </w:rPr>
  </w:style>
  <w:style w:type="paragraph" w:customStyle="1" w:styleId="RTDBackcoverSummary">
    <w:name w:val="RTD_Backcover_Summary"/>
    <w:basedOn w:val="Normal"/>
    <w:link w:val="RTDBackcoverSummaryChar"/>
    <w:qFormat/>
    <w:rsid w:val="00351A03"/>
    <w:pPr>
      <w:spacing w:after="240" w:line="240" w:lineRule="auto"/>
      <w:jc w:val="both"/>
    </w:pPr>
    <w:rPr>
      <w:rFonts w:ascii="Verdana" w:eastAsia="Times New Roman" w:hAnsi="Verdana" w:cs="Times New Roman"/>
      <w:color w:val="FF0000"/>
      <w:sz w:val="18"/>
      <w:szCs w:val="18"/>
      <w:lang w:eastAsia="nl-BE"/>
    </w:rPr>
  </w:style>
  <w:style w:type="paragraph" w:styleId="TOC4">
    <w:name w:val="toc 4"/>
    <w:basedOn w:val="Normal"/>
    <w:next w:val="Normal"/>
    <w:autoRedefine/>
    <w:uiPriority w:val="39"/>
    <w:unhideWhenUsed/>
    <w:rsid w:val="008821CD"/>
    <w:pPr>
      <w:spacing w:after="100"/>
      <w:ind w:left="660"/>
    </w:pPr>
    <w:rPr>
      <w:rFonts w:eastAsiaTheme="minorEastAsia"/>
      <w:lang w:val="de-AT" w:eastAsia="de-AT"/>
    </w:rPr>
  </w:style>
  <w:style w:type="paragraph" w:styleId="TOC5">
    <w:name w:val="toc 5"/>
    <w:basedOn w:val="Normal"/>
    <w:next w:val="Normal"/>
    <w:autoRedefine/>
    <w:uiPriority w:val="39"/>
    <w:unhideWhenUsed/>
    <w:rsid w:val="008821CD"/>
    <w:pPr>
      <w:spacing w:after="100"/>
      <w:ind w:left="880"/>
    </w:pPr>
    <w:rPr>
      <w:rFonts w:eastAsiaTheme="minorEastAsia"/>
      <w:lang w:val="de-AT" w:eastAsia="de-AT"/>
    </w:rPr>
  </w:style>
  <w:style w:type="paragraph" w:styleId="TOC6">
    <w:name w:val="toc 6"/>
    <w:basedOn w:val="Normal"/>
    <w:next w:val="Normal"/>
    <w:autoRedefine/>
    <w:uiPriority w:val="39"/>
    <w:unhideWhenUsed/>
    <w:rsid w:val="008821CD"/>
    <w:pPr>
      <w:spacing w:after="100"/>
      <w:ind w:left="1100"/>
    </w:pPr>
    <w:rPr>
      <w:rFonts w:eastAsiaTheme="minorEastAsia"/>
      <w:lang w:val="de-AT" w:eastAsia="de-AT"/>
    </w:rPr>
  </w:style>
  <w:style w:type="paragraph" w:styleId="TOC7">
    <w:name w:val="toc 7"/>
    <w:basedOn w:val="Normal"/>
    <w:next w:val="Normal"/>
    <w:autoRedefine/>
    <w:uiPriority w:val="39"/>
    <w:unhideWhenUsed/>
    <w:rsid w:val="008821CD"/>
    <w:pPr>
      <w:spacing w:after="100"/>
      <w:ind w:left="1320"/>
    </w:pPr>
    <w:rPr>
      <w:rFonts w:eastAsiaTheme="minorEastAsia"/>
      <w:lang w:val="de-AT" w:eastAsia="de-AT"/>
    </w:rPr>
  </w:style>
  <w:style w:type="paragraph" w:styleId="TOC8">
    <w:name w:val="toc 8"/>
    <w:basedOn w:val="Normal"/>
    <w:next w:val="Normal"/>
    <w:autoRedefine/>
    <w:uiPriority w:val="39"/>
    <w:unhideWhenUsed/>
    <w:rsid w:val="008821CD"/>
    <w:pPr>
      <w:spacing w:after="100"/>
      <w:ind w:left="1540"/>
    </w:pPr>
    <w:rPr>
      <w:rFonts w:eastAsiaTheme="minorEastAsia"/>
      <w:lang w:val="de-AT" w:eastAsia="de-AT"/>
    </w:rPr>
  </w:style>
  <w:style w:type="paragraph" w:styleId="TOC9">
    <w:name w:val="toc 9"/>
    <w:basedOn w:val="Normal"/>
    <w:next w:val="Normal"/>
    <w:autoRedefine/>
    <w:uiPriority w:val="39"/>
    <w:unhideWhenUsed/>
    <w:rsid w:val="008821CD"/>
    <w:pPr>
      <w:spacing w:after="100"/>
      <w:ind w:left="1760"/>
    </w:pPr>
    <w:rPr>
      <w:rFonts w:eastAsiaTheme="minorEastAsia"/>
      <w:lang w:val="de-AT" w:eastAsia="de-AT"/>
    </w:rPr>
  </w:style>
  <w:style w:type="paragraph" w:styleId="Revision">
    <w:name w:val="Revision"/>
    <w:uiPriority w:val="99"/>
    <w:semiHidden/>
    <w:qFormat/>
    <w:rsid w:val="00C10F66"/>
    <w:rPr>
      <w:lang w:val="en-GB"/>
    </w:rPr>
  </w:style>
  <w:style w:type="table" w:styleId="TableGrid">
    <w:name w:val="Table Grid"/>
    <w:basedOn w:val="TableNormal"/>
    <w:uiPriority w:val="39"/>
    <w:rsid w:val="004A6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7E7509"/>
    <w:rPr>
      <w:sz w:val="24"/>
      <w:szCs w:val="24"/>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FootnoteReference">
    <w:name w:val="footnote reference"/>
    <w:rsid w:val="007A13EC"/>
    <w:rPr>
      <w:vertAlign w:val="superscript"/>
    </w:rPr>
  </w:style>
  <w:style w:type="paragraph" w:styleId="HTMLPreformatted">
    <w:name w:val="HTML Preformatted"/>
    <w:basedOn w:val="Normal"/>
    <w:link w:val="HTMLPreformattedChar"/>
    <w:uiPriority w:val="99"/>
    <w:unhideWhenUsed/>
    <w:rsid w:val="00A97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976C1"/>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A976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250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svg"/><Relationship Id="rId21" Type="http://schemas.openxmlformats.org/officeDocument/2006/relationships/image" Target="media/image8.svg"/><Relationship Id="rId42" Type="http://schemas.openxmlformats.org/officeDocument/2006/relationships/image" Target="media/image29.png"/><Relationship Id="rId47" Type="http://schemas.openxmlformats.org/officeDocument/2006/relationships/image" Target="media/image34.svg"/><Relationship Id="rId63" Type="http://schemas.openxmlformats.org/officeDocument/2006/relationships/footer" Target="foot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svg"/><Relationship Id="rId45" Type="http://schemas.openxmlformats.org/officeDocument/2006/relationships/image" Target="media/image32.svg"/><Relationship Id="rId53" Type="http://schemas.openxmlformats.org/officeDocument/2006/relationships/hyperlink" Target="https://doi.org/10.1016/j.poetic.2019.101427" TargetMode="External"/><Relationship Id="rId58" Type="http://schemas.openxmlformats.org/officeDocument/2006/relationships/hyperlink" Target="https://www.weltbild.at/suche/Philipp%20Mayring"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invo.org.uk/posttypepublication/exploring-impact-public-involvement-in-nhs-public-health-and-social-care-research/"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svg"/><Relationship Id="rId48" Type="http://schemas.openxmlformats.org/officeDocument/2006/relationships/image" Target="media/image35.png"/><Relationship Id="rId56" Type="http://schemas.openxmlformats.org/officeDocument/2006/relationships/hyperlink" Target="https://www.gesis.org/fileadmin/upload/forschung/publikationen/ge-sis_reihen/howto/How_to15PP_MR.pdf" TargetMode="External"/><Relationship Id="rId64" Type="http://schemas.openxmlformats.org/officeDocument/2006/relationships/image" Target="media/image40.jpeg"/><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jpeg"/><Relationship Id="rId17" Type="http://schemas.microsoft.com/office/2018/08/relationships/commentsExtensible" Target="commentsExtensible.xml"/><Relationship Id="rId25" Type="http://schemas.openxmlformats.org/officeDocument/2006/relationships/image" Target="media/image12.png"/><Relationship Id="rId33" Type="http://schemas.openxmlformats.org/officeDocument/2006/relationships/image" Target="media/image20.sv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gesis.org/fileadmin/upload/forschung/publikationen/ge-sis_reihen/howto/How_to15PP_MR.pdf" TargetMode="External"/><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nbn-resolving.org/urn:nbn:de:0168-ssoar-419633" TargetMode="External"/><Relationship Id="rId62" Type="http://schemas.openxmlformats.org/officeDocument/2006/relationships/header" Target="header2.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svg"/><Relationship Id="rId57" Type="http://schemas.openxmlformats.org/officeDocument/2006/relationships/hyperlink" Target="https://doi.org/10.1186/s40900-020-00208-3" TargetMode="External"/><Relationship Id="rId10" Type="http://schemas.openxmlformats.org/officeDocument/2006/relationships/footer" Target="footer1.xml"/><Relationship Id="rId31" Type="http://schemas.openxmlformats.org/officeDocument/2006/relationships/image" Target="media/image18.sv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rri-plattform.at/index.php/activities/" TargetMode="External"/><Relationship Id="rId65" Type="http://schemas.openxmlformats.org/officeDocument/2006/relationships/hyperlink" Target="mailto:office@zsi.a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doi.org/10.1177/2329496519846505"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rri-plattform.at/index.php/activities/" TargetMode="External"/><Relationship Id="rId2" Type="http://schemas.openxmlformats.org/officeDocument/2006/relationships/hyperlink" Target="https://www.invo.org.uk/posttypepublication/exploring-impact-public-involvement-in-nhs-public-health-and-social-care-research/" TargetMode="External"/><Relationship Id="rId1" Type="http://schemas.openxmlformats.org/officeDocument/2006/relationships/hyperlink" Target="https://naturalsciences.ch/transdisciplinarity" TargetMode="External"/><Relationship Id="rId5" Type="http://schemas.openxmlformats.org/officeDocument/2006/relationships/hyperlink" Target="https://www.merriam-webster.com/dictionary/behavior" TargetMode="External"/><Relationship Id="rId4" Type="http://schemas.openxmlformats.org/officeDocument/2006/relationships/hyperlink" Target="https://www.merriam-webster.com/dictionary/practic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A5B0A-1C3E-43F5-8AAB-DA37CB5D0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94</Pages>
  <Words>36015</Words>
  <Characters>205291</Characters>
  <Application>Microsoft Office Word</Application>
  <DocSecurity>0</DocSecurity>
  <Lines>1710</Lines>
  <Paragraphs>481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Social Innovation as Valuation and Outcome Category of SNSF Funded Research</vt:lpstr>
      <vt:lpstr>Social Innovation as Valuation and Outcome Category of SNSF Funded Research</vt:lpstr>
    </vt:vector>
  </TitlesOfParts>
  <Company>ZSI</Company>
  <LinksUpToDate>false</LinksUpToDate>
  <CharactersWithSpaces>240825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Innovation as Valuation and Outcome Category of SNSF Funded Research</dc:title>
  <dc:subject>Report</dc:subject>
  <dc:creator>xyz</dc:creator>
  <dc:description/>
  <cp:lastModifiedBy>Utku B. Demir</cp:lastModifiedBy>
  <cp:revision>42</cp:revision>
  <cp:lastPrinted>2022-06-20T12:00:00Z</cp:lastPrinted>
  <dcterms:created xsi:type="dcterms:W3CDTF">2022-06-19T14:28:00Z</dcterms:created>
  <dcterms:modified xsi:type="dcterms:W3CDTF">2022-06-24T01:59:00Z</dcterms:modified>
  <dc:language>en-US</dc:language>
</cp:coreProperties>
</file>